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E084F7" w14:textId="77777777" w:rsidR="008763A1" w:rsidRDefault="001620BF">
      <w:pPr>
        <w:adjustRightInd w:val="0"/>
        <w:snapToGrid w:val="0"/>
        <w:spacing w:line="276" w:lineRule="auto"/>
        <w:jc w:val="center"/>
        <w:rPr>
          <w:rFonts w:ascii="Arial" w:eastAsia="黑体" w:hAnsi="Arial" w:cs="Arial"/>
          <w:b/>
          <w:bCs/>
          <w:sz w:val="32"/>
          <w:szCs w:val="32"/>
        </w:rPr>
      </w:pPr>
      <w:proofErr w:type="gramStart"/>
      <w:r>
        <w:rPr>
          <w:rFonts w:ascii="Arial" w:eastAsia="黑体" w:hAnsi="Arial" w:cs="Arial"/>
          <w:b/>
          <w:bCs/>
          <w:sz w:val="32"/>
          <w:szCs w:val="32"/>
        </w:rPr>
        <w:t>询</w:t>
      </w:r>
      <w:proofErr w:type="gramEnd"/>
      <w:r>
        <w:rPr>
          <w:rFonts w:ascii="Arial" w:eastAsia="黑体" w:hAnsi="Arial" w:cs="Arial"/>
          <w:b/>
          <w:bCs/>
          <w:sz w:val="32"/>
          <w:szCs w:val="32"/>
        </w:rPr>
        <w:t>证函</w:t>
      </w:r>
    </w:p>
    <w:p w14:paraId="2B59D9F7" w14:textId="77777777" w:rsidR="008763A1" w:rsidRDefault="008763A1">
      <w:pPr>
        <w:adjustRightInd w:val="0"/>
        <w:snapToGrid w:val="0"/>
        <w:spacing w:line="276" w:lineRule="auto"/>
        <w:rPr>
          <w:rFonts w:ascii="Arial" w:eastAsia="黑体" w:hAnsi="Arial" w:cs="Arial"/>
          <w:sz w:val="23"/>
        </w:rPr>
      </w:pPr>
    </w:p>
    <w:p w14:paraId="310B913A" w14:textId="77777777" w:rsidR="008763A1" w:rsidRDefault="001620BF">
      <w:pPr>
        <w:tabs>
          <w:tab w:val="left" w:pos="540"/>
          <w:tab w:val="left" w:pos="720"/>
        </w:tabs>
        <w:adjustRightInd w:val="0"/>
        <w:snapToGrid w:val="0"/>
        <w:spacing w:line="276" w:lineRule="auto"/>
        <w:rPr>
          <w:rFonts w:ascii="Arial" w:eastAsia="黑体" w:hAnsi="Arial" w:cs="Arial"/>
          <w:b/>
          <w:bCs/>
          <w:sz w:val="23"/>
          <w:szCs w:val="23"/>
        </w:rPr>
      </w:pPr>
      <w:r>
        <w:rPr>
          <w:rFonts w:ascii="Arial" w:eastAsia="黑体" w:hAnsi="Arial" w:cs="Arial"/>
          <w:b/>
          <w:bCs/>
          <w:sz w:val="23"/>
          <w:szCs w:val="23"/>
        </w:rPr>
        <w:t>致</w:t>
      </w:r>
      <w:r>
        <w:rPr>
          <w:rFonts w:ascii="Arial" w:eastAsia="黑体" w:hAnsi="Arial" w:cs="Arial"/>
          <w:b/>
          <w:bCs/>
          <w:sz w:val="23"/>
          <w:szCs w:val="23"/>
        </w:rPr>
        <w:t xml:space="preserve">: </w:t>
      </w:r>
      <w:r>
        <w:rPr>
          <w:rFonts w:ascii="Arial" w:eastAsia="黑体" w:hAnsi="Arial" w:cs="Arial" w:hint="eastAsia"/>
          <w:b/>
          <w:bCs/>
          <w:sz w:val="23"/>
          <w:szCs w:val="23"/>
        </w:rPr>
        <w:t>南方基金管理股份有限公司</w:t>
      </w:r>
    </w:p>
    <w:p w14:paraId="23CF3643" w14:textId="77777777" w:rsidR="008763A1" w:rsidRDefault="008763A1">
      <w:pPr>
        <w:tabs>
          <w:tab w:val="left" w:pos="540"/>
          <w:tab w:val="left" w:pos="720"/>
        </w:tabs>
        <w:adjustRightInd w:val="0"/>
        <w:snapToGrid w:val="0"/>
        <w:spacing w:line="276" w:lineRule="auto"/>
        <w:rPr>
          <w:rFonts w:ascii="Arial" w:eastAsia="黑体" w:hAnsi="Arial" w:cs="Arial"/>
          <w:b/>
          <w:bCs/>
          <w:sz w:val="23"/>
          <w:szCs w:val="23"/>
        </w:rPr>
      </w:pPr>
    </w:p>
    <w:p w14:paraId="5F617A29" w14:textId="3959B18D" w:rsidR="008763A1" w:rsidRDefault="001620BF">
      <w:pPr>
        <w:rPr>
          <w:rFonts w:ascii="Arial" w:eastAsia="黑体" w:hAnsi="Arial" w:cs="Arial"/>
          <w:b/>
          <w:bCs/>
          <w:i/>
          <w:sz w:val="23"/>
          <w:szCs w:val="23"/>
          <w:u w:val="single"/>
        </w:rPr>
      </w:pPr>
      <w:r>
        <w:rPr>
          <w:rFonts w:ascii="Arial" w:eastAsia="黑体" w:hAnsi="Arial" w:cs="Arial"/>
          <w:b/>
          <w:bCs/>
          <w:sz w:val="23"/>
          <w:szCs w:val="23"/>
        </w:rPr>
        <w:t>关于</w:t>
      </w:r>
      <w:r>
        <w:rPr>
          <w:rFonts w:ascii="Arial" w:eastAsia="黑体" w:hAnsi="Arial" w:cs="Arial"/>
          <w:b/>
          <w:bCs/>
          <w:sz w:val="23"/>
          <w:szCs w:val="23"/>
        </w:rPr>
        <w:t xml:space="preserve">:  </w:t>
      </w:r>
      <w:r>
        <w:rPr>
          <w:rFonts w:ascii="Arial" w:eastAsia="黑体" w:hAnsi="Arial" w:cs="Arial"/>
          <w:b/>
          <w:bCs/>
          <w:sz w:val="23"/>
          <w:szCs w:val="23"/>
          <w:u w:val="single"/>
        </w:rPr>
        <w:t>申请募集</w:t>
      </w:r>
      <w:del w:id="0" w:author="罗依灵" w:date="2026-01-26T21:17:00Z">
        <w:r w:rsidDel="00B92D92">
          <w:rPr>
            <w:rFonts w:ascii="Arial" w:eastAsia="黑体" w:hAnsi="Arial" w:cs="Arial" w:hint="eastAsia"/>
            <w:b/>
            <w:bCs/>
            <w:sz w:val="23"/>
            <w:szCs w:val="23"/>
            <w:u w:val="single"/>
          </w:rPr>
          <w:delText>南方上证科创板计算机主题交易型开放式指数证券投资基金联接基金</w:delText>
        </w:r>
      </w:del>
      <w:ins w:id="1" w:author="罗依灵" w:date="2026-01-26T21:17:00Z">
        <w:r w:rsidR="00B92D92">
          <w:rPr>
            <w:rFonts w:ascii="Arial" w:eastAsia="黑体" w:hAnsi="Arial" w:cs="Arial" w:hint="eastAsia"/>
            <w:b/>
            <w:bCs/>
            <w:sz w:val="23"/>
            <w:szCs w:val="23"/>
            <w:u w:val="single"/>
          </w:rPr>
          <w:t>南方</w:t>
        </w:r>
      </w:ins>
      <w:ins w:id="2" w:author="罗依灵" w:date="2026-02-04T13:22:00Z">
        <w:r w:rsidR="008C768B">
          <w:rPr>
            <w:rFonts w:ascii="Arial" w:eastAsia="黑体" w:hAnsi="Arial" w:cs="Arial" w:hint="eastAsia"/>
            <w:b/>
            <w:bCs/>
            <w:sz w:val="23"/>
            <w:szCs w:val="23"/>
            <w:u w:val="single"/>
          </w:rPr>
          <w:t>{{</w:t>
        </w:r>
        <w:r w:rsidR="008C768B">
          <w:rPr>
            <w:rFonts w:ascii="Arial" w:eastAsia="黑体" w:hAnsi="Arial" w:cs="Arial" w:hint="eastAsia"/>
            <w:b/>
            <w:bCs/>
            <w:sz w:val="23"/>
            <w:szCs w:val="23"/>
            <w:u w:val="single"/>
          </w:rPr>
          <w:t>指数名称</w:t>
        </w:r>
        <w:r w:rsidR="008C768B">
          <w:rPr>
            <w:rFonts w:ascii="Arial" w:eastAsia="黑体" w:hAnsi="Arial" w:cs="Arial" w:hint="eastAsia"/>
            <w:b/>
            <w:bCs/>
            <w:sz w:val="23"/>
            <w:szCs w:val="23"/>
            <w:u w:val="single"/>
          </w:rPr>
          <w:t>}}</w:t>
        </w:r>
      </w:ins>
      <w:ins w:id="3" w:author="罗依灵" w:date="2026-01-26T21:17:00Z">
        <w:r w:rsidR="00B92D92">
          <w:rPr>
            <w:rFonts w:ascii="Arial" w:eastAsia="黑体" w:hAnsi="Arial" w:cs="Arial" w:hint="eastAsia"/>
            <w:b/>
            <w:bCs/>
            <w:sz w:val="23"/>
            <w:szCs w:val="23"/>
            <w:u w:val="single"/>
          </w:rPr>
          <w:t>交易型开放式指数证券投资基金发起式联接基金</w:t>
        </w:r>
      </w:ins>
      <w:r>
        <w:rPr>
          <w:rFonts w:ascii="Arial" w:eastAsia="黑体" w:hAnsi="Arial" w:cs="Arial"/>
          <w:b/>
          <w:bCs/>
          <w:sz w:val="23"/>
          <w:szCs w:val="23"/>
          <w:u w:val="single"/>
        </w:rPr>
        <w:t>之</w:t>
      </w:r>
      <w:r>
        <w:rPr>
          <w:rFonts w:ascii="Arial" w:eastAsia="黑体" w:hAnsi="Arial" w:cs="Arial" w:hint="eastAsia"/>
          <w:b/>
          <w:bCs/>
          <w:sz w:val="23"/>
          <w:szCs w:val="23"/>
          <w:u w:val="single"/>
        </w:rPr>
        <w:t>基金</w:t>
      </w:r>
      <w:r>
        <w:rPr>
          <w:rFonts w:ascii="Arial" w:eastAsia="黑体" w:hAnsi="Arial" w:cs="Arial"/>
          <w:b/>
          <w:bCs/>
          <w:sz w:val="23"/>
          <w:szCs w:val="23"/>
          <w:u w:val="single"/>
        </w:rPr>
        <w:t>管理人资格</w:t>
      </w:r>
    </w:p>
    <w:p w14:paraId="39985E39" w14:textId="77777777" w:rsidR="008763A1" w:rsidRDefault="008763A1">
      <w:pPr>
        <w:tabs>
          <w:tab w:val="left" w:pos="360"/>
        </w:tabs>
        <w:adjustRightInd w:val="0"/>
        <w:snapToGrid w:val="0"/>
        <w:spacing w:line="276" w:lineRule="auto"/>
        <w:rPr>
          <w:rFonts w:ascii="Arial" w:hAnsi="Arial" w:cs="Arial"/>
          <w:color w:val="000000"/>
          <w:sz w:val="23"/>
        </w:rPr>
      </w:pPr>
    </w:p>
    <w:p w14:paraId="256376B1" w14:textId="4DE534F4" w:rsidR="008763A1" w:rsidRDefault="001620BF">
      <w:pPr>
        <w:tabs>
          <w:tab w:val="left" w:pos="360"/>
        </w:tabs>
        <w:adjustRightInd w:val="0"/>
        <w:snapToGrid w:val="0"/>
        <w:spacing w:line="276" w:lineRule="auto"/>
        <w:ind w:firstLineChars="206" w:firstLine="474"/>
        <w:rPr>
          <w:rFonts w:ascii="Arial" w:hAnsi="Arial" w:cs="Arial"/>
          <w:sz w:val="23"/>
        </w:rPr>
      </w:pPr>
      <w:r>
        <w:rPr>
          <w:rFonts w:ascii="Arial" w:hAnsi="Arial" w:cs="Arial"/>
          <w:color w:val="000000"/>
          <w:sz w:val="23"/>
        </w:rPr>
        <w:t>本所将为贵公</w:t>
      </w:r>
      <w:r>
        <w:rPr>
          <w:rFonts w:ascii="Arial" w:hAnsi="Arial" w:cs="Arial"/>
          <w:sz w:val="23"/>
        </w:rPr>
        <w:t>司</w:t>
      </w:r>
      <w:r>
        <w:rPr>
          <w:rFonts w:ascii="Arial" w:hAnsi="Arial" w:cs="Arial" w:hint="eastAsia"/>
          <w:sz w:val="23"/>
        </w:rPr>
        <w:t>申请募</w:t>
      </w:r>
      <w:r>
        <w:rPr>
          <w:rFonts w:ascii="Arial" w:hAnsi="Arial" w:cs="Arial" w:hint="eastAsia"/>
          <w:color w:val="000000"/>
          <w:sz w:val="23"/>
        </w:rPr>
        <w:t>集</w:t>
      </w:r>
      <w:del w:id="4" w:author="罗依灵" w:date="2026-01-26T21:17:00Z">
        <w:r w:rsidDel="00B92D92">
          <w:rPr>
            <w:rFonts w:ascii="Arial" w:hAnsi="Arial" w:cs="Arial" w:hint="eastAsia"/>
            <w:bCs/>
            <w:color w:val="000000"/>
            <w:sz w:val="23"/>
          </w:rPr>
          <w:delText>南方上证科创板计算机主题交易型开放式指数证券投资基金联接基金</w:delText>
        </w:r>
      </w:del>
      <w:ins w:id="5" w:author="罗依灵" w:date="2026-01-26T21:17:00Z">
        <w:r w:rsidR="00B92D92">
          <w:rPr>
            <w:rFonts w:ascii="Arial" w:hAnsi="Arial" w:cs="Arial" w:hint="eastAsia"/>
            <w:bCs/>
            <w:color w:val="000000"/>
            <w:sz w:val="23"/>
          </w:rPr>
          <w:t>南方</w:t>
        </w:r>
      </w:ins>
      <w:ins w:id="6" w:author="罗依灵" w:date="2026-02-04T13:22:00Z">
        <w:r w:rsidR="008C768B">
          <w:rPr>
            <w:rFonts w:ascii="Arial" w:hAnsi="Arial" w:cs="Arial" w:hint="eastAsia"/>
            <w:bCs/>
            <w:color w:val="000000"/>
            <w:sz w:val="23"/>
          </w:rPr>
          <w:t>{{</w:t>
        </w:r>
        <w:r w:rsidR="008C768B">
          <w:rPr>
            <w:rFonts w:ascii="Arial" w:hAnsi="Arial" w:cs="Arial" w:hint="eastAsia"/>
            <w:bCs/>
            <w:color w:val="000000"/>
            <w:sz w:val="23"/>
          </w:rPr>
          <w:t>指数名称</w:t>
        </w:r>
        <w:r w:rsidR="008C768B">
          <w:rPr>
            <w:rFonts w:ascii="Arial" w:hAnsi="Arial" w:cs="Arial" w:hint="eastAsia"/>
            <w:bCs/>
            <w:color w:val="000000"/>
            <w:sz w:val="23"/>
          </w:rPr>
          <w:t>}}</w:t>
        </w:r>
      </w:ins>
      <w:ins w:id="7" w:author="罗依灵" w:date="2026-01-26T21:17:00Z">
        <w:r w:rsidR="00B92D92">
          <w:rPr>
            <w:rFonts w:ascii="Arial" w:hAnsi="Arial" w:cs="Arial" w:hint="eastAsia"/>
            <w:bCs/>
            <w:color w:val="000000"/>
            <w:sz w:val="23"/>
          </w:rPr>
          <w:t>交易型开放式指数证券投资基金发起式联接基金</w:t>
        </w:r>
      </w:ins>
      <w:r>
        <w:rPr>
          <w:rFonts w:ascii="Arial" w:hAnsi="Arial" w:cs="Arial" w:hint="eastAsia"/>
          <w:color w:val="000000"/>
          <w:sz w:val="23"/>
        </w:rPr>
        <w:t>(</w:t>
      </w:r>
      <w:r>
        <w:rPr>
          <w:rFonts w:ascii="Arial" w:hAnsi="Arial" w:cs="Arial" w:hint="eastAsia"/>
          <w:color w:val="000000"/>
          <w:sz w:val="23"/>
        </w:rPr>
        <w:t>“</w:t>
      </w:r>
      <w:r>
        <w:rPr>
          <w:rFonts w:ascii="Arial" w:hAnsi="Arial" w:cs="Arial"/>
          <w:color w:val="000000"/>
          <w:sz w:val="23"/>
        </w:rPr>
        <w:t>本基金</w:t>
      </w:r>
      <w:r>
        <w:rPr>
          <w:rFonts w:ascii="Arial" w:hAnsi="Arial" w:cs="Arial" w:hint="eastAsia"/>
          <w:sz w:val="23"/>
        </w:rPr>
        <w:t>”</w:t>
      </w:r>
      <w:r>
        <w:rPr>
          <w:rFonts w:ascii="Arial" w:hAnsi="Arial" w:cs="Arial"/>
          <w:sz w:val="23"/>
        </w:rPr>
        <w:t>)</w:t>
      </w:r>
      <w:r>
        <w:rPr>
          <w:rFonts w:ascii="Arial" w:hAnsi="Arial" w:cs="Arial"/>
          <w:sz w:val="23"/>
        </w:rPr>
        <w:t>出具法律意见书</w:t>
      </w:r>
      <w:r>
        <w:rPr>
          <w:rFonts w:ascii="Arial" w:hAnsi="Arial" w:cs="Arial"/>
          <w:sz w:val="23"/>
        </w:rPr>
        <w:t xml:space="preserve">, </w:t>
      </w:r>
      <w:r>
        <w:rPr>
          <w:rFonts w:ascii="Arial" w:hAnsi="Arial" w:cs="Arial"/>
          <w:sz w:val="23"/>
        </w:rPr>
        <w:t>就贵公司符合担任本</w:t>
      </w:r>
      <w:proofErr w:type="gramStart"/>
      <w:r>
        <w:rPr>
          <w:rFonts w:ascii="Arial" w:hAnsi="Arial" w:cs="Arial"/>
          <w:sz w:val="23"/>
        </w:rPr>
        <w:t>基金</w:t>
      </w:r>
      <w:r>
        <w:rPr>
          <w:rFonts w:ascii="Arial" w:hAnsi="Arial" w:cs="Arial" w:hint="eastAsia"/>
          <w:sz w:val="23"/>
        </w:rPr>
        <w:t>基金</w:t>
      </w:r>
      <w:proofErr w:type="gramEnd"/>
      <w:r>
        <w:rPr>
          <w:rFonts w:ascii="Arial" w:hAnsi="Arial" w:cs="Arial"/>
          <w:sz w:val="23"/>
        </w:rPr>
        <w:t>管理人的资格问题</w:t>
      </w:r>
      <w:r>
        <w:rPr>
          <w:rFonts w:ascii="Arial" w:hAnsi="Arial" w:cs="Arial"/>
          <w:sz w:val="23"/>
        </w:rPr>
        <w:t xml:space="preserve">, </w:t>
      </w:r>
      <w:r>
        <w:rPr>
          <w:rFonts w:ascii="Arial" w:hAnsi="Arial" w:cs="Arial"/>
          <w:sz w:val="23"/>
        </w:rPr>
        <w:t>本所向贵公司</w:t>
      </w:r>
      <w:proofErr w:type="gramStart"/>
      <w:r>
        <w:rPr>
          <w:rFonts w:ascii="Arial" w:hAnsi="Arial" w:cs="Arial"/>
          <w:sz w:val="23"/>
        </w:rPr>
        <w:t>询证如下</w:t>
      </w:r>
      <w:proofErr w:type="gramEnd"/>
      <w:r>
        <w:rPr>
          <w:rFonts w:ascii="Arial" w:hAnsi="Arial" w:cs="Arial"/>
          <w:sz w:val="23"/>
        </w:rPr>
        <w:t xml:space="preserve">: </w:t>
      </w:r>
    </w:p>
    <w:p w14:paraId="73CD30CD" w14:textId="77777777" w:rsidR="008763A1" w:rsidRDefault="008763A1">
      <w:pPr>
        <w:adjustRightInd w:val="0"/>
        <w:snapToGrid w:val="0"/>
        <w:spacing w:line="276" w:lineRule="auto"/>
        <w:rPr>
          <w:rFonts w:ascii="Arial" w:hAnsi="Arial" w:cs="Arial"/>
          <w:sz w:val="23"/>
        </w:rPr>
      </w:pPr>
    </w:p>
    <w:p w14:paraId="21D613C6" w14:textId="77777777" w:rsidR="008763A1" w:rsidRDefault="001620BF">
      <w:pPr>
        <w:numPr>
          <w:ilvl w:val="0"/>
          <w:numId w:val="1"/>
        </w:numPr>
        <w:tabs>
          <w:tab w:val="left" w:pos="720"/>
        </w:tabs>
        <w:adjustRightInd w:val="0"/>
        <w:snapToGrid w:val="0"/>
        <w:spacing w:line="276" w:lineRule="auto"/>
        <w:ind w:left="720" w:hanging="720"/>
        <w:rPr>
          <w:rFonts w:ascii="Arial" w:hAnsi="Arial" w:cs="Arial"/>
          <w:sz w:val="23"/>
        </w:rPr>
      </w:pPr>
      <w:r>
        <w:rPr>
          <w:rFonts w:ascii="Arial" w:hAnsi="Arial" w:cs="Arial"/>
          <w:sz w:val="23"/>
        </w:rPr>
        <w:t>贵公司是否有符合中国证监会规定的、与管理本基金相适应的基金经理等业务人员</w:t>
      </w:r>
      <w:r>
        <w:rPr>
          <w:rFonts w:ascii="Arial" w:hAnsi="Arial" w:cs="Arial"/>
          <w:sz w:val="23"/>
        </w:rPr>
        <w:t>?</w:t>
      </w:r>
      <w:r>
        <w:rPr>
          <w:rFonts w:ascii="Arial" w:hAnsi="Arial" w:cs="Arial" w:hint="eastAsia"/>
          <w:sz w:val="23"/>
        </w:rPr>
        <w:t>请注明本基金拟任基金经理姓名、是否具备担任基金经理的条件、是否在中国证券投资基金业协会注册、是否兼任其他基金的基金经理以及兼任数量</w:t>
      </w:r>
      <w:r>
        <w:rPr>
          <w:rFonts w:ascii="Arial" w:hAnsi="Arial" w:cs="Arial" w:hint="eastAsia"/>
          <w:sz w:val="23"/>
        </w:rPr>
        <w:t xml:space="preserve">; </w:t>
      </w:r>
      <w:r>
        <w:rPr>
          <w:rFonts w:ascii="Arial" w:hAnsi="Arial" w:cs="Arial" w:hint="eastAsia"/>
          <w:sz w:val="23"/>
        </w:rPr>
        <w:t>如该基金经理目前已管理</w:t>
      </w:r>
      <w:r>
        <w:rPr>
          <w:rFonts w:ascii="Arial" w:hAnsi="Arial" w:cs="Arial" w:hint="eastAsia"/>
          <w:sz w:val="23"/>
        </w:rPr>
        <w:t>3</w:t>
      </w:r>
      <w:r>
        <w:rPr>
          <w:rFonts w:ascii="Arial" w:hAnsi="Arial" w:cs="Arial" w:hint="eastAsia"/>
          <w:sz w:val="23"/>
        </w:rPr>
        <w:t>只及以上数量的基金</w:t>
      </w:r>
      <w:r>
        <w:rPr>
          <w:rFonts w:ascii="Arial" w:hAnsi="Arial" w:cs="Arial" w:hint="eastAsia"/>
          <w:sz w:val="23"/>
        </w:rPr>
        <w:t xml:space="preserve">, </w:t>
      </w:r>
      <w:r>
        <w:rPr>
          <w:rFonts w:ascii="Arial" w:hAnsi="Arial" w:cs="Arial" w:hint="eastAsia"/>
          <w:sz w:val="23"/>
        </w:rPr>
        <w:t>其再担任本基金的基金经理是否有足够的时间与精力管理本基金</w:t>
      </w:r>
      <w:r>
        <w:rPr>
          <w:rFonts w:ascii="Arial" w:hAnsi="Arial" w:cs="Arial"/>
          <w:sz w:val="23"/>
        </w:rPr>
        <w:t>?</w:t>
      </w:r>
      <w:r>
        <w:rPr>
          <w:rFonts w:ascii="Arial" w:hAnsi="Arial" w:cs="Arial" w:hint="eastAsia"/>
          <w:sz w:val="23"/>
        </w:rPr>
        <w:t>请注明贵公司在投资、研究、交易、会计、风控、监察稽核等方面的人员情况。</w:t>
      </w:r>
    </w:p>
    <w:p w14:paraId="2CC14A9A" w14:textId="77777777" w:rsidR="008763A1" w:rsidRDefault="008763A1">
      <w:pPr>
        <w:adjustRightInd w:val="0"/>
        <w:snapToGrid w:val="0"/>
        <w:spacing w:line="276" w:lineRule="auto"/>
        <w:rPr>
          <w:rFonts w:ascii="Arial" w:hAnsi="Arial" w:cs="Arial"/>
          <w:sz w:val="23"/>
        </w:rPr>
      </w:pPr>
    </w:p>
    <w:p w14:paraId="0E57CE37" w14:textId="77777777" w:rsidR="008763A1" w:rsidRDefault="001620BF">
      <w:pPr>
        <w:numPr>
          <w:ilvl w:val="0"/>
          <w:numId w:val="1"/>
        </w:numPr>
        <w:tabs>
          <w:tab w:val="left" w:pos="720"/>
        </w:tabs>
        <w:adjustRightInd w:val="0"/>
        <w:snapToGrid w:val="0"/>
        <w:spacing w:line="276" w:lineRule="auto"/>
        <w:ind w:left="720" w:hanging="720"/>
        <w:rPr>
          <w:rFonts w:ascii="Arial" w:hAnsi="Arial" w:cs="Arial"/>
          <w:sz w:val="23"/>
        </w:rPr>
      </w:pPr>
      <w:r>
        <w:rPr>
          <w:rFonts w:ascii="Arial" w:hAnsi="Arial" w:cs="Arial" w:hint="eastAsia"/>
          <w:sz w:val="23"/>
        </w:rPr>
        <w:t>贵公司是否存在治理结构不健全、经营管理混乱、内部控制和风险管理制度无法得到有效执行、财务状况恶化等重大经营风险的情形</w:t>
      </w:r>
      <w:r>
        <w:rPr>
          <w:rFonts w:ascii="Arial" w:hAnsi="Arial" w:cs="Arial" w:hint="eastAsia"/>
          <w:sz w:val="23"/>
        </w:rPr>
        <w:t xml:space="preserve">? </w:t>
      </w:r>
      <w:r>
        <w:rPr>
          <w:rFonts w:ascii="Arial" w:hAnsi="Arial" w:cs="Arial" w:hint="eastAsia"/>
          <w:sz w:val="23"/>
        </w:rPr>
        <w:t>如是</w:t>
      </w:r>
      <w:r>
        <w:rPr>
          <w:rFonts w:ascii="Arial" w:hAnsi="Arial" w:cs="Arial" w:hint="eastAsia"/>
          <w:sz w:val="23"/>
        </w:rPr>
        <w:t xml:space="preserve">, </w:t>
      </w:r>
      <w:r>
        <w:rPr>
          <w:rFonts w:ascii="Arial" w:hAnsi="Arial" w:cs="Arial" w:hint="eastAsia"/>
          <w:sz w:val="23"/>
        </w:rPr>
        <w:t>请详细说明。</w:t>
      </w:r>
    </w:p>
    <w:p w14:paraId="598EC668" w14:textId="77777777" w:rsidR="008763A1" w:rsidRDefault="008763A1">
      <w:pPr>
        <w:adjustRightInd w:val="0"/>
        <w:snapToGrid w:val="0"/>
        <w:spacing w:line="276" w:lineRule="auto"/>
        <w:rPr>
          <w:rFonts w:ascii="Arial" w:hAnsi="Arial" w:cs="Arial"/>
          <w:sz w:val="23"/>
        </w:rPr>
      </w:pPr>
    </w:p>
    <w:p w14:paraId="555E66FC" w14:textId="77777777" w:rsidR="008763A1" w:rsidRDefault="001620BF">
      <w:pPr>
        <w:numPr>
          <w:ilvl w:val="0"/>
          <w:numId w:val="1"/>
        </w:numPr>
        <w:tabs>
          <w:tab w:val="left" w:pos="720"/>
        </w:tabs>
        <w:adjustRightInd w:val="0"/>
        <w:snapToGrid w:val="0"/>
        <w:spacing w:line="276" w:lineRule="auto"/>
        <w:ind w:left="720" w:hanging="720"/>
        <w:rPr>
          <w:rFonts w:ascii="Arial" w:hAnsi="Arial" w:cs="Arial"/>
          <w:sz w:val="23"/>
        </w:rPr>
      </w:pPr>
      <w:r>
        <w:rPr>
          <w:rFonts w:ascii="Arial" w:hAnsi="Arial" w:cs="Arial" w:hint="eastAsia"/>
          <w:sz w:val="23"/>
        </w:rPr>
        <w:t>贵公司</w:t>
      </w:r>
      <w:r>
        <w:rPr>
          <w:rFonts w:ascii="Arial" w:hAnsi="Arial" w:cs="Arial"/>
          <w:sz w:val="23"/>
        </w:rPr>
        <w:t>是否存在影响基金正常运作、损害或者可能损害基金份额持有人合法权益的情形</w:t>
      </w:r>
      <w:r>
        <w:rPr>
          <w:rFonts w:ascii="Arial" w:hAnsi="Arial" w:cs="Arial"/>
          <w:sz w:val="23"/>
        </w:rPr>
        <w:t xml:space="preserve">? </w:t>
      </w:r>
      <w:r>
        <w:rPr>
          <w:rFonts w:ascii="Arial" w:hAnsi="Arial" w:cs="Arial" w:hint="eastAsia"/>
          <w:sz w:val="23"/>
        </w:rPr>
        <w:t>如是</w:t>
      </w:r>
      <w:r>
        <w:rPr>
          <w:rFonts w:ascii="Arial" w:hAnsi="Arial" w:cs="Arial" w:hint="eastAsia"/>
          <w:sz w:val="23"/>
        </w:rPr>
        <w:t xml:space="preserve">, </w:t>
      </w:r>
      <w:r>
        <w:rPr>
          <w:rFonts w:ascii="Arial" w:hAnsi="Arial" w:cs="Arial" w:hint="eastAsia"/>
          <w:sz w:val="23"/>
        </w:rPr>
        <w:t>请详细说明。</w:t>
      </w:r>
    </w:p>
    <w:p w14:paraId="21A1BE45" w14:textId="77777777" w:rsidR="008763A1" w:rsidRDefault="008763A1">
      <w:pPr>
        <w:adjustRightInd w:val="0"/>
        <w:snapToGrid w:val="0"/>
        <w:spacing w:line="276" w:lineRule="auto"/>
        <w:rPr>
          <w:rFonts w:ascii="Arial" w:hAnsi="Arial" w:cs="Arial"/>
          <w:sz w:val="23"/>
        </w:rPr>
      </w:pPr>
    </w:p>
    <w:p w14:paraId="550D260C" w14:textId="77777777" w:rsidR="008763A1" w:rsidRDefault="001620BF">
      <w:pPr>
        <w:numPr>
          <w:ilvl w:val="0"/>
          <w:numId w:val="1"/>
        </w:numPr>
        <w:tabs>
          <w:tab w:val="left" w:pos="720"/>
        </w:tabs>
        <w:adjustRightInd w:val="0"/>
        <w:snapToGrid w:val="0"/>
        <w:spacing w:line="276" w:lineRule="auto"/>
        <w:ind w:left="720" w:hanging="720"/>
        <w:rPr>
          <w:rFonts w:ascii="Arial" w:hAnsi="Arial" w:cs="Arial"/>
          <w:sz w:val="23"/>
        </w:rPr>
      </w:pPr>
      <w:r>
        <w:rPr>
          <w:rFonts w:ascii="Arial" w:hAnsi="Arial" w:cs="Arial" w:hint="eastAsia"/>
          <w:sz w:val="23"/>
        </w:rPr>
        <w:t>结合本基金的产品特征和技术准备情况</w:t>
      </w:r>
      <w:r>
        <w:rPr>
          <w:rFonts w:ascii="Arial" w:hAnsi="Arial" w:cs="Arial"/>
          <w:sz w:val="23"/>
        </w:rPr>
        <w:t xml:space="preserve">, </w:t>
      </w:r>
      <w:r>
        <w:rPr>
          <w:rFonts w:ascii="Arial" w:hAnsi="Arial" w:cs="Arial" w:hint="eastAsia"/>
          <w:sz w:val="23"/>
        </w:rPr>
        <w:t>贵公司及本基金的产品运作中</w:t>
      </w:r>
      <w:r>
        <w:rPr>
          <w:rFonts w:ascii="Arial" w:hAnsi="Arial" w:cs="Arial"/>
          <w:sz w:val="23"/>
        </w:rPr>
        <w:t xml:space="preserve">, </w:t>
      </w:r>
      <w:r>
        <w:rPr>
          <w:rFonts w:ascii="Arial" w:hAnsi="Arial" w:cs="Arial" w:hint="eastAsia"/>
          <w:sz w:val="23"/>
        </w:rPr>
        <w:t>是否存在可能引发系统性风险的情形</w:t>
      </w:r>
      <w:r>
        <w:rPr>
          <w:rFonts w:ascii="Arial" w:hAnsi="Arial" w:cs="Arial" w:hint="eastAsia"/>
          <w:sz w:val="23"/>
        </w:rPr>
        <w:t xml:space="preserve">? </w:t>
      </w:r>
      <w:r>
        <w:rPr>
          <w:rFonts w:ascii="Arial" w:hAnsi="Arial" w:cs="Arial" w:hint="eastAsia"/>
          <w:sz w:val="23"/>
        </w:rPr>
        <w:t>如是</w:t>
      </w:r>
      <w:r>
        <w:rPr>
          <w:rFonts w:ascii="Arial" w:hAnsi="Arial" w:cs="Arial" w:hint="eastAsia"/>
          <w:sz w:val="23"/>
        </w:rPr>
        <w:t xml:space="preserve">, </w:t>
      </w:r>
      <w:r>
        <w:rPr>
          <w:rFonts w:ascii="Arial" w:hAnsi="Arial" w:cs="Arial" w:hint="eastAsia"/>
          <w:sz w:val="23"/>
        </w:rPr>
        <w:t>请详细说明。</w:t>
      </w:r>
    </w:p>
    <w:p w14:paraId="7479710C" w14:textId="77777777" w:rsidR="008763A1" w:rsidRDefault="008763A1">
      <w:pPr>
        <w:adjustRightInd w:val="0"/>
        <w:snapToGrid w:val="0"/>
        <w:spacing w:line="276" w:lineRule="auto"/>
        <w:rPr>
          <w:rFonts w:ascii="Arial" w:hAnsi="Arial" w:cs="Arial"/>
          <w:sz w:val="23"/>
        </w:rPr>
      </w:pPr>
    </w:p>
    <w:p w14:paraId="71F2DFA1" w14:textId="77777777" w:rsidR="008763A1" w:rsidRDefault="001620BF">
      <w:pPr>
        <w:numPr>
          <w:ilvl w:val="0"/>
          <w:numId w:val="1"/>
        </w:numPr>
        <w:tabs>
          <w:tab w:val="left" w:pos="720"/>
        </w:tabs>
        <w:adjustRightInd w:val="0"/>
        <w:snapToGrid w:val="0"/>
        <w:spacing w:line="276" w:lineRule="auto"/>
        <w:ind w:left="720" w:hanging="720"/>
        <w:rPr>
          <w:rFonts w:ascii="Arial" w:hAnsi="Arial" w:cs="Arial"/>
          <w:sz w:val="23"/>
        </w:rPr>
      </w:pPr>
      <w:r>
        <w:rPr>
          <w:rFonts w:ascii="Arial" w:hAnsi="Arial" w:cs="Arial" w:hint="eastAsia"/>
          <w:sz w:val="23"/>
        </w:rPr>
        <w:t>请说明贵公司最近一年内向中国证监会提交的注册基金的名称</w:t>
      </w:r>
      <w:r>
        <w:rPr>
          <w:rFonts w:ascii="Arial" w:hAnsi="Arial" w:cs="Arial" w:hint="eastAsia"/>
          <w:sz w:val="23"/>
        </w:rPr>
        <w:t>(</w:t>
      </w:r>
      <w:r>
        <w:rPr>
          <w:rFonts w:ascii="Arial" w:hAnsi="Arial" w:cs="Arial" w:hint="eastAsia"/>
          <w:sz w:val="23"/>
        </w:rPr>
        <w:t>包括已提交申请</w:t>
      </w:r>
      <w:r>
        <w:rPr>
          <w:rFonts w:ascii="Arial" w:hAnsi="Arial" w:cs="Arial" w:hint="eastAsia"/>
          <w:sz w:val="23"/>
        </w:rPr>
        <w:t xml:space="preserve">, </w:t>
      </w:r>
      <w:r>
        <w:rPr>
          <w:rFonts w:ascii="Arial" w:hAnsi="Arial" w:cs="Arial" w:hint="eastAsia"/>
          <w:sz w:val="23"/>
        </w:rPr>
        <w:t>但尚未完成注册的基金</w:t>
      </w:r>
      <w:r>
        <w:rPr>
          <w:rFonts w:ascii="Arial" w:hAnsi="Arial" w:cs="Arial" w:hint="eastAsia"/>
          <w:sz w:val="23"/>
        </w:rPr>
        <w:t>)</w:t>
      </w:r>
      <w:r>
        <w:rPr>
          <w:rFonts w:ascii="Arial" w:hAnsi="Arial" w:cs="Arial" w:hint="eastAsia"/>
          <w:sz w:val="23"/>
        </w:rPr>
        <w:t>。</w:t>
      </w:r>
    </w:p>
    <w:p w14:paraId="0D7A1083" w14:textId="77777777" w:rsidR="008763A1" w:rsidRDefault="008763A1">
      <w:pPr>
        <w:adjustRightInd w:val="0"/>
        <w:snapToGrid w:val="0"/>
        <w:spacing w:line="276" w:lineRule="auto"/>
        <w:rPr>
          <w:rFonts w:ascii="Arial" w:hAnsi="Arial" w:cs="Arial"/>
          <w:sz w:val="23"/>
        </w:rPr>
      </w:pPr>
    </w:p>
    <w:p w14:paraId="1ED83028" w14:textId="77777777" w:rsidR="008763A1" w:rsidRDefault="001620BF">
      <w:pPr>
        <w:numPr>
          <w:ilvl w:val="0"/>
          <w:numId w:val="1"/>
        </w:numPr>
        <w:tabs>
          <w:tab w:val="left" w:pos="720"/>
        </w:tabs>
        <w:adjustRightInd w:val="0"/>
        <w:snapToGrid w:val="0"/>
        <w:spacing w:line="276" w:lineRule="auto"/>
        <w:ind w:left="720" w:hanging="720"/>
        <w:rPr>
          <w:rFonts w:ascii="Arial" w:hAnsi="Arial" w:cs="Arial"/>
          <w:sz w:val="23"/>
        </w:rPr>
      </w:pPr>
      <w:r>
        <w:rPr>
          <w:rFonts w:ascii="Arial" w:hAnsi="Arial" w:cs="Arial" w:hint="eastAsia"/>
          <w:sz w:val="23"/>
        </w:rPr>
        <w:t>贵公司最近一年内是否存在因向中国证监会提交的注册基金申请材料存在虚假记载、误导性陈述或者重大遗漏的情形</w:t>
      </w:r>
      <w:r>
        <w:rPr>
          <w:rFonts w:ascii="Arial" w:hAnsi="Arial" w:cs="Arial" w:hint="eastAsia"/>
          <w:sz w:val="23"/>
        </w:rPr>
        <w:t>?</w:t>
      </w:r>
      <w:r>
        <w:rPr>
          <w:rFonts w:ascii="Arial" w:hAnsi="Arial" w:cs="Arial" w:hint="eastAsia"/>
          <w:sz w:val="23"/>
        </w:rPr>
        <w:t>如是</w:t>
      </w:r>
      <w:r>
        <w:rPr>
          <w:rFonts w:ascii="Arial" w:hAnsi="Arial" w:cs="Arial" w:hint="eastAsia"/>
          <w:sz w:val="23"/>
        </w:rPr>
        <w:t xml:space="preserve">, </w:t>
      </w:r>
      <w:r>
        <w:rPr>
          <w:rFonts w:ascii="Arial" w:hAnsi="Arial" w:cs="Arial" w:hint="eastAsia"/>
          <w:sz w:val="23"/>
        </w:rPr>
        <w:t>请详细说明。</w:t>
      </w:r>
    </w:p>
    <w:p w14:paraId="66BC3BB5" w14:textId="77777777" w:rsidR="008763A1" w:rsidRDefault="008763A1">
      <w:pPr>
        <w:pStyle w:val="ad"/>
        <w:ind w:firstLine="460"/>
        <w:rPr>
          <w:rFonts w:ascii="Arial" w:hAnsi="Arial" w:cs="Arial"/>
          <w:sz w:val="23"/>
        </w:rPr>
      </w:pPr>
    </w:p>
    <w:p w14:paraId="5E4B6C0A" w14:textId="77777777" w:rsidR="008763A1" w:rsidRDefault="001620BF">
      <w:pPr>
        <w:numPr>
          <w:ilvl w:val="0"/>
          <w:numId w:val="1"/>
        </w:numPr>
        <w:tabs>
          <w:tab w:val="left" w:pos="720"/>
        </w:tabs>
        <w:adjustRightInd w:val="0"/>
        <w:snapToGrid w:val="0"/>
        <w:spacing w:line="276" w:lineRule="auto"/>
        <w:ind w:left="720" w:hanging="720"/>
        <w:rPr>
          <w:rFonts w:ascii="Arial" w:hAnsi="Arial" w:cs="Arial"/>
          <w:sz w:val="23"/>
        </w:rPr>
      </w:pPr>
      <w:r>
        <w:rPr>
          <w:rFonts w:ascii="Arial" w:hAnsi="Arial" w:cs="Arial" w:hint="eastAsia"/>
          <w:sz w:val="23"/>
        </w:rPr>
        <w:t>贵公司最近一年内是否因违法违规行为、失信行为受到行政处罚或刑事处罚或被采取行政监管措施</w:t>
      </w:r>
      <w:r>
        <w:rPr>
          <w:rFonts w:ascii="Arial" w:hAnsi="Arial" w:cs="Arial"/>
          <w:sz w:val="23"/>
        </w:rPr>
        <w:t xml:space="preserve">, </w:t>
      </w:r>
      <w:r>
        <w:rPr>
          <w:rFonts w:ascii="Arial" w:hAnsi="Arial" w:cs="Arial" w:hint="eastAsia"/>
          <w:sz w:val="23"/>
        </w:rPr>
        <w:t>是否因违法违规行为、失信行为正在被监管机构立案调查、司法机关立案侦查或者正处于整改期间</w:t>
      </w:r>
      <w:r>
        <w:rPr>
          <w:rFonts w:ascii="Arial" w:hAnsi="Arial" w:cs="Arial"/>
          <w:sz w:val="23"/>
        </w:rPr>
        <w:t>?</w:t>
      </w:r>
    </w:p>
    <w:p w14:paraId="0E7C9AF2" w14:textId="77777777" w:rsidR="008763A1" w:rsidRDefault="008763A1">
      <w:pPr>
        <w:adjustRightInd w:val="0"/>
        <w:snapToGrid w:val="0"/>
        <w:spacing w:line="276" w:lineRule="auto"/>
        <w:rPr>
          <w:rFonts w:ascii="Arial" w:hAnsi="Arial" w:cs="Arial"/>
          <w:sz w:val="23"/>
        </w:rPr>
      </w:pPr>
    </w:p>
    <w:p w14:paraId="5D50EB30" w14:textId="77777777" w:rsidR="008763A1" w:rsidRDefault="001620BF">
      <w:pPr>
        <w:numPr>
          <w:ilvl w:val="0"/>
          <w:numId w:val="1"/>
        </w:numPr>
        <w:tabs>
          <w:tab w:val="left" w:pos="720"/>
        </w:tabs>
        <w:adjustRightInd w:val="0"/>
        <w:snapToGrid w:val="0"/>
        <w:spacing w:line="276" w:lineRule="auto"/>
        <w:ind w:left="720" w:hanging="720"/>
        <w:rPr>
          <w:rFonts w:ascii="Arial" w:hAnsi="Arial" w:cs="Arial"/>
          <w:sz w:val="23"/>
        </w:rPr>
      </w:pPr>
      <w:r>
        <w:rPr>
          <w:rFonts w:ascii="Arial" w:hAnsi="Arial" w:cs="Arial" w:hint="eastAsia"/>
          <w:sz w:val="23"/>
        </w:rPr>
        <w:t>贵公司是否存在对本基金的运作已经造成或者可能造成不良影响的重大变更事项</w:t>
      </w:r>
      <w:r>
        <w:rPr>
          <w:rFonts w:ascii="Arial" w:hAnsi="Arial" w:cs="Arial" w:hint="eastAsia"/>
          <w:sz w:val="23"/>
        </w:rPr>
        <w:t xml:space="preserve">, </w:t>
      </w:r>
      <w:r>
        <w:rPr>
          <w:rFonts w:ascii="Arial" w:hAnsi="Arial" w:cs="Arial" w:hint="eastAsia"/>
          <w:sz w:val="23"/>
        </w:rPr>
        <w:t>或者诉讼、仲裁等其他重大事项？</w:t>
      </w:r>
    </w:p>
    <w:p w14:paraId="045B6FE6" w14:textId="77777777" w:rsidR="008763A1" w:rsidRDefault="008763A1">
      <w:pPr>
        <w:pStyle w:val="ad"/>
        <w:ind w:firstLine="460"/>
        <w:rPr>
          <w:rFonts w:ascii="Arial" w:hAnsi="Arial" w:cs="Arial"/>
          <w:sz w:val="23"/>
        </w:rPr>
      </w:pPr>
    </w:p>
    <w:p w14:paraId="42E08DC4" w14:textId="77777777" w:rsidR="008763A1" w:rsidRDefault="001620BF">
      <w:pPr>
        <w:numPr>
          <w:ilvl w:val="0"/>
          <w:numId w:val="1"/>
        </w:numPr>
        <w:tabs>
          <w:tab w:val="left" w:pos="720"/>
        </w:tabs>
        <w:adjustRightInd w:val="0"/>
        <w:snapToGrid w:val="0"/>
        <w:spacing w:line="276" w:lineRule="auto"/>
        <w:ind w:left="720" w:hanging="720"/>
        <w:rPr>
          <w:rFonts w:ascii="Arial" w:hAnsi="Arial" w:cs="Arial"/>
          <w:sz w:val="23"/>
        </w:rPr>
      </w:pPr>
      <w:r>
        <w:rPr>
          <w:rFonts w:ascii="Arial" w:hAnsi="Arial" w:cs="Arial" w:hint="eastAsia"/>
          <w:sz w:val="23"/>
        </w:rPr>
        <w:t>请列明贵公司有关基金</w:t>
      </w:r>
      <w:r>
        <w:rPr>
          <w:rFonts w:ascii="Arial" w:hAnsi="Arial" w:cs="Arial"/>
          <w:sz w:val="23"/>
        </w:rPr>
        <w:t>投资管理、销售、登记和估值等业务环节</w:t>
      </w:r>
      <w:r>
        <w:rPr>
          <w:rFonts w:ascii="Arial" w:hAnsi="Arial" w:cs="Arial" w:hint="eastAsia"/>
          <w:sz w:val="23"/>
        </w:rPr>
        <w:t>的</w:t>
      </w:r>
      <w:r>
        <w:rPr>
          <w:rFonts w:ascii="Arial" w:hAnsi="Arial" w:cs="Arial"/>
          <w:sz w:val="23"/>
        </w:rPr>
        <w:t>制度</w:t>
      </w:r>
      <w:r>
        <w:rPr>
          <w:rFonts w:ascii="Arial" w:hAnsi="Arial" w:cs="Arial" w:hint="eastAsia"/>
          <w:sz w:val="23"/>
        </w:rPr>
        <w:t>。</w:t>
      </w:r>
      <w:r>
        <w:rPr>
          <w:rFonts w:ascii="Arial" w:hAnsi="Arial" w:cs="Arial" w:hint="eastAsia"/>
          <w:sz w:val="23"/>
        </w:rPr>
        <w:t xml:space="preserve"> </w:t>
      </w:r>
    </w:p>
    <w:p w14:paraId="3BAB6F6C" w14:textId="77777777" w:rsidR="008763A1" w:rsidRDefault="008763A1">
      <w:pPr>
        <w:pStyle w:val="ad"/>
        <w:ind w:firstLine="460"/>
        <w:rPr>
          <w:rFonts w:ascii="Arial" w:hAnsi="Arial" w:cs="Arial"/>
          <w:sz w:val="23"/>
        </w:rPr>
      </w:pPr>
    </w:p>
    <w:p w14:paraId="3ADE4632" w14:textId="77777777" w:rsidR="008763A1" w:rsidRDefault="001620BF">
      <w:pPr>
        <w:numPr>
          <w:ilvl w:val="0"/>
          <w:numId w:val="1"/>
        </w:numPr>
        <w:tabs>
          <w:tab w:val="left" w:pos="720"/>
        </w:tabs>
        <w:adjustRightInd w:val="0"/>
        <w:snapToGrid w:val="0"/>
        <w:spacing w:line="276" w:lineRule="auto"/>
        <w:ind w:left="720" w:hanging="720"/>
        <w:rPr>
          <w:rFonts w:ascii="Arial" w:hAnsi="Arial" w:cs="Arial"/>
          <w:sz w:val="23"/>
        </w:rPr>
      </w:pPr>
      <w:r>
        <w:rPr>
          <w:rFonts w:ascii="Arial" w:hAnsi="Arial" w:cs="Arial" w:hint="eastAsia"/>
          <w:sz w:val="23"/>
        </w:rPr>
        <w:t>贵公司在基金的投资管理、销售、登记和估值等业务环节行为是否规范？如不是</w:t>
      </w:r>
      <w:r>
        <w:rPr>
          <w:rFonts w:ascii="Arial" w:hAnsi="Arial" w:cs="Arial" w:hint="eastAsia"/>
          <w:sz w:val="23"/>
        </w:rPr>
        <w:t xml:space="preserve">, </w:t>
      </w:r>
      <w:r>
        <w:rPr>
          <w:rFonts w:ascii="Arial" w:hAnsi="Arial" w:cs="Arial" w:hint="eastAsia"/>
          <w:sz w:val="23"/>
        </w:rPr>
        <w:t>请详细说明。</w:t>
      </w:r>
    </w:p>
    <w:p w14:paraId="7C37BC56" w14:textId="77777777" w:rsidR="008763A1" w:rsidRDefault="008763A1">
      <w:pPr>
        <w:adjustRightInd w:val="0"/>
        <w:snapToGrid w:val="0"/>
        <w:spacing w:line="276" w:lineRule="auto"/>
        <w:rPr>
          <w:rFonts w:ascii="Arial" w:hAnsi="Arial" w:cs="Arial"/>
          <w:sz w:val="23"/>
        </w:rPr>
      </w:pPr>
    </w:p>
    <w:p w14:paraId="014116B9" w14:textId="77777777" w:rsidR="008763A1" w:rsidRDefault="001620BF">
      <w:pPr>
        <w:numPr>
          <w:ilvl w:val="0"/>
          <w:numId w:val="1"/>
        </w:numPr>
        <w:tabs>
          <w:tab w:val="left" w:pos="720"/>
        </w:tabs>
        <w:adjustRightInd w:val="0"/>
        <w:snapToGrid w:val="0"/>
        <w:spacing w:line="276" w:lineRule="auto"/>
        <w:ind w:left="720" w:hanging="720"/>
        <w:rPr>
          <w:rFonts w:ascii="Arial" w:hAnsi="Arial" w:cs="Arial"/>
          <w:sz w:val="23"/>
        </w:rPr>
      </w:pPr>
      <w:r>
        <w:rPr>
          <w:rFonts w:ascii="Arial" w:hAnsi="Arial" w:cs="Arial" w:hint="eastAsia"/>
          <w:sz w:val="23"/>
        </w:rPr>
        <w:t>请说明贵公司与本基金运作有关的技术准备情况</w:t>
      </w:r>
      <w:r>
        <w:rPr>
          <w:rFonts w:ascii="Arial" w:hAnsi="Arial" w:cs="Arial" w:hint="eastAsia"/>
          <w:sz w:val="23"/>
        </w:rPr>
        <w:t xml:space="preserve">, </w:t>
      </w:r>
      <w:r>
        <w:rPr>
          <w:rFonts w:ascii="Arial" w:hAnsi="Arial" w:cs="Arial" w:hint="eastAsia"/>
          <w:sz w:val="23"/>
        </w:rPr>
        <w:t>包括但不限于投资管理、销售、后台运营、估值、登记核算及风险处置有关技术措施</w:t>
      </w:r>
      <w:r>
        <w:rPr>
          <w:rFonts w:ascii="Arial" w:hAnsi="Arial" w:cs="Arial" w:hint="eastAsia"/>
          <w:sz w:val="23"/>
        </w:rPr>
        <w:t>(</w:t>
      </w:r>
      <w:r>
        <w:rPr>
          <w:rFonts w:ascii="Arial" w:hAnsi="Arial" w:cs="Arial" w:hint="eastAsia"/>
          <w:sz w:val="23"/>
        </w:rPr>
        <w:t>如所使用的系统名称及该系统截至目前的运作情况</w:t>
      </w:r>
      <w:r>
        <w:rPr>
          <w:rFonts w:ascii="Arial" w:hAnsi="Arial" w:cs="Arial" w:hint="eastAsia"/>
          <w:sz w:val="23"/>
        </w:rPr>
        <w:t>)</w:t>
      </w:r>
      <w:r>
        <w:rPr>
          <w:rFonts w:ascii="Arial" w:hAnsi="Arial" w:cs="Arial" w:hint="eastAsia"/>
          <w:sz w:val="23"/>
        </w:rPr>
        <w:t>。</w:t>
      </w:r>
    </w:p>
    <w:p w14:paraId="391164D7" w14:textId="77777777" w:rsidR="008763A1" w:rsidRDefault="008763A1">
      <w:pPr>
        <w:adjustRightInd w:val="0"/>
        <w:snapToGrid w:val="0"/>
        <w:spacing w:line="276" w:lineRule="auto"/>
        <w:rPr>
          <w:rFonts w:ascii="Arial" w:hAnsi="Arial" w:cs="Arial"/>
          <w:sz w:val="23"/>
        </w:rPr>
      </w:pPr>
    </w:p>
    <w:p w14:paraId="6B565755" w14:textId="77777777" w:rsidR="008763A1" w:rsidRDefault="001620BF">
      <w:pPr>
        <w:numPr>
          <w:ilvl w:val="0"/>
          <w:numId w:val="1"/>
        </w:numPr>
        <w:tabs>
          <w:tab w:val="left" w:pos="720"/>
        </w:tabs>
        <w:adjustRightInd w:val="0"/>
        <w:snapToGrid w:val="0"/>
        <w:spacing w:line="276" w:lineRule="auto"/>
        <w:ind w:left="720" w:hanging="720"/>
        <w:rPr>
          <w:rFonts w:ascii="Arial" w:hAnsi="Arial" w:cs="Arial"/>
          <w:sz w:val="23"/>
        </w:rPr>
      </w:pPr>
      <w:r>
        <w:rPr>
          <w:rFonts w:ascii="Arial" w:hAnsi="Arial" w:cs="Arial" w:hint="eastAsia"/>
          <w:sz w:val="23"/>
        </w:rPr>
        <w:t>贵公司上述业务环节制度和技术准备情况是否可以满足本基金的</w:t>
      </w:r>
      <w:r>
        <w:rPr>
          <w:rFonts w:ascii="Arial" w:hAnsi="Arial" w:cs="Arial"/>
          <w:sz w:val="23"/>
        </w:rPr>
        <w:t>投资管理、销售、登记和估值</w:t>
      </w:r>
      <w:r>
        <w:rPr>
          <w:rFonts w:ascii="Arial" w:hAnsi="Arial" w:cs="Arial" w:hint="eastAsia"/>
          <w:sz w:val="23"/>
        </w:rPr>
        <w:t>的业务需求</w:t>
      </w:r>
      <w:r>
        <w:rPr>
          <w:rFonts w:ascii="Arial" w:hAnsi="Arial" w:cs="Arial" w:hint="eastAsia"/>
          <w:sz w:val="23"/>
        </w:rPr>
        <w:t xml:space="preserve">? </w:t>
      </w:r>
    </w:p>
    <w:p w14:paraId="6A614B44" w14:textId="77777777" w:rsidR="008763A1" w:rsidRDefault="008763A1">
      <w:pPr>
        <w:pStyle w:val="ad"/>
        <w:ind w:firstLine="460"/>
        <w:rPr>
          <w:rFonts w:ascii="Arial" w:hAnsi="Arial" w:cs="Arial"/>
          <w:sz w:val="23"/>
        </w:rPr>
      </w:pPr>
    </w:p>
    <w:p w14:paraId="3191656B" w14:textId="77777777" w:rsidR="008763A1" w:rsidRDefault="001620BF">
      <w:pPr>
        <w:numPr>
          <w:ilvl w:val="0"/>
          <w:numId w:val="1"/>
        </w:numPr>
        <w:tabs>
          <w:tab w:val="left" w:pos="720"/>
        </w:tabs>
        <w:adjustRightInd w:val="0"/>
        <w:snapToGrid w:val="0"/>
        <w:spacing w:line="276" w:lineRule="auto"/>
        <w:ind w:left="720" w:hanging="720"/>
        <w:rPr>
          <w:rFonts w:ascii="Arial" w:hAnsi="Arial" w:cs="Arial"/>
          <w:sz w:val="23"/>
        </w:rPr>
      </w:pPr>
      <w:r>
        <w:rPr>
          <w:rFonts w:ascii="Arial" w:hAnsi="Arial" w:cs="Arial" w:hint="eastAsia"/>
          <w:sz w:val="23"/>
        </w:rPr>
        <w:t>请简要说明本基金关于投资者定位、识别和评估等落实投资者适当性安排的方法</w:t>
      </w:r>
      <w:r>
        <w:rPr>
          <w:rFonts w:ascii="Arial" w:hAnsi="Arial" w:cs="Arial" w:hint="eastAsia"/>
          <w:sz w:val="23"/>
        </w:rPr>
        <w:t xml:space="preserve">, </w:t>
      </w:r>
      <w:r>
        <w:rPr>
          <w:rFonts w:ascii="Arial" w:hAnsi="Arial" w:cs="Arial" w:hint="eastAsia"/>
          <w:sz w:val="23"/>
        </w:rPr>
        <w:t>包括但不限于目标客户定位、销售适用性制度、基金产品评价安排、投资者风险承受能力测评、投资者风险承受能力与基金产品匹配措施。上述制度、安排、措施在其他基金的销售中执行情况如何</w:t>
      </w:r>
      <w:r>
        <w:rPr>
          <w:rFonts w:ascii="Arial" w:hAnsi="Arial" w:cs="Arial" w:hint="eastAsia"/>
          <w:sz w:val="23"/>
        </w:rPr>
        <w:t xml:space="preserve">? </w:t>
      </w:r>
    </w:p>
    <w:p w14:paraId="31EC7B0F" w14:textId="77777777" w:rsidR="008763A1" w:rsidRDefault="008763A1">
      <w:pPr>
        <w:adjustRightInd w:val="0"/>
        <w:snapToGrid w:val="0"/>
        <w:spacing w:line="276" w:lineRule="auto"/>
        <w:rPr>
          <w:rFonts w:ascii="Arial" w:hAnsi="Arial" w:cs="Arial"/>
          <w:sz w:val="23"/>
        </w:rPr>
      </w:pPr>
    </w:p>
    <w:p w14:paraId="5839C956" w14:textId="77777777" w:rsidR="008763A1" w:rsidRDefault="001620BF">
      <w:pPr>
        <w:numPr>
          <w:ilvl w:val="0"/>
          <w:numId w:val="1"/>
        </w:numPr>
        <w:tabs>
          <w:tab w:val="left" w:pos="720"/>
        </w:tabs>
        <w:adjustRightInd w:val="0"/>
        <w:snapToGrid w:val="0"/>
        <w:spacing w:line="276" w:lineRule="auto"/>
        <w:ind w:left="720" w:hanging="720"/>
        <w:rPr>
          <w:rFonts w:ascii="Arial" w:hAnsi="Arial" w:cs="Arial"/>
          <w:sz w:val="23"/>
        </w:rPr>
      </w:pPr>
      <w:r>
        <w:rPr>
          <w:rFonts w:ascii="Arial" w:hAnsi="Arial" w:cs="Arial" w:hint="eastAsia"/>
          <w:sz w:val="23"/>
        </w:rPr>
        <w:t>贵公司是否将对本基金其他销售机构开展销售适用性工作的情况进行必要的监督、检查</w:t>
      </w:r>
      <w:r>
        <w:rPr>
          <w:rFonts w:ascii="Arial" w:hAnsi="Arial" w:cs="Arial" w:hint="eastAsia"/>
          <w:sz w:val="23"/>
        </w:rPr>
        <w:t xml:space="preserve">? </w:t>
      </w:r>
      <w:r>
        <w:rPr>
          <w:rFonts w:ascii="Arial" w:hAnsi="Arial" w:cs="Arial" w:hint="eastAsia"/>
          <w:sz w:val="23"/>
        </w:rPr>
        <w:t>如是</w:t>
      </w:r>
      <w:r>
        <w:rPr>
          <w:rFonts w:ascii="Arial" w:hAnsi="Arial" w:cs="Arial" w:hint="eastAsia"/>
          <w:sz w:val="23"/>
        </w:rPr>
        <w:t xml:space="preserve">, </w:t>
      </w:r>
      <w:r>
        <w:rPr>
          <w:rFonts w:ascii="Arial" w:hAnsi="Arial" w:cs="Arial" w:hint="eastAsia"/>
          <w:sz w:val="23"/>
        </w:rPr>
        <w:t>请说明拟采取的监督、检查措施。</w:t>
      </w:r>
    </w:p>
    <w:p w14:paraId="3BEDCEBF" w14:textId="77777777" w:rsidR="008763A1" w:rsidRDefault="008763A1">
      <w:pPr>
        <w:adjustRightInd w:val="0"/>
        <w:snapToGrid w:val="0"/>
        <w:spacing w:line="276" w:lineRule="auto"/>
        <w:rPr>
          <w:rFonts w:ascii="Arial" w:hAnsi="Arial" w:cs="Arial"/>
          <w:sz w:val="23"/>
        </w:rPr>
      </w:pPr>
    </w:p>
    <w:p w14:paraId="2D213B72" w14:textId="77777777" w:rsidR="008763A1" w:rsidRDefault="001620BF">
      <w:pPr>
        <w:numPr>
          <w:ilvl w:val="0"/>
          <w:numId w:val="1"/>
        </w:numPr>
        <w:tabs>
          <w:tab w:val="left" w:pos="720"/>
        </w:tabs>
        <w:adjustRightInd w:val="0"/>
        <w:snapToGrid w:val="0"/>
        <w:spacing w:line="276" w:lineRule="auto"/>
        <w:ind w:left="720" w:hanging="720"/>
        <w:rPr>
          <w:rFonts w:ascii="Arial" w:hAnsi="Arial" w:cs="Arial"/>
          <w:sz w:val="23"/>
        </w:rPr>
      </w:pPr>
      <w:r>
        <w:rPr>
          <w:rFonts w:ascii="Arial" w:hAnsi="Arial" w:cs="Arial" w:hint="eastAsia"/>
          <w:sz w:val="23"/>
        </w:rPr>
        <w:t>本基金的招募说明书是否真实、准确、完整地披露了投资者做出投资决策所需的重要信息</w:t>
      </w:r>
      <w:r>
        <w:rPr>
          <w:rFonts w:ascii="Arial" w:hAnsi="Arial" w:cs="Arial" w:hint="eastAsia"/>
          <w:sz w:val="23"/>
        </w:rPr>
        <w:t xml:space="preserve">? </w:t>
      </w:r>
      <w:r>
        <w:rPr>
          <w:rFonts w:ascii="Arial" w:hAnsi="Arial" w:cs="Arial" w:hint="eastAsia"/>
          <w:sz w:val="23"/>
        </w:rPr>
        <w:t>是否存在虚假记载、误导性陈述或者重大遗漏</w:t>
      </w:r>
      <w:r>
        <w:rPr>
          <w:rFonts w:ascii="Arial" w:hAnsi="Arial" w:cs="Arial" w:hint="eastAsia"/>
          <w:sz w:val="23"/>
        </w:rPr>
        <w:t xml:space="preserve">? </w:t>
      </w:r>
    </w:p>
    <w:p w14:paraId="6EF257E2" w14:textId="77777777" w:rsidR="008763A1" w:rsidRDefault="008763A1">
      <w:pPr>
        <w:adjustRightInd w:val="0"/>
        <w:snapToGrid w:val="0"/>
        <w:spacing w:line="276" w:lineRule="auto"/>
        <w:rPr>
          <w:rFonts w:ascii="Arial" w:hAnsi="Arial" w:cs="Arial"/>
          <w:sz w:val="23"/>
        </w:rPr>
      </w:pPr>
    </w:p>
    <w:p w14:paraId="62226047" w14:textId="77777777" w:rsidR="008763A1" w:rsidRDefault="001620BF">
      <w:pPr>
        <w:numPr>
          <w:ilvl w:val="0"/>
          <w:numId w:val="1"/>
        </w:numPr>
        <w:tabs>
          <w:tab w:val="left" w:pos="720"/>
        </w:tabs>
        <w:adjustRightInd w:val="0"/>
        <w:snapToGrid w:val="0"/>
        <w:spacing w:line="276" w:lineRule="auto"/>
        <w:ind w:left="720" w:hanging="720"/>
        <w:rPr>
          <w:rFonts w:ascii="Arial" w:hAnsi="Arial" w:cs="宋体"/>
          <w:color w:val="000000"/>
          <w:sz w:val="23"/>
          <w:szCs w:val="23"/>
        </w:rPr>
      </w:pPr>
      <w:r>
        <w:rPr>
          <w:rFonts w:ascii="Arial" w:hAnsi="Arial" w:cs="宋体" w:hint="eastAsia"/>
          <w:color w:val="000000"/>
          <w:sz w:val="23"/>
          <w:szCs w:val="23"/>
        </w:rPr>
        <w:t>贵公司是否持有本</w:t>
      </w:r>
      <w:proofErr w:type="gramStart"/>
      <w:r>
        <w:rPr>
          <w:rFonts w:ascii="Arial" w:hAnsi="Arial" w:cs="宋体" w:hint="eastAsia"/>
          <w:color w:val="000000"/>
          <w:sz w:val="23"/>
          <w:szCs w:val="23"/>
        </w:rPr>
        <w:t>基金基金</w:t>
      </w:r>
      <w:proofErr w:type="gramEnd"/>
      <w:r>
        <w:rPr>
          <w:rFonts w:ascii="Arial" w:hAnsi="Arial" w:cs="宋体" w:hint="eastAsia"/>
          <w:color w:val="000000"/>
          <w:sz w:val="23"/>
          <w:szCs w:val="23"/>
        </w:rPr>
        <w:t>托管人</w:t>
      </w:r>
      <w:r>
        <w:rPr>
          <w:rFonts w:ascii="Arial" w:hAnsi="Arial" w:cs="Arial" w:hint="eastAsia"/>
          <w:color w:val="000000"/>
          <w:sz w:val="23"/>
        </w:rPr>
        <w:t>的股份或以其他方式投资于</w:t>
      </w:r>
      <w:r>
        <w:rPr>
          <w:rFonts w:ascii="Arial" w:hAnsi="Arial" w:cs="宋体" w:hint="eastAsia"/>
          <w:color w:val="000000"/>
          <w:sz w:val="23"/>
          <w:szCs w:val="23"/>
        </w:rPr>
        <w:t>基金托管人</w:t>
      </w:r>
      <w:r>
        <w:rPr>
          <w:rFonts w:ascii="Arial" w:hAnsi="Arial" w:cs="Arial" w:hint="eastAsia"/>
          <w:color w:val="000000"/>
          <w:sz w:val="23"/>
        </w:rPr>
        <w:t>?</w:t>
      </w:r>
    </w:p>
    <w:p w14:paraId="5BD46247" w14:textId="77777777" w:rsidR="008763A1" w:rsidRDefault="008763A1">
      <w:pPr>
        <w:pStyle w:val="ad"/>
        <w:ind w:firstLine="460"/>
        <w:rPr>
          <w:rFonts w:ascii="Arial" w:hAnsi="Arial" w:cs="宋体"/>
          <w:color w:val="000000"/>
          <w:sz w:val="23"/>
          <w:szCs w:val="23"/>
        </w:rPr>
      </w:pPr>
    </w:p>
    <w:p w14:paraId="7DCB1980" w14:textId="77777777" w:rsidR="008763A1" w:rsidRDefault="001620BF">
      <w:pPr>
        <w:numPr>
          <w:ilvl w:val="0"/>
          <w:numId w:val="1"/>
        </w:numPr>
        <w:tabs>
          <w:tab w:val="left" w:pos="720"/>
        </w:tabs>
        <w:adjustRightInd w:val="0"/>
        <w:snapToGrid w:val="0"/>
        <w:spacing w:line="276" w:lineRule="auto"/>
        <w:ind w:left="720" w:hanging="720"/>
        <w:rPr>
          <w:rFonts w:ascii="Arial" w:hAnsi="Arial" w:cs="宋体"/>
          <w:color w:val="000000"/>
          <w:sz w:val="23"/>
          <w:szCs w:val="23"/>
        </w:rPr>
      </w:pPr>
      <w:r>
        <w:rPr>
          <w:rFonts w:ascii="Arial" w:hAnsi="Arial" w:cs="宋体" w:hint="eastAsia"/>
          <w:color w:val="000000"/>
          <w:sz w:val="23"/>
          <w:szCs w:val="23"/>
        </w:rPr>
        <w:t>贵公司是否存在董事、监事、高级管理人员和其他从业人员担任本</w:t>
      </w:r>
      <w:proofErr w:type="gramStart"/>
      <w:r>
        <w:rPr>
          <w:rFonts w:ascii="Arial" w:hAnsi="Arial" w:cs="宋体" w:hint="eastAsia"/>
          <w:color w:val="000000"/>
          <w:sz w:val="23"/>
          <w:szCs w:val="23"/>
        </w:rPr>
        <w:t>基金基金</w:t>
      </w:r>
      <w:proofErr w:type="gramEnd"/>
      <w:r>
        <w:rPr>
          <w:rFonts w:ascii="Arial" w:hAnsi="Arial" w:cs="宋体" w:hint="eastAsia"/>
          <w:color w:val="000000"/>
          <w:sz w:val="23"/>
          <w:szCs w:val="23"/>
        </w:rPr>
        <w:t>托管人任何职务的情况</w:t>
      </w:r>
      <w:r>
        <w:rPr>
          <w:rFonts w:ascii="Arial" w:hAnsi="Arial" w:cs="宋体" w:hint="eastAsia"/>
          <w:color w:val="000000"/>
          <w:sz w:val="23"/>
          <w:szCs w:val="23"/>
        </w:rPr>
        <w:t>?</w:t>
      </w:r>
    </w:p>
    <w:p w14:paraId="739E504A" w14:textId="77777777" w:rsidR="008763A1" w:rsidRDefault="008763A1">
      <w:pPr>
        <w:pStyle w:val="ad"/>
        <w:ind w:firstLineChars="0" w:firstLine="0"/>
        <w:rPr>
          <w:rFonts w:ascii="Arial" w:hAnsi="Arial" w:cs="宋体"/>
          <w:color w:val="000000"/>
          <w:sz w:val="23"/>
          <w:szCs w:val="23"/>
        </w:rPr>
      </w:pPr>
    </w:p>
    <w:p w14:paraId="1B7B0C6A" w14:textId="77777777" w:rsidR="008763A1" w:rsidRDefault="001620BF">
      <w:pPr>
        <w:numPr>
          <w:ilvl w:val="0"/>
          <w:numId w:val="1"/>
        </w:numPr>
        <w:tabs>
          <w:tab w:val="left" w:pos="720"/>
        </w:tabs>
        <w:adjustRightInd w:val="0"/>
        <w:snapToGrid w:val="0"/>
        <w:spacing w:line="276" w:lineRule="auto"/>
        <w:ind w:left="720" w:hanging="720"/>
        <w:rPr>
          <w:rFonts w:ascii="Arial" w:hAnsi="Arial" w:cs="Arial"/>
          <w:sz w:val="23"/>
        </w:rPr>
      </w:pPr>
      <w:bookmarkStart w:id="8" w:name="_Hlk62583194"/>
      <w:r>
        <w:rPr>
          <w:rFonts w:ascii="Arial" w:hAnsi="Arial" w:cs="Arial" w:hint="eastAsia"/>
          <w:sz w:val="23"/>
        </w:rPr>
        <w:t>贵公司是否已配备了充足的投资研究人员、健全有效的风险管理制度和完善的技术系统</w:t>
      </w:r>
      <w:r>
        <w:rPr>
          <w:rFonts w:ascii="Arial" w:hAnsi="Arial" w:cs="Arial" w:hint="eastAsia"/>
          <w:sz w:val="23"/>
        </w:rPr>
        <w:t>,</w:t>
      </w:r>
      <w:r>
        <w:rPr>
          <w:rFonts w:ascii="Arial" w:hAnsi="Arial" w:cs="Arial"/>
          <w:sz w:val="23"/>
        </w:rPr>
        <w:t xml:space="preserve"> </w:t>
      </w:r>
      <w:r>
        <w:rPr>
          <w:rFonts w:ascii="Arial" w:hAnsi="Arial" w:cs="Arial" w:hint="eastAsia"/>
          <w:sz w:val="23"/>
        </w:rPr>
        <w:t>是否已加强产品设计、份额发售、投资运作等全过程管理</w:t>
      </w:r>
      <w:r>
        <w:rPr>
          <w:rFonts w:ascii="Arial" w:hAnsi="Arial" w:cs="Arial" w:hint="eastAsia"/>
          <w:sz w:val="23"/>
        </w:rPr>
        <w:t>?</w:t>
      </w:r>
      <w:r>
        <w:rPr>
          <w:rFonts w:ascii="Arial" w:hAnsi="Arial" w:cs="Arial" w:hint="eastAsia"/>
          <w:sz w:val="23"/>
        </w:rPr>
        <w:t>烦请详细说明前述准备情况。</w:t>
      </w:r>
    </w:p>
    <w:p w14:paraId="5A97F6C7" w14:textId="77777777" w:rsidR="008763A1" w:rsidRDefault="008763A1">
      <w:pPr>
        <w:pStyle w:val="ad"/>
        <w:ind w:firstLineChars="0" w:firstLine="0"/>
        <w:rPr>
          <w:rFonts w:ascii="Arial" w:hAnsi="Arial" w:cs="Arial"/>
          <w:sz w:val="23"/>
        </w:rPr>
      </w:pPr>
    </w:p>
    <w:p w14:paraId="12E319F2" w14:textId="77777777" w:rsidR="008763A1" w:rsidRDefault="001620BF">
      <w:pPr>
        <w:numPr>
          <w:ilvl w:val="0"/>
          <w:numId w:val="1"/>
        </w:numPr>
        <w:tabs>
          <w:tab w:val="left" w:pos="720"/>
        </w:tabs>
        <w:adjustRightInd w:val="0"/>
        <w:snapToGrid w:val="0"/>
        <w:spacing w:line="276" w:lineRule="auto"/>
        <w:ind w:left="720" w:hanging="720"/>
        <w:rPr>
          <w:rFonts w:ascii="Arial" w:hAnsi="Arial" w:cs="Arial"/>
          <w:sz w:val="23"/>
        </w:rPr>
      </w:pPr>
      <w:r>
        <w:rPr>
          <w:rFonts w:ascii="Arial" w:hAnsi="Arial" w:cs="Arial" w:hint="eastAsia"/>
          <w:sz w:val="23"/>
        </w:rPr>
        <w:t>本基金标的指数是否满足《公开募集证券投资基金运作指引第</w:t>
      </w:r>
      <w:r>
        <w:rPr>
          <w:rFonts w:ascii="Arial" w:hAnsi="Arial" w:cs="Arial" w:hint="eastAsia"/>
          <w:sz w:val="23"/>
        </w:rPr>
        <w:t>3</w:t>
      </w:r>
      <w:r>
        <w:rPr>
          <w:rFonts w:ascii="Arial" w:hAnsi="Arial" w:cs="Arial" w:hint="eastAsia"/>
          <w:sz w:val="23"/>
        </w:rPr>
        <w:t>号——指数基金指引》第四条要求</w:t>
      </w:r>
      <w:r>
        <w:rPr>
          <w:rFonts w:ascii="Arial" w:hAnsi="Arial" w:cs="Arial" w:hint="eastAsia"/>
          <w:sz w:val="23"/>
        </w:rPr>
        <w:t>,</w:t>
      </w:r>
      <w:r>
        <w:rPr>
          <w:rFonts w:ascii="Arial" w:hAnsi="Arial" w:cs="Arial"/>
          <w:sz w:val="23"/>
        </w:rPr>
        <w:t xml:space="preserve"> </w:t>
      </w:r>
      <w:r>
        <w:rPr>
          <w:rFonts w:ascii="Arial" w:hAnsi="Arial" w:cs="Arial" w:hint="eastAsia"/>
          <w:sz w:val="23"/>
        </w:rPr>
        <w:t>烦请详细说明。</w:t>
      </w:r>
    </w:p>
    <w:p w14:paraId="2D6710BD" w14:textId="77777777" w:rsidR="008763A1" w:rsidRDefault="008763A1">
      <w:pPr>
        <w:pStyle w:val="ad"/>
        <w:ind w:firstLineChars="0" w:firstLine="0"/>
        <w:rPr>
          <w:rFonts w:ascii="Arial" w:hAnsi="Arial" w:cs="Arial"/>
          <w:sz w:val="23"/>
        </w:rPr>
      </w:pPr>
    </w:p>
    <w:p w14:paraId="65F9E27F" w14:textId="77777777" w:rsidR="008763A1" w:rsidRDefault="001620BF">
      <w:pPr>
        <w:numPr>
          <w:ilvl w:val="0"/>
          <w:numId w:val="1"/>
        </w:numPr>
        <w:tabs>
          <w:tab w:val="left" w:pos="720"/>
        </w:tabs>
        <w:adjustRightInd w:val="0"/>
        <w:snapToGrid w:val="0"/>
        <w:spacing w:line="276" w:lineRule="auto"/>
        <w:ind w:left="720" w:hanging="720"/>
        <w:rPr>
          <w:rFonts w:ascii="Arial" w:hAnsi="Arial" w:cs="Arial"/>
          <w:sz w:val="23"/>
        </w:rPr>
      </w:pPr>
      <w:r>
        <w:rPr>
          <w:rFonts w:ascii="Arial" w:hAnsi="Arial" w:cs="Arial" w:hint="eastAsia"/>
          <w:sz w:val="23"/>
        </w:rPr>
        <w:t>请具体说明贵公司对本基金指数及指数编制机构进行充分</w:t>
      </w:r>
      <w:proofErr w:type="gramStart"/>
      <w:r>
        <w:rPr>
          <w:rFonts w:ascii="Arial" w:hAnsi="Arial" w:cs="Arial" w:hint="eastAsia"/>
          <w:sz w:val="23"/>
        </w:rPr>
        <w:t>尽调及拟</w:t>
      </w:r>
      <w:r>
        <w:rPr>
          <w:rFonts w:ascii="Arial" w:hAnsi="Arial" w:cs="宋体" w:hint="eastAsia"/>
          <w:color w:val="000000"/>
          <w:sz w:val="23"/>
          <w:szCs w:val="23"/>
        </w:rPr>
        <w:t>持续</w:t>
      </w:r>
      <w:proofErr w:type="gramEnd"/>
      <w:r>
        <w:rPr>
          <w:rFonts w:ascii="Arial" w:hAnsi="Arial" w:cs="宋体" w:hint="eastAsia"/>
          <w:color w:val="000000"/>
          <w:sz w:val="23"/>
          <w:szCs w:val="23"/>
        </w:rPr>
        <w:t>跟踪管理的措施。</w:t>
      </w:r>
    </w:p>
    <w:bookmarkEnd w:id="8"/>
    <w:p w14:paraId="3E73190C" w14:textId="77777777" w:rsidR="008763A1" w:rsidRDefault="008763A1">
      <w:pPr>
        <w:pStyle w:val="ad"/>
        <w:ind w:firstLineChars="0" w:firstLine="0"/>
        <w:rPr>
          <w:rFonts w:ascii="Arial" w:hAnsi="Arial" w:cs="宋体"/>
          <w:color w:val="000000"/>
          <w:sz w:val="23"/>
          <w:szCs w:val="23"/>
        </w:rPr>
      </w:pPr>
    </w:p>
    <w:p w14:paraId="6094C550" w14:textId="77777777" w:rsidR="008763A1" w:rsidRDefault="001620BF">
      <w:pPr>
        <w:numPr>
          <w:ilvl w:val="0"/>
          <w:numId w:val="1"/>
        </w:numPr>
        <w:tabs>
          <w:tab w:val="left" w:pos="720"/>
        </w:tabs>
        <w:adjustRightInd w:val="0"/>
        <w:snapToGrid w:val="0"/>
        <w:spacing w:line="276" w:lineRule="auto"/>
        <w:ind w:left="720" w:hanging="720"/>
        <w:rPr>
          <w:rFonts w:ascii="Arial" w:hAnsi="Arial" w:cs="宋体"/>
          <w:color w:val="000000"/>
          <w:sz w:val="23"/>
          <w:szCs w:val="23"/>
        </w:rPr>
      </w:pPr>
      <w:r>
        <w:rPr>
          <w:rFonts w:ascii="Arial" w:hAnsi="Arial" w:cs="Arial" w:hint="eastAsia"/>
          <w:color w:val="000000"/>
          <w:sz w:val="23"/>
        </w:rPr>
        <w:lastRenderedPageBreak/>
        <w:t>贵公司《营业执照》及</w:t>
      </w:r>
      <w:r>
        <w:rPr>
          <w:rFonts w:ascii="Arial" w:hAnsi="宋体" w:cs="宋体" w:hint="eastAsia"/>
          <w:color w:val="000000"/>
          <w:sz w:val="23"/>
          <w:szCs w:val="23"/>
        </w:rPr>
        <w:t>《</w:t>
      </w:r>
      <w:r>
        <w:rPr>
          <w:rFonts w:ascii="Arial" w:hAnsi="宋体" w:cs="宋体"/>
          <w:color w:val="000000"/>
          <w:sz w:val="23"/>
          <w:szCs w:val="23"/>
        </w:rPr>
        <w:t>经营证券期货业务许可证</w:t>
      </w:r>
      <w:r>
        <w:rPr>
          <w:rFonts w:ascii="Arial" w:hAnsi="宋体" w:cs="宋体" w:hint="eastAsia"/>
          <w:color w:val="000000"/>
          <w:sz w:val="23"/>
          <w:szCs w:val="23"/>
        </w:rPr>
        <w:t>》最近一年是否有更新</w:t>
      </w:r>
      <w:r>
        <w:rPr>
          <w:rFonts w:ascii="Arial" w:hAnsi="宋体" w:cs="宋体"/>
          <w:color w:val="000000"/>
          <w:sz w:val="23"/>
          <w:szCs w:val="23"/>
        </w:rPr>
        <w:t xml:space="preserve">? </w:t>
      </w:r>
      <w:r>
        <w:rPr>
          <w:rFonts w:ascii="Arial" w:hAnsi="宋体" w:cs="宋体" w:hint="eastAsia"/>
          <w:color w:val="000000"/>
          <w:sz w:val="23"/>
          <w:szCs w:val="23"/>
        </w:rPr>
        <w:t>如有更新</w:t>
      </w:r>
      <w:r>
        <w:rPr>
          <w:rFonts w:ascii="Arial" w:hAnsi="宋体" w:cs="宋体"/>
          <w:color w:val="000000"/>
          <w:sz w:val="23"/>
          <w:szCs w:val="23"/>
        </w:rPr>
        <w:t xml:space="preserve">, </w:t>
      </w:r>
      <w:r>
        <w:rPr>
          <w:rFonts w:ascii="Arial" w:hAnsi="宋体" w:cs="宋体" w:hint="eastAsia"/>
          <w:color w:val="000000"/>
          <w:sz w:val="23"/>
          <w:szCs w:val="23"/>
        </w:rPr>
        <w:t>请公司</w:t>
      </w:r>
      <w:r>
        <w:rPr>
          <w:rFonts w:ascii="Arial" w:hAnsi="Arial" w:cs="宋体" w:hint="eastAsia"/>
          <w:color w:val="000000"/>
          <w:sz w:val="23"/>
          <w:szCs w:val="23"/>
          <w:highlight w:val="yellow"/>
        </w:rPr>
        <w:t>写明更新时间</w:t>
      </w:r>
      <w:r>
        <w:rPr>
          <w:rFonts w:ascii="Arial" w:hAnsi="Arial" w:cs="宋体" w:hint="eastAsia"/>
          <w:color w:val="000000"/>
          <w:sz w:val="23"/>
          <w:szCs w:val="23"/>
        </w:rPr>
        <w:t>,</w:t>
      </w:r>
      <w:r>
        <w:rPr>
          <w:rFonts w:ascii="Arial" w:hAnsi="Arial" w:cs="宋体"/>
          <w:color w:val="000000"/>
          <w:sz w:val="23"/>
          <w:szCs w:val="23"/>
        </w:rPr>
        <w:t xml:space="preserve"> </w:t>
      </w:r>
      <w:r>
        <w:rPr>
          <w:rFonts w:ascii="Arial" w:hAnsi="Arial" w:cs="宋体" w:hint="eastAsia"/>
          <w:color w:val="000000"/>
          <w:sz w:val="23"/>
          <w:szCs w:val="23"/>
        </w:rPr>
        <w:t>并</w:t>
      </w:r>
      <w:r>
        <w:rPr>
          <w:rFonts w:ascii="Arial" w:hAnsi="宋体" w:cs="宋体" w:hint="eastAsia"/>
          <w:color w:val="000000"/>
          <w:sz w:val="23"/>
          <w:szCs w:val="23"/>
        </w:rPr>
        <w:t>另行提供最新的前述文件正副本的复印件</w:t>
      </w:r>
      <w:r>
        <w:rPr>
          <w:rFonts w:ascii="Arial" w:hAnsi="宋体" w:cs="宋体"/>
          <w:color w:val="000000"/>
          <w:sz w:val="23"/>
          <w:szCs w:val="23"/>
        </w:rPr>
        <w:t>(</w:t>
      </w:r>
      <w:r>
        <w:rPr>
          <w:rFonts w:ascii="Arial" w:hAnsi="宋体" w:cs="宋体" w:hint="eastAsia"/>
          <w:color w:val="000000"/>
          <w:sz w:val="23"/>
          <w:szCs w:val="23"/>
        </w:rPr>
        <w:t>需加盖公章</w:t>
      </w:r>
      <w:r>
        <w:rPr>
          <w:rFonts w:ascii="Arial" w:hAnsi="宋体" w:cs="宋体" w:hint="eastAsia"/>
          <w:color w:val="000000"/>
          <w:sz w:val="23"/>
          <w:szCs w:val="23"/>
        </w:rPr>
        <w:t>)</w:t>
      </w:r>
      <w:r>
        <w:rPr>
          <w:rFonts w:ascii="Arial" w:hAnsi="宋体" w:cs="宋体" w:hint="eastAsia"/>
          <w:color w:val="000000"/>
          <w:sz w:val="23"/>
          <w:szCs w:val="23"/>
        </w:rPr>
        <w:t>。</w:t>
      </w:r>
    </w:p>
    <w:p w14:paraId="466273BD" w14:textId="77777777" w:rsidR="008763A1" w:rsidRDefault="008763A1">
      <w:pPr>
        <w:pStyle w:val="ad"/>
        <w:ind w:firstLine="460"/>
        <w:rPr>
          <w:rFonts w:ascii="Arial" w:hAnsi="Arial" w:cs="宋体"/>
          <w:color w:val="000000"/>
          <w:sz w:val="23"/>
          <w:szCs w:val="23"/>
        </w:rPr>
      </w:pPr>
    </w:p>
    <w:p w14:paraId="49FF0628" w14:textId="77777777" w:rsidR="008763A1" w:rsidRDefault="001620BF">
      <w:pPr>
        <w:numPr>
          <w:ilvl w:val="0"/>
          <w:numId w:val="1"/>
        </w:numPr>
        <w:tabs>
          <w:tab w:val="left" w:pos="720"/>
        </w:tabs>
        <w:adjustRightInd w:val="0"/>
        <w:snapToGrid w:val="0"/>
        <w:spacing w:line="276" w:lineRule="auto"/>
        <w:ind w:left="720" w:hanging="720"/>
        <w:rPr>
          <w:rFonts w:ascii="Arial" w:hAnsi="Arial" w:cs="宋体"/>
          <w:color w:val="000000"/>
          <w:sz w:val="23"/>
          <w:szCs w:val="23"/>
        </w:rPr>
      </w:pPr>
      <w:r>
        <w:rPr>
          <w:rFonts w:ascii="Arial" w:hAnsi="Arial" w:cs="宋体" w:hint="eastAsia"/>
          <w:color w:val="000000"/>
          <w:sz w:val="23"/>
          <w:szCs w:val="23"/>
        </w:rPr>
        <w:t>贵公司的《公司章程》最近一年是否有更新</w:t>
      </w:r>
      <w:r>
        <w:rPr>
          <w:rFonts w:ascii="Arial" w:hAnsi="Arial" w:cs="宋体"/>
          <w:color w:val="000000"/>
          <w:sz w:val="23"/>
          <w:szCs w:val="23"/>
        </w:rPr>
        <w:t xml:space="preserve">? </w:t>
      </w:r>
      <w:r>
        <w:rPr>
          <w:rFonts w:ascii="Arial" w:hAnsi="Arial" w:cs="宋体" w:hint="eastAsia"/>
          <w:color w:val="000000"/>
          <w:sz w:val="23"/>
          <w:szCs w:val="23"/>
        </w:rPr>
        <w:t>如有更新</w:t>
      </w:r>
      <w:r>
        <w:rPr>
          <w:rFonts w:ascii="Arial" w:hAnsi="Arial" w:cs="宋体"/>
          <w:color w:val="000000"/>
          <w:sz w:val="23"/>
          <w:szCs w:val="23"/>
        </w:rPr>
        <w:t xml:space="preserve">, </w:t>
      </w:r>
      <w:r>
        <w:rPr>
          <w:rFonts w:ascii="Arial" w:hAnsi="Arial" w:cs="宋体" w:hint="eastAsia"/>
          <w:color w:val="000000"/>
          <w:sz w:val="23"/>
          <w:szCs w:val="23"/>
        </w:rPr>
        <w:t>请公司</w:t>
      </w:r>
      <w:r>
        <w:rPr>
          <w:rFonts w:ascii="Arial" w:hAnsi="Arial" w:cs="宋体" w:hint="eastAsia"/>
          <w:color w:val="000000"/>
          <w:sz w:val="23"/>
          <w:szCs w:val="23"/>
          <w:highlight w:val="yellow"/>
        </w:rPr>
        <w:t>写明更新时间</w:t>
      </w:r>
      <w:r>
        <w:rPr>
          <w:rFonts w:ascii="Arial" w:hAnsi="Arial" w:cs="宋体" w:hint="eastAsia"/>
          <w:color w:val="000000"/>
          <w:sz w:val="23"/>
          <w:szCs w:val="23"/>
        </w:rPr>
        <w:t>,</w:t>
      </w:r>
      <w:r>
        <w:rPr>
          <w:rFonts w:ascii="Arial" w:hAnsi="Arial" w:cs="宋体"/>
          <w:color w:val="000000"/>
          <w:sz w:val="23"/>
          <w:szCs w:val="23"/>
        </w:rPr>
        <w:t xml:space="preserve"> </w:t>
      </w:r>
      <w:r>
        <w:rPr>
          <w:rFonts w:ascii="Arial" w:hAnsi="Arial" w:cs="宋体" w:hint="eastAsia"/>
          <w:color w:val="000000"/>
          <w:sz w:val="23"/>
          <w:szCs w:val="23"/>
        </w:rPr>
        <w:t>并另行提供最新的经各方股东签署盖章的前述文件。</w:t>
      </w:r>
    </w:p>
    <w:p w14:paraId="579C06F8" w14:textId="77777777" w:rsidR="008763A1" w:rsidRDefault="008763A1">
      <w:pPr>
        <w:adjustRightInd w:val="0"/>
        <w:snapToGrid w:val="0"/>
        <w:spacing w:line="276" w:lineRule="auto"/>
        <w:rPr>
          <w:rFonts w:ascii="Arial" w:hAnsi="Arial" w:cs="Arial"/>
          <w:color w:val="000000"/>
          <w:sz w:val="23"/>
        </w:rPr>
      </w:pPr>
    </w:p>
    <w:p w14:paraId="17C43B27" w14:textId="77777777" w:rsidR="008763A1" w:rsidRDefault="008763A1">
      <w:pPr>
        <w:adjustRightInd w:val="0"/>
        <w:snapToGrid w:val="0"/>
        <w:spacing w:line="276" w:lineRule="auto"/>
        <w:rPr>
          <w:rFonts w:ascii="Arial" w:hAnsi="Arial" w:cs="Arial"/>
          <w:sz w:val="23"/>
        </w:rPr>
      </w:pPr>
    </w:p>
    <w:p w14:paraId="5E1DFF96" w14:textId="77777777" w:rsidR="008763A1" w:rsidRDefault="001620BF">
      <w:pPr>
        <w:adjustRightInd w:val="0"/>
        <w:snapToGrid w:val="0"/>
        <w:spacing w:line="276" w:lineRule="auto"/>
        <w:rPr>
          <w:rFonts w:ascii="Arial" w:hAnsi="Arial" w:cs="Arial"/>
          <w:i/>
          <w:sz w:val="23"/>
        </w:rPr>
      </w:pPr>
      <w:r>
        <w:rPr>
          <w:rFonts w:ascii="Arial" w:hAnsi="Arial" w:cs="Arial" w:hint="eastAsia"/>
          <w:i/>
          <w:sz w:val="23"/>
        </w:rPr>
        <w:t>[</w:t>
      </w:r>
      <w:r>
        <w:rPr>
          <w:rFonts w:ascii="Arial" w:hAnsi="Arial" w:cs="Arial" w:hint="eastAsia"/>
          <w:i/>
          <w:sz w:val="23"/>
        </w:rPr>
        <w:t>注</w:t>
      </w:r>
      <w:r>
        <w:rPr>
          <w:rFonts w:ascii="Arial" w:hAnsi="Arial" w:cs="Arial" w:hint="eastAsia"/>
          <w:i/>
          <w:sz w:val="23"/>
        </w:rPr>
        <w:t xml:space="preserve">: </w:t>
      </w:r>
      <w:r>
        <w:rPr>
          <w:rFonts w:ascii="Arial" w:hAnsi="Arial" w:cs="Arial" w:hint="eastAsia"/>
          <w:i/>
          <w:sz w:val="23"/>
        </w:rPr>
        <w:t>本函中“最近一年”均指自贵司出具</w:t>
      </w:r>
      <w:r>
        <w:rPr>
          <w:rFonts w:ascii="Arial" w:hAnsi="Arial" w:cs="Arial"/>
          <w:i/>
          <w:sz w:val="23"/>
        </w:rPr>
        <w:t>本函所附《询证函复函》</w:t>
      </w:r>
      <w:r>
        <w:rPr>
          <w:rFonts w:ascii="Arial" w:hAnsi="Arial" w:cs="Arial" w:hint="eastAsia"/>
          <w:i/>
          <w:sz w:val="23"/>
        </w:rPr>
        <w:t>之日止向前推算的一年期间。</w:t>
      </w:r>
      <w:r>
        <w:rPr>
          <w:rFonts w:ascii="Arial" w:hAnsi="Arial" w:cs="Arial" w:hint="eastAsia"/>
          <w:i/>
          <w:sz w:val="23"/>
        </w:rPr>
        <w:t>]</w:t>
      </w:r>
    </w:p>
    <w:p w14:paraId="3FE31514" w14:textId="77777777" w:rsidR="008763A1" w:rsidRDefault="008763A1">
      <w:pPr>
        <w:adjustRightInd w:val="0"/>
        <w:snapToGrid w:val="0"/>
        <w:spacing w:line="276" w:lineRule="auto"/>
        <w:rPr>
          <w:rFonts w:ascii="Arial" w:hAnsi="Arial" w:cs="Arial"/>
          <w:sz w:val="23"/>
        </w:rPr>
      </w:pPr>
    </w:p>
    <w:p w14:paraId="05AC7636" w14:textId="77777777" w:rsidR="008763A1" w:rsidRDefault="001620BF">
      <w:pPr>
        <w:adjustRightInd w:val="0"/>
        <w:snapToGrid w:val="0"/>
        <w:spacing w:line="276" w:lineRule="auto"/>
        <w:ind w:firstLineChars="200" w:firstLine="460"/>
        <w:rPr>
          <w:rFonts w:ascii="Arial" w:hAnsi="Arial" w:cs="Arial"/>
          <w:sz w:val="23"/>
        </w:rPr>
      </w:pPr>
      <w:r>
        <w:rPr>
          <w:rFonts w:ascii="Arial" w:hAnsi="Arial" w:cs="Arial"/>
          <w:sz w:val="23"/>
        </w:rPr>
        <w:t>为节省您宝贵的时间</w:t>
      </w:r>
      <w:r>
        <w:rPr>
          <w:rFonts w:ascii="Arial" w:hAnsi="Arial" w:cs="Arial"/>
          <w:sz w:val="23"/>
        </w:rPr>
        <w:t xml:space="preserve">, </w:t>
      </w:r>
      <w:r>
        <w:rPr>
          <w:rFonts w:ascii="Arial" w:hAnsi="Arial" w:cs="Arial"/>
          <w:sz w:val="23"/>
        </w:rPr>
        <w:t>烦请填写本函所附《询证函复函》并签章后</w:t>
      </w:r>
      <w:r>
        <w:rPr>
          <w:rFonts w:ascii="Arial" w:hAnsi="Arial" w:cs="Arial"/>
          <w:sz w:val="23"/>
        </w:rPr>
        <w:t xml:space="preserve">, </w:t>
      </w:r>
      <w:r>
        <w:rPr>
          <w:rFonts w:ascii="Arial" w:hAnsi="Arial" w:cs="Arial"/>
          <w:sz w:val="23"/>
        </w:rPr>
        <w:t>寄往</w:t>
      </w:r>
      <w:r>
        <w:rPr>
          <w:rFonts w:ascii="Arial" w:hAnsi="Arial" w:cs="Arial" w:hint="eastAsia"/>
          <w:sz w:val="23"/>
        </w:rPr>
        <w:t>本</w:t>
      </w:r>
      <w:r>
        <w:rPr>
          <w:rFonts w:ascii="Arial" w:hAnsi="Arial" w:cs="Arial"/>
          <w:sz w:val="23"/>
        </w:rPr>
        <w:t>所。</w:t>
      </w:r>
      <w:r>
        <w:rPr>
          <w:rFonts w:ascii="Arial" w:hAnsi="Arial" w:cs="Arial" w:hint="eastAsia"/>
          <w:sz w:val="23"/>
        </w:rPr>
        <w:t>若由授权代表签署的</w:t>
      </w:r>
      <w:r>
        <w:rPr>
          <w:rFonts w:ascii="Arial" w:hAnsi="Arial" w:cs="Arial" w:hint="eastAsia"/>
          <w:sz w:val="23"/>
        </w:rPr>
        <w:t xml:space="preserve">, </w:t>
      </w:r>
      <w:r>
        <w:rPr>
          <w:rFonts w:ascii="Arial" w:hAnsi="Arial" w:cs="Arial" w:hint="eastAsia"/>
          <w:sz w:val="23"/>
        </w:rPr>
        <w:t>烦请另行提供授权委托书。</w:t>
      </w:r>
    </w:p>
    <w:p w14:paraId="443FB635" w14:textId="77777777" w:rsidR="008763A1" w:rsidRDefault="008763A1">
      <w:pPr>
        <w:adjustRightInd w:val="0"/>
        <w:snapToGrid w:val="0"/>
        <w:spacing w:line="276" w:lineRule="auto"/>
        <w:rPr>
          <w:rFonts w:ascii="Arial" w:hAnsi="Arial" w:cs="Arial"/>
          <w:sz w:val="23"/>
        </w:rPr>
      </w:pPr>
    </w:p>
    <w:p w14:paraId="5B3DD8C2" w14:textId="77777777" w:rsidR="008763A1" w:rsidRDefault="001620BF">
      <w:pPr>
        <w:adjustRightInd w:val="0"/>
        <w:snapToGrid w:val="0"/>
        <w:spacing w:line="276" w:lineRule="auto"/>
        <w:ind w:firstLineChars="200" w:firstLine="460"/>
        <w:rPr>
          <w:rFonts w:ascii="Arial" w:hAnsi="Arial" w:cs="Arial"/>
          <w:sz w:val="23"/>
        </w:rPr>
      </w:pPr>
      <w:r>
        <w:rPr>
          <w:rFonts w:ascii="Arial" w:hAnsi="Arial" w:cs="Arial"/>
          <w:sz w:val="23"/>
        </w:rPr>
        <w:t>地址</w:t>
      </w:r>
      <w:r>
        <w:rPr>
          <w:rFonts w:ascii="Arial" w:hAnsi="Arial" w:cs="Arial"/>
          <w:sz w:val="23"/>
        </w:rPr>
        <w:t xml:space="preserve">: </w:t>
      </w:r>
      <w:r>
        <w:rPr>
          <w:rFonts w:ascii="Arial" w:hAnsi="Arial" w:cs="Arial"/>
          <w:sz w:val="23"/>
        </w:rPr>
        <w:t>上海市银城中路</w:t>
      </w:r>
      <w:r>
        <w:rPr>
          <w:rFonts w:ascii="Arial" w:hAnsi="Arial" w:cs="Arial"/>
          <w:sz w:val="23"/>
        </w:rPr>
        <w:t>68</w:t>
      </w:r>
      <w:r>
        <w:rPr>
          <w:rFonts w:ascii="Arial" w:hAnsi="Arial" w:cs="Arial"/>
          <w:sz w:val="23"/>
        </w:rPr>
        <w:t>号时代金融中心</w:t>
      </w:r>
      <w:r>
        <w:rPr>
          <w:rFonts w:ascii="Arial" w:hAnsi="Arial" w:cs="Arial"/>
          <w:sz w:val="23"/>
        </w:rPr>
        <w:t>20</w:t>
      </w:r>
      <w:r>
        <w:rPr>
          <w:rFonts w:ascii="Arial" w:hAnsi="Arial" w:cs="Arial"/>
          <w:sz w:val="23"/>
        </w:rPr>
        <w:t>楼</w:t>
      </w:r>
      <w:r>
        <w:rPr>
          <w:rFonts w:ascii="Arial" w:hAnsi="Arial" w:cs="Arial"/>
          <w:sz w:val="23"/>
        </w:rPr>
        <w:t xml:space="preserve"> </w:t>
      </w:r>
      <w:r>
        <w:rPr>
          <w:rFonts w:ascii="Arial" w:hAnsi="Arial" w:cs="Arial" w:hint="eastAsia"/>
          <w:sz w:val="23"/>
        </w:rPr>
        <w:t xml:space="preserve">   </w:t>
      </w:r>
      <w:r>
        <w:rPr>
          <w:rFonts w:ascii="Arial" w:hAnsi="Arial" w:cs="Arial"/>
          <w:sz w:val="23"/>
        </w:rPr>
        <w:t>邮编</w:t>
      </w:r>
      <w:r>
        <w:rPr>
          <w:rFonts w:ascii="Arial" w:hAnsi="Arial" w:cs="Arial"/>
          <w:sz w:val="23"/>
        </w:rPr>
        <w:t>: 200120</w:t>
      </w:r>
    </w:p>
    <w:p w14:paraId="6EB16B95" w14:textId="77777777" w:rsidR="008763A1" w:rsidRDefault="001620BF">
      <w:pPr>
        <w:adjustRightInd w:val="0"/>
        <w:snapToGrid w:val="0"/>
        <w:spacing w:line="276" w:lineRule="auto"/>
        <w:ind w:firstLineChars="200" w:firstLine="460"/>
        <w:rPr>
          <w:rFonts w:ascii="Arial" w:hAnsi="Arial" w:cs="Arial"/>
          <w:sz w:val="23"/>
        </w:rPr>
      </w:pPr>
      <w:r>
        <w:rPr>
          <w:rFonts w:ascii="Arial" w:hAnsi="Arial" w:cs="Arial"/>
          <w:sz w:val="23"/>
        </w:rPr>
        <w:t>联系人</w:t>
      </w:r>
      <w:r>
        <w:rPr>
          <w:rFonts w:ascii="Arial" w:hAnsi="Arial" w:cs="Arial"/>
          <w:sz w:val="23"/>
        </w:rPr>
        <w:t xml:space="preserve">: </w:t>
      </w:r>
      <w:r>
        <w:rPr>
          <w:rFonts w:ascii="Arial" w:hAnsi="Arial" w:cs="Arial" w:hint="eastAsia"/>
          <w:sz w:val="23"/>
        </w:rPr>
        <w:t>陈露</w:t>
      </w:r>
      <w:r>
        <w:rPr>
          <w:rFonts w:ascii="Arial" w:hAnsi="Arial" w:cs="Arial" w:hint="eastAsia"/>
          <w:sz w:val="23"/>
        </w:rPr>
        <w:t xml:space="preserve">       </w:t>
      </w:r>
      <w:r>
        <w:rPr>
          <w:rFonts w:ascii="Arial" w:hAnsi="Arial" w:cs="Arial"/>
          <w:sz w:val="23"/>
        </w:rPr>
        <w:t>电话</w:t>
      </w:r>
      <w:r>
        <w:rPr>
          <w:rFonts w:ascii="Arial" w:hAnsi="Arial" w:cs="Arial"/>
          <w:sz w:val="23"/>
        </w:rPr>
        <w:t xml:space="preserve">: 18906435920 </w:t>
      </w:r>
      <w:r>
        <w:rPr>
          <w:rFonts w:ascii="Arial" w:hAnsi="Arial" w:cs="Arial" w:hint="eastAsia"/>
          <w:sz w:val="23"/>
        </w:rPr>
        <w:t xml:space="preserve">     </w:t>
      </w:r>
      <w:r>
        <w:rPr>
          <w:rFonts w:ascii="Arial" w:hAnsi="Arial" w:cs="Arial"/>
          <w:sz w:val="23"/>
        </w:rPr>
        <w:t>传真</w:t>
      </w:r>
      <w:r>
        <w:rPr>
          <w:rFonts w:ascii="Arial" w:hAnsi="Arial" w:cs="Arial"/>
          <w:sz w:val="23"/>
        </w:rPr>
        <w:t>: 021-313</w:t>
      </w:r>
      <w:r>
        <w:rPr>
          <w:rFonts w:ascii="Arial" w:hAnsi="Arial" w:cs="Arial" w:hint="eastAsia"/>
          <w:sz w:val="23"/>
        </w:rPr>
        <w:t>5</w:t>
      </w:r>
      <w:r>
        <w:rPr>
          <w:rFonts w:ascii="Arial" w:hAnsi="Arial" w:cs="Arial"/>
          <w:sz w:val="23"/>
        </w:rPr>
        <w:t>8600</w:t>
      </w:r>
    </w:p>
    <w:p w14:paraId="27791C8E" w14:textId="77777777" w:rsidR="008763A1" w:rsidRDefault="008763A1">
      <w:pPr>
        <w:adjustRightInd w:val="0"/>
        <w:snapToGrid w:val="0"/>
        <w:spacing w:line="276" w:lineRule="auto"/>
        <w:rPr>
          <w:rFonts w:ascii="Arial" w:hAnsi="Arial" w:cs="Arial"/>
          <w:sz w:val="23"/>
        </w:rPr>
      </w:pPr>
    </w:p>
    <w:p w14:paraId="6C493CF0" w14:textId="77777777" w:rsidR="008763A1" w:rsidRDefault="008763A1">
      <w:pPr>
        <w:adjustRightInd w:val="0"/>
        <w:snapToGrid w:val="0"/>
        <w:spacing w:line="276" w:lineRule="auto"/>
        <w:rPr>
          <w:rFonts w:ascii="Arial" w:hAnsi="Arial" w:cs="Arial"/>
          <w:sz w:val="23"/>
        </w:rPr>
      </w:pPr>
    </w:p>
    <w:p w14:paraId="50B3BCB8" w14:textId="77777777" w:rsidR="008763A1" w:rsidRDefault="001620BF">
      <w:pPr>
        <w:adjustRightInd w:val="0"/>
        <w:snapToGrid w:val="0"/>
        <w:spacing w:line="276" w:lineRule="auto"/>
        <w:ind w:leftChars="2200" w:left="4620"/>
        <w:rPr>
          <w:rFonts w:ascii="Arial" w:hAnsi="Arial" w:cs="Arial"/>
          <w:sz w:val="23"/>
        </w:rPr>
      </w:pPr>
      <w:r>
        <w:rPr>
          <w:rFonts w:ascii="Arial" w:hAnsi="Arial" w:cs="Arial"/>
          <w:sz w:val="23"/>
        </w:rPr>
        <w:t>上海市通力律师事务所</w:t>
      </w:r>
      <w:r>
        <w:rPr>
          <w:rFonts w:ascii="Arial" w:hAnsi="Arial" w:cs="Arial"/>
          <w:sz w:val="23"/>
        </w:rPr>
        <w:t>(</w:t>
      </w:r>
      <w:r>
        <w:rPr>
          <w:rFonts w:ascii="Arial" w:hAnsi="Arial" w:cs="Arial" w:hint="eastAsia"/>
          <w:sz w:val="23"/>
        </w:rPr>
        <w:t>公章</w:t>
      </w:r>
      <w:r>
        <w:rPr>
          <w:rFonts w:ascii="Arial" w:hAnsi="Arial" w:cs="Arial"/>
          <w:sz w:val="23"/>
        </w:rPr>
        <w:t>)</w:t>
      </w:r>
    </w:p>
    <w:p w14:paraId="1A5BD0AA" w14:textId="77777777" w:rsidR="008763A1" w:rsidRDefault="008763A1">
      <w:pPr>
        <w:adjustRightInd w:val="0"/>
        <w:snapToGrid w:val="0"/>
        <w:spacing w:line="276" w:lineRule="auto"/>
        <w:rPr>
          <w:rFonts w:ascii="Arial" w:hAnsi="Arial" w:cs="Arial"/>
          <w:sz w:val="23"/>
        </w:rPr>
      </w:pPr>
    </w:p>
    <w:p w14:paraId="4F60B9DC" w14:textId="77777777" w:rsidR="008763A1" w:rsidRDefault="001620BF">
      <w:pPr>
        <w:adjustRightInd w:val="0"/>
        <w:snapToGrid w:val="0"/>
        <w:spacing w:line="276" w:lineRule="auto"/>
        <w:ind w:leftChars="2200" w:left="4620"/>
        <w:rPr>
          <w:rFonts w:ascii="Arial" w:hAnsi="Arial" w:cs="Arial"/>
          <w:sz w:val="23"/>
        </w:rPr>
      </w:pPr>
      <w:r>
        <w:rPr>
          <w:rFonts w:ascii="Arial" w:hAnsi="Arial" w:cs="Arial"/>
          <w:sz w:val="23"/>
        </w:rPr>
        <w:t>经办律师</w:t>
      </w:r>
      <w:r>
        <w:rPr>
          <w:rFonts w:ascii="Arial" w:hAnsi="Arial" w:cs="Arial"/>
          <w:sz w:val="23"/>
        </w:rPr>
        <w:t>:  ______________</w:t>
      </w:r>
    </w:p>
    <w:p w14:paraId="4CC71E4A" w14:textId="77777777" w:rsidR="008763A1" w:rsidRDefault="008763A1">
      <w:pPr>
        <w:adjustRightInd w:val="0"/>
        <w:snapToGrid w:val="0"/>
        <w:spacing w:line="276" w:lineRule="auto"/>
        <w:rPr>
          <w:rFonts w:ascii="Arial" w:hAnsi="Arial" w:cs="Arial"/>
          <w:sz w:val="23"/>
        </w:rPr>
      </w:pPr>
    </w:p>
    <w:p w14:paraId="0DE1CFE8" w14:textId="51CFC0C7" w:rsidR="008763A1" w:rsidRDefault="001620BF">
      <w:pPr>
        <w:adjustRightInd w:val="0"/>
        <w:snapToGrid w:val="0"/>
        <w:spacing w:line="276" w:lineRule="auto"/>
        <w:ind w:leftChars="2200" w:left="4620"/>
        <w:rPr>
          <w:rFonts w:ascii="Arial" w:hAnsi="Arial" w:cs="Arial"/>
          <w:sz w:val="23"/>
        </w:rPr>
      </w:pPr>
      <w:r>
        <w:rPr>
          <w:rFonts w:ascii="Arial" w:hAnsi="Arial" w:cs="Arial"/>
          <w:sz w:val="23"/>
        </w:rPr>
        <w:t>二</w:t>
      </w:r>
      <w:r>
        <w:rPr>
          <w:rFonts w:ascii="Arial" w:hAnsi="Arial" w:cs="Arial" w:hint="eastAsia"/>
          <w:sz w:val="23"/>
        </w:rPr>
        <w:t>○</w:t>
      </w:r>
      <w:r>
        <w:rPr>
          <w:rFonts w:ascii="Arial" w:hAnsi="Arial" w:cs="Arial"/>
          <w:sz w:val="23"/>
        </w:rPr>
        <w:t>二</w:t>
      </w:r>
      <w:r w:rsidR="003B0D7D">
        <w:rPr>
          <w:rFonts w:ascii="Arial" w:hAnsi="Arial" w:cs="Arial" w:hint="eastAsia"/>
          <w:sz w:val="23"/>
        </w:rPr>
        <w:t>六</w:t>
      </w:r>
      <w:r>
        <w:rPr>
          <w:rFonts w:ascii="Arial" w:hAnsi="Arial" w:cs="Arial"/>
          <w:sz w:val="23"/>
        </w:rPr>
        <w:t>年</w:t>
      </w:r>
      <w:r>
        <w:rPr>
          <w:rFonts w:ascii="Arial" w:hAnsi="Arial" w:cs="Arial" w:hint="eastAsia"/>
          <w:sz w:val="23"/>
        </w:rPr>
        <w:t>X</w:t>
      </w:r>
      <w:r>
        <w:rPr>
          <w:rFonts w:ascii="Arial" w:hAnsi="Arial" w:cs="Arial" w:hint="eastAsia"/>
          <w:sz w:val="23"/>
        </w:rPr>
        <w:t>月</w:t>
      </w:r>
      <w:r>
        <w:rPr>
          <w:rFonts w:ascii="Arial" w:hAnsi="Arial" w:cs="Arial" w:hint="eastAsia"/>
          <w:sz w:val="23"/>
        </w:rPr>
        <w:t>X</w:t>
      </w:r>
      <w:r>
        <w:rPr>
          <w:rFonts w:ascii="Arial" w:hAnsi="Arial" w:cs="Arial" w:hint="eastAsia"/>
          <w:sz w:val="23"/>
        </w:rPr>
        <w:t>日</w:t>
      </w:r>
      <w:r>
        <w:rPr>
          <w:rFonts w:ascii="Arial" w:hAnsi="Arial" w:cs="Arial"/>
          <w:sz w:val="23"/>
        </w:rPr>
        <w:br w:type="page"/>
      </w:r>
    </w:p>
    <w:p w14:paraId="2AF1B4A6" w14:textId="77777777" w:rsidR="008763A1" w:rsidRDefault="001620BF">
      <w:pPr>
        <w:adjustRightInd w:val="0"/>
        <w:snapToGrid w:val="0"/>
        <w:spacing w:line="276" w:lineRule="auto"/>
        <w:jc w:val="center"/>
        <w:rPr>
          <w:rFonts w:ascii="Arial" w:eastAsia="黑体" w:hAnsi="Arial" w:cs="Arial"/>
          <w:b/>
          <w:bCs/>
          <w:sz w:val="32"/>
          <w:szCs w:val="32"/>
        </w:rPr>
      </w:pPr>
      <w:proofErr w:type="gramStart"/>
      <w:r>
        <w:rPr>
          <w:rFonts w:ascii="Arial" w:eastAsia="黑体" w:hAnsi="Arial" w:cs="Arial"/>
          <w:b/>
          <w:bCs/>
          <w:sz w:val="32"/>
          <w:szCs w:val="32"/>
        </w:rPr>
        <w:lastRenderedPageBreak/>
        <w:t>询</w:t>
      </w:r>
      <w:proofErr w:type="gramEnd"/>
      <w:r>
        <w:rPr>
          <w:rFonts w:ascii="Arial" w:eastAsia="黑体" w:hAnsi="Arial" w:cs="Arial"/>
          <w:b/>
          <w:bCs/>
          <w:sz w:val="32"/>
          <w:szCs w:val="32"/>
        </w:rPr>
        <w:t>证函复函</w:t>
      </w:r>
    </w:p>
    <w:p w14:paraId="15AC1515" w14:textId="77777777" w:rsidR="008763A1" w:rsidRDefault="008763A1">
      <w:pPr>
        <w:adjustRightInd w:val="0"/>
        <w:snapToGrid w:val="0"/>
        <w:spacing w:line="276" w:lineRule="auto"/>
        <w:jc w:val="center"/>
        <w:rPr>
          <w:rFonts w:ascii="Arial" w:eastAsia="黑体" w:hAnsi="Arial" w:cs="Arial"/>
          <w:b/>
          <w:bCs/>
          <w:sz w:val="32"/>
          <w:szCs w:val="32"/>
        </w:rPr>
      </w:pPr>
    </w:p>
    <w:p w14:paraId="05B172C4" w14:textId="77777777" w:rsidR="008763A1" w:rsidRDefault="001620BF">
      <w:pPr>
        <w:tabs>
          <w:tab w:val="left" w:pos="540"/>
          <w:tab w:val="left" w:pos="720"/>
        </w:tabs>
        <w:adjustRightInd w:val="0"/>
        <w:snapToGrid w:val="0"/>
        <w:spacing w:line="276" w:lineRule="auto"/>
        <w:rPr>
          <w:rFonts w:ascii="Arial" w:eastAsia="黑体" w:hAnsi="Arial" w:cs="Arial"/>
          <w:b/>
          <w:bCs/>
          <w:sz w:val="23"/>
          <w:szCs w:val="23"/>
        </w:rPr>
      </w:pPr>
      <w:r>
        <w:rPr>
          <w:rFonts w:ascii="Arial" w:eastAsia="黑体" w:hAnsi="Arial" w:cs="Arial"/>
          <w:b/>
          <w:bCs/>
          <w:sz w:val="23"/>
          <w:szCs w:val="23"/>
        </w:rPr>
        <w:t>致</w:t>
      </w:r>
      <w:r>
        <w:rPr>
          <w:rFonts w:ascii="Arial" w:eastAsia="黑体" w:hAnsi="Arial" w:cs="Arial"/>
          <w:b/>
          <w:bCs/>
          <w:sz w:val="23"/>
          <w:szCs w:val="23"/>
        </w:rPr>
        <w:t xml:space="preserve">: </w:t>
      </w:r>
      <w:r>
        <w:rPr>
          <w:rFonts w:ascii="Arial" w:eastAsia="黑体" w:hAnsi="Arial" w:cs="Arial"/>
          <w:b/>
          <w:bCs/>
          <w:sz w:val="23"/>
          <w:szCs w:val="23"/>
        </w:rPr>
        <w:tab/>
      </w:r>
      <w:r>
        <w:rPr>
          <w:rFonts w:ascii="Arial" w:eastAsia="黑体" w:hAnsi="Arial" w:cs="Arial"/>
          <w:b/>
          <w:bCs/>
          <w:sz w:val="23"/>
          <w:szCs w:val="23"/>
        </w:rPr>
        <w:t>上海市通力律师事务所</w:t>
      </w:r>
    </w:p>
    <w:p w14:paraId="038C7C29" w14:textId="77777777" w:rsidR="008763A1" w:rsidRDefault="008763A1">
      <w:pPr>
        <w:tabs>
          <w:tab w:val="left" w:pos="540"/>
        </w:tabs>
        <w:adjustRightInd w:val="0"/>
        <w:snapToGrid w:val="0"/>
        <w:spacing w:line="276" w:lineRule="auto"/>
        <w:rPr>
          <w:rFonts w:ascii="Arial" w:eastAsia="黑体" w:hAnsi="Arial" w:cs="Arial"/>
          <w:b/>
          <w:bCs/>
          <w:sz w:val="23"/>
          <w:szCs w:val="23"/>
        </w:rPr>
      </w:pPr>
    </w:p>
    <w:p w14:paraId="3F83D1CA" w14:textId="5619894A" w:rsidR="008763A1" w:rsidRDefault="001620BF">
      <w:pPr>
        <w:tabs>
          <w:tab w:val="left" w:pos="540"/>
        </w:tabs>
        <w:adjustRightInd w:val="0"/>
        <w:snapToGrid w:val="0"/>
        <w:spacing w:line="276" w:lineRule="auto"/>
        <w:rPr>
          <w:rFonts w:ascii="Arial" w:eastAsia="黑体" w:hAnsi="Arial" w:cs="Arial"/>
          <w:b/>
          <w:bCs/>
          <w:sz w:val="23"/>
          <w:szCs w:val="23"/>
        </w:rPr>
      </w:pPr>
      <w:r>
        <w:rPr>
          <w:rFonts w:ascii="Arial" w:eastAsia="黑体" w:hAnsi="Arial" w:cs="Arial"/>
          <w:b/>
          <w:bCs/>
          <w:sz w:val="23"/>
          <w:szCs w:val="23"/>
        </w:rPr>
        <w:t>关于</w:t>
      </w:r>
      <w:r>
        <w:rPr>
          <w:rFonts w:ascii="Arial" w:eastAsia="黑体" w:hAnsi="Arial" w:cs="Arial"/>
          <w:b/>
          <w:bCs/>
          <w:sz w:val="23"/>
          <w:szCs w:val="23"/>
        </w:rPr>
        <w:t xml:space="preserve">:  </w:t>
      </w:r>
      <w:r>
        <w:rPr>
          <w:rFonts w:ascii="Arial" w:eastAsia="黑体" w:hAnsi="Arial" w:cs="Arial"/>
          <w:b/>
          <w:bCs/>
          <w:sz w:val="23"/>
          <w:szCs w:val="23"/>
          <w:u w:val="single"/>
        </w:rPr>
        <w:t>申请募集</w:t>
      </w:r>
      <w:del w:id="9" w:author="罗依灵" w:date="2026-01-26T21:17:00Z">
        <w:r w:rsidDel="00B92D92">
          <w:rPr>
            <w:rFonts w:ascii="Arial" w:eastAsia="黑体" w:hAnsi="Arial" w:cs="Arial" w:hint="eastAsia"/>
            <w:b/>
            <w:bCs/>
            <w:sz w:val="23"/>
            <w:szCs w:val="23"/>
            <w:u w:val="single"/>
          </w:rPr>
          <w:delText>南方上证科创板计算机主题交易型开放式指数证券投资基金联接基金</w:delText>
        </w:r>
      </w:del>
      <w:ins w:id="10" w:author="罗依灵" w:date="2026-01-26T21:17:00Z">
        <w:r w:rsidR="00B92D92">
          <w:rPr>
            <w:rFonts w:ascii="Arial" w:eastAsia="黑体" w:hAnsi="Arial" w:cs="Arial" w:hint="eastAsia"/>
            <w:b/>
            <w:bCs/>
            <w:sz w:val="23"/>
            <w:szCs w:val="23"/>
            <w:u w:val="single"/>
          </w:rPr>
          <w:t>南方</w:t>
        </w:r>
      </w:ins>
      <w:ins w:id="11" w:author="罗依灵" w:date="2026-02-04T13:22:00Z">
        <w:r w:rsidR="008C768B">
          <w:rPr>
            <w:rFonts w:ascii="Arial" w:eastAsia="黑体" w:hAnsi="Arial" w:cs="Arial" w:hint="eastAsia"/>
            <w:b/>
            <w:bCs/>
            <w:sz w:val="23"/>
            <w:szCs w:val="23"/>
            <w:u w:val="single"/>
          </w:rPr>
          <w:t>{{</w:t>
        </w:r>
        <w:r w:rsidR="008C768B">
          <w:rPr>
            <w:rFonts w:ascii="Arial" w:eastAsia="黑体" w:hAnsi="Arial" w:cs="Arial" w:hint="eastAsia"/>
            <w:b/>
            <w:bCs/>
            <w:sz w:val="23"/>
            <w:szCs w:val="23"/>
            <w:u w:val="single"/>
          </w:rPr>
          <w:t>指数名称</w:t>
        </w:r>
        <w:r w:rsidR="008C768B">
          <w:rPr>
            <w:rFonts w:ascii="Arial" w:eastAsia="黑体" w:hAnsi="Arial" w:cs="Arial" w:hint="eastAsia"/>
            <w:b/>
            <w:bCs/>
            <w:sz w:val="23"/>
            <w:szCs w:val="23"/>
            <w:u w:val="single"/>
          </w:rPr>
          <w:t>}}</w:t>
        </w:r>
      </w:ins>
      <w:ins w:id="12" w:author="罗依灵" w:date="2026-01-26T21:17:00Z">
        <w:r w:rsidR="00B92D92">
          <w:rPr>
            <w:rFonts w:ascii="Arial" w:eastAsia="黑体" w:hAnsi="Arial" w:cs="Arial" w:hint="eastAsia"/>
            <w:b/>
            <w:bCs/>
            <w:sz w:val="23"/>
            <w:szCs w:val="23"/>
            <w:u w:val="single"/>
          </w:rPr>
          <w:t>交易型开放式指数证券投资基金发起式联接基金</w:t>
        </w:r>
      </w:ins>
      <w:r>
        <w:rPr>
          <w:rFonts w:ascii="Arial" w:eastAsia="黑体" w:hAnsi="Arial" w:cs="Arial"/>
          <w:b/>
          <w:bCs/>
          <w:sz w:val="23"/>
          <w:szCs w:val="23"/>
          <w:u w:val="single"/>
        </w:rPr>
        <w:t>之</w:t>
      </w:r>
      <w:r>
        <w:rPr>
          <w:rFonts w:ascii="Arial" w:eastAsia="黑体" w:hAnsi="Arial" w:cs="Arial" w:hint="eastAsia"/>
          <w:b/>
          <w:bCs/>
          <w:sz w:val="23"/>
          <w:szCs w:val="23"/>
          <w:u w:val="single"/>
        </w:rPr>
        <w:t>基金</w:t>
      </w:r>
      <w:r>
        <w:rPr>
          <w:rFonts w:ascii="Arial" w:eastAsia="黑体" w:hAnsi="Arial" w:cs="Arial"/>
          <w:b/>
          <w:bCs/>
          <w:sz w:val="23"/>
          <w:szCs w:val="23"/>
          <w:u w:val="single"/>
        </w:rPr>
        <w:t>管理人资格</w:t>
      </w:r>
    </w:p>
    <w:p w14:paraId="3F140242" w14:textId="77777777" w:rsidR="008763A1" w:rsidRDefault="008763A1">
      <w:pPr>
        <w:tabs>
          <w:tab w:val="left" w:pos="360"/>
        </w:tabs>
        <w:adjustRightInd w:val="0"/>
        <w:snapToGrid w:val="0"/>
        <w:spacing w:line="276" w:lineRule="auto"/>
        <w:rPr>
          <w:rFonts w:ascii="Arial" w:hAnsi="Arial" w:cs="Arial"/>
          <w:color w:val="000000"/>
          <w:sz w:val="23"/>
        </w:rPr>
      </w:pPr>
    </w:p>
    <w:p w14:paraId="7DA76993" w14:textId="2BCECA54" w:rsidR="008763A1" w:rsidRDefault="001620BF">
      <w:pPr>
        <w:tabs>
          <w:tab w:val="left" w:pos="360"/>
        </w:tabs>
        <w:adjustRightInd w:val="0"/>
        <w:snapToGrid w:val="0"/>
        <w:spacing w:line="276" w:lineRule="auto"/>
        <w:ind w:firstLineChars="206" w:firstLine="474"/>
        <w:rPr>
          <w:rFonts w:ascii="Arial" w:hAnsi="Arial" w:cs="Arial"/>
          <w:sz w:val="23"/>
        </w:rPr>
      </w:pPr>
      <w:r>
        <w:rPr>
          <w:rFonts w:ascii="Arial" w:hAnsi="Arial" w:cs="Arial"/>
          <w:color w:val="000000"/>
          <w:sz w:val="23"/>
        </w:rPr>
        <w:t>贵所将为本公司申请募集</w:t>
      </w:r>
      <w:del w:id="13" w:author="罗依灵" w:date="2026-01-26T21:17:00Z">
        <w:r w:rsidDel="00B92D92">
          <w:rPr>
            <w:rFonts w:ascii="Arial" w:hAnsi="Arial" w:cs="Arial" w:hint="eastAsia"/>
            <w:bCs/>
            <w:color w:val="000000"/>
            <w:sz w:val="23"/>
          </w:rPr>
          <w:delText>南方上证科创板计算机主题交易型开放式指数证券投资基金联接基金</w:delText>
        </w:r>
      </w:del>
      <w:ins w:id="14" w:author="罗依灵" w:date="2026-01-26T21:17:00Z">
        <w:r w:rsidR="00B92D92">
          <w:rPr>
            <w:rFonts w:ascii="Arial" w:hAnsi="Arial" w:cs="Arial" w:hint="eastAsia"/>
            <w:bCs/>
            <w:color w:val="000000"/>
            <w:sz w:val="23"/>
          </w:rPr>
          <w:t>南方</w:t>
        </w:r>
      </w:ins>
      <w:ins w:id="15" w:author="罗依灵" w:date="2026-02-04T13:22:00Z">
        <w:r w:rsidR="008C768B">
          <w:rPr>
            <w:rFonts w:ascii="Arial" w:hAnsi="Arial" w:cs="Arial" w:hint="eastAsia"/>
            <w:bCs/>
            <w:color w:val="000000"/>
            <w:sz w:val="23"/>
          </w:rPr>
          <w:t>{{</w:t>
        </w:r>
        <w:r w:rsidR="008C768B">
          <w:rPr>
            <w:rFonts w:ascii="Arial" w:hAnsi="Arial" w:cs="Arial" w:hint="eastAsia"/>
            <w:bCs/>
            <w:color w:val="000000"/>
            <w:sz w:val="23"/>
          </w:rPr>
          <w:t>指数名称</w:t>
        </w:r>
        <w:r w:rsidR="008C768B">
          <w:rPr>
            <w:rFonts w:ascii="Arial" w:hAnsi="Arial" w:cs="Arial" w:hint="eastAsia"/>
            <w:bCs/>
            <w:color w:val="000000"/>
            <w:sz w:val="23"/>
          </w:rPr>
          <w:t>}}</w:t>
        </w:r>
      </w:ins>
      <w:ins w:id="16" w:author="罗依灵" w:date="2026-01-26T21:17:00Z">
        <w:r w:rsidR="00B92D92">
          <w:rPr>
            <w:rFonts w:ascii="Arial" w:hAnsi="Arial" w:cs="Arial" w:hint="eastAsia"/>
            <w:bCs/>
            <w:color w:val="000000"/>
            <w:sz w:val="23"/>
          </w:rPr>
          <w:t>交易型开放式指数证券投资基金发起式联接基金</w:t>
        </w:r>
      </w:ins>
      <w:r>
        <w:rPr>
          <w:rFonts w:ascii="Arial" w:hAnsi="Arial" w:cs="Arial"/>
          <w:color w:val="000000"/>
          <w:sz w:val="23"/>
        </w:rPr>
        <w:t>(</w:t>
      </w:r>
      <w:r>
        <w:rPr>
          <w:rFonts w:ascii="Arial" w:hAnsi="Arial" w:cs="Arial"/>
          <w:color w:val="000000"/>
          <w:sz w:val="23"/>
        </w:rPr>
        <w:t>以下简称</w:t>
      </w:r>
      <w:r>
        <w:rPr>
          <w:rFonts w:ascii="Arial" w:hAnsi="Arial" w:cs="Arial" w:hint="eastAsia"/>
          <w:sz w:val="23"/>
        </w:rPr>
        <w:t>“</w:t>
      </w:r>
      <w:r>
        <w:rPr>
          <w:rFonts w:ascii="Arial" w:hAnsi="Arial" w:cs="Arial"/>
          <w:sz w:val="23"/>
        </w:rPr>
        <w:t>本基金</w:t>
      </w:r>
      <w:r>
        <w:rPr>
          <w:rFonts w:ascii="Arial" w:hAnsi="Arial" w:cs="Arial" w:hint="eastAsia"/>
          <w:sz w:val="23"/>
        </w:rPr>
        <w:t>”</w:t>
      </w:r>
      <w:r>
        <w:rPr>
          <w:rFonts w:ascii="Arial" w:hAnsi="Arial" w:cs="Arial"/>
          <w:sz w:val="23"/>
        </w:rPr>
        <w:t>)</w:t>
      </w:r>
      <w:r>
        <w:rPr>
          <w:rFonts w:ascii="Arial" w:hAnsi="Arial" w:cs="Arial"/>
          <w:sz w:val="23"/>
        </w:rPr>
        <w:t>出具法律意见书</w:t>
      </w:r>
      <w:r>
        <w:rPr>
          <w:rFonts w:ascii="Arial" w:hAnsi="Arial" w:cs="Arial"/>
          <w:sz w:val="23"/>
        </w:rPr>
        <w:t xml:space="preserve">, </w:t>
      </w:r>
      <w:r>
        <w:rPr>
          <w:rFonts w:ascii="Arial" w:hAnsi="Arial" w:cs="Arial"/>
          <w:sz w:val="23"/>
        </w:rPr>
        <w:t>就本公司符合担任本</w:t>
      </w:r>
      <w:proofErr w:type="gramStart"/>
      <w:r>
        <w:rPr>
          <w:rFonts w:ascii="Arial" w:hAnsi="Arial" w:cs="Arial"/>
          <w:sz w:val="23"/>
        </w:rPr>
        <w:t>基金</w:t>
      </w:r>
      <w:r>
        <w:rPr>
          <w:rFonts w:ascii="Arial" w:hAnsi="Arial" w:cs="Arial" w:hint="eastAsia"/>
          <w:sz w:val="23"/>
        </w:rPr>
        <w:t>基金</w:t>
      </w:r>
      <w:proofErr w:type="gramEnd"/>
      <w:r>
        <w:rPr>
          <w:rFonts w:ascii="Arial" w:hAnsi="Arial" w:cs="Arial"/>
          <w:sz w:val="23"/>
        </w:rPr>
        <w:t>管理人的资格问题</w:t>
      </w:r>
      <w:r>
        <w:rPr>
          <w:rFonts w:ascii="Arial" w:hAnsi="Arial" w:cs="Arial"/>
          <w:sz w:val="23"/>
        </w:rPr>
        <w:t xml:space="preserve">, </w:t>
      </w:r>
      <w:r>
        <w:rPr>
          <w:rFonts w:ascii="Arial" w:hAnsi="Arial" w:cs="Arial"/>
          <w:sz w:val="23"/>
        </w:rPr>
        <w:t>本公司针对贵所的《询证函》确认如下</w:t>
      </w:r>
      <w:r>
        <w:rPr>
          <w:rFonts w:ascii="Arial" w:hAnsi="Arial" w:cs="Arial"/>
          <w:sz w:val="23"/>
        </w:rPr>
        <w:t xml:space="preserve">: </w:t>
      </w:r>
    </w:p>
    <w:p w14:paraId="1A8A372C" w14:textId="77777777" w:rsidR="008763A1" w:rsidRDefault="008763A1">
      <w:pPr>
        <w:adjustRightInd w:val="0"/>
        <w:snapToGrid w:val="0"/>
        <w:spacing w:line="276" w:lineRule="auto"/>
        <w:rPr>
          <w:rFonts w:ascii="Arial" w:hAnsi="Arial" w:cs="Arial"/>
          <w:sz w:val="23"/>
        </w:rPr>
      </w:pPr>
    </w:p>
    <w:p w14:paraId="437355BF" w14:textId="77777777" w:rsidR="008763A1" w:rsidRDefault="001620BF">
      <w:pPr>
        <w:numPr>
          <w:ilvl w:val="0"/>
          <w:numId w:val="2"/>
        </w:numPr>
        <w:tabs>
          <w:tab w:val="clear" w:pos="360"/>
          <w:tab w:val="left" w:pos="672"/>
        </w:tabs>
        <w:adjustRightInd w:val="0"/>
        <w:snapToGrid w:val="0"/>
        <w:spacing w:line="276" w:lineRule="auto"/>
        <w:ind w:left="672" w:hanging="658"/>
        <w:rPr>
          <w:rFonts w:ascii="Arial" w:hAnsi="Arial" w:cs="Arial"/>
          <w:sz w:val="23"/>
        </w:rPr>
      </w:pPr>
      <w:r>
        <w:rPr>
          <w:rFonts w:ascii="Arial" w:hAnsi="Arial" w:cs="Arial" w:hint="eastAsia"/>
          <w:sz w:val="23"/>
        </w:rPr>
        <w:t>贵</w:t>
      </w:r>
      <w:r>
        <w:rPr>
          <w:rFonts w:ascii="Arial" w:hAnsi="Arial" w:cs="Arial"/>
          <w:sz w:val="23"/>
        </w:rPr>
        <w:t>公司是否有符合中国证监会规定的、与管理本基金相适应的基金经理等业务人员</w:t>
      </w:r>
      <w:r>
        <w:rPr>
          <w:rFonts w:ascii="Arial" w:hAnsi="Arial" w:cs="Arial"/>
          <w:sz w:val="23"/>
        </w:rPr>
        <w:t xml:space="preserve">? </w:t>
      </w:r>
      <w:r>
        <w:rPr>
          <w:rFonts w:ascii="Arial" w:hAnsi="Arial" w:cs="Arial" w:hint="eastAsia"/>
          <w:sz w:val="23"/>
        </w:rPr>
        <w:t>请注明本基金拟任基金经理姓名、是否具备担任基金经理的条件、是否在中国证券投资基金业协会注册、是否兼任其他基金的基金经理以及兼任数量</w:t>
      </w:r>
      <w:r>
        <w:rPr>
          <w:rFonts w:ascii="Arial" w:hAnsi="Arial" w:cs="Arial" w:hint="eastAsia"/>
          <w:sz w:val="23"/>
        </w:rPr>
        <w:t xml:space="preserve">; </w:t>
      </w:r>
      <w:r>
        <w:rPr>
          <w:rFonts w:ascii="Arial" w:hAnsi="Arial" w:cs="Arial" w:hint="eastAsia"/>
          <w:sz w:val="23"/>
        </w:rPr>
        <w:t>如该基金经理目前已管理</w:t>
      </w:r>
      <w:r>
        <w:rPr>
          <w:rFonts w:ascii="Arial" w:hAnsi="Arial" w:cs="Arial" w:hint="eastAsia"/>
          <w:sz w:val="23"/>
        </w:rPr>
        <w:t>3</w:t>
      </w:r>
      <w:r>
        <w:rPr>
          <w:rFonts w:ascii="Arial" w:hAnsi="Arial" w:cs="Arial" w:hint="eastAsia"/>
          <w:sz w:val="23"/>
        </w:rPr>
        <w:t>只及以上数量的基金</w:t>
      </w:r>
      <w:r>
        <w:rPr>
          <w:rFonts w:ascii="Arial" w:hAnsi="Arial" w:cs="Arial" w:hint="eastAsia"/>
          <w:sz w:val="23"/>
        </w:rPr>
        <w:t xml:space="preserve">, </w:t>
      </w:r>
      <w:r>
        <w:rPr>
          <w:rFonts w:ascii="Arial" w:hAnsi="Arial" w:cs="Arial" w:hint="eastAsia"/>
          <w:sz w:val="23"/>
        </w:rPr>
        <w:t>其再担任本基金的基金经理是否有足够的时间与精力管理本基金？请注明贵公司在投资、研究、交易、会计、风控、监察稽核等方面的人员情况。</w:t>
      </w:r>
    </w:p>
    <w:p w14:paraId="3AAD5428" w14:textId="77777777" w:rsidR="008763A1" w:rsidRDefault="008763A1">
      <w:pPr>
        <w:adjustRightInd w:val="0"/>
        <w:snapToGrid w:val="0"/>
        <w:spacing w:line="276" w:lineRule="auto"/>
        <w:rPr>
          <w:rFonts w:ascii="Arial" w:hAnsi="Arial" w:cs="Arial"/>
          <w:sz w:val="23"/>
        </w:rPr>
      </w:pPr>
    </w:p>
    <w:p w14:paraId="27FA1FD1" w14:textId="77777777" w:rsidR="008C768B" w:rsidRPr="008C768B" w:rsidRDefault="008C768B" w:rsidP="008C768B">
      <w:pPr>
        <w:adjustRightInd w:val="0"/>
        <w:snapToGrid w:val="0"/>
        <w:spacing w:line="276" w:lineRule="auto"/>
        <w:ind w:left="720"/>
        <w:rPr>
          <w:ins w:id="17" w:author="罗依灵" w:date="2026-02-04T13:23:00Z"/>
          <w:rFonts w:ascii="Arial" w:hAnsi="Arial" w:cs="Arial"/>
          <w:sz w:val="23"/>
          <w:u w:val="single"/>
        </w:rPr>
      </w:pPr>
      <w:ins w:id="18" w:author="罗依灵" w:date="2026-02-04T13:23:00Z">
        <w:r w:rsidRPr="008C768B">
          <w:rPr>
            <w:rFonts w:ascii="Arial" w:hAnsi="Arial" w:cs="Arial" w:hint="eastAsia"/>
            <w:sz w:val="23"/>
            <w:u w:val="single"/>
          </w:rPr>
          <w:t>本公司具有符合中国证监会规定的、与管理本基金相适应的基金经理等业务人员。本基金的拟任基金经理为</w:t>
        </w:r>
        <w:r w:rsidRPr="008C768B">
          <w:rPr>
            <w:rFonts w:ascii="Arial" w:hAnsi="Arial" w:cs="Arial" w:hint="eastAsia"/>
            <w:sz w:val="23"/>
            <w:u w:val="single"/>
          </w:rPr>
          <w:t>{{</w:t>
        </w:r>
        <w:r w:rsidRPr="008C768B">
          <w:rPr>
            <w:rFonts w:ascii="Arial" w:hAnsi="Arial" w:cs="Arial" w:hint="eastAsia"/>
            <w:sz w:val="23"/>
            <w:u w:val="single"/>
          </w:rPr>
          <w:t>基金经理</w:t>
        </w:r>
        <w:r w:rsidRPr="008C768B">
          <w:rPr>
            <w:rFonts w:ascii="Arial" w:hAnsi="Arial" w:cs="Arial" w:hint="eastAsia"/>
            <w:sz w:val="23"/>
            <w:u w:val="single"/>
          </w:rPr>
          <w:t>}}</w:t>
        </w:r>
        <w:r w:rsidRPr="008C768B">
          <w:rPr>
            <w:rFonts w:ascii="Arial" w:hAnsi="Arial" w:cs="Arial" w:hint="eastAsia"/>
            <w:sz w:val="23"/>
            <w:u w:val="single"/>
          </w:rPr>
          <w:t>。</w:t>
        </w:r>
      </w:ins>
    </w:p>
    <w:p w14:paraId="41A36C84" w14:textId="77777777" w:rsidR="008C768B" w:rsidRPr="008C768B" w:rsidRDefault="008C768B" w:rsidP="008C768B">
      <w:pPr>
        <w:adjustRightInd w:val="0"/>
        <w:snapToGrid w:val="0"/>
        <w:spacing w:line="276" w:lineRule="auto"/>
        <w:ind w:left="720"/>
        <w:rPr>
          <w:ins w:id="19" w:author="罗依灵" w:date="2026-02-04T13:23:00Z"/>
          <w:rFonts w:ascii="Arial" w:hAnsi="Arial" w:cs="Arial"/>
          <w:sz w:val="23"/>
          <w:u w:val="single"/>
        </w:rPr>
      </w:pPr>
      <w:ins w:id="20" w:author="罗依灵" w:date="2026-02-04T13:23:00Z">
        <w:r w:rsidRPr="008C768B">
          <w:rPr>
            <w:rFonts w:ascii="Arial" w:hAnsi="Arial" w:cs="Arial" w:hint="eastAsia"/>
            <w:sz w:val="23"/>
            <w:u w:val="single"/>
          </w:rPr>
          <w:t>{{</w:t>
        </w:r>
        <w:r w:rsidRPr="008C768B">
          <w:rPr>
            <w:rFonts w:ascii="Arial" w:hAnsi="Arial" w:cs="Arial" w:hint="eastAsia"/>
            <w:sz w:val="23"/>
            <w:u w:val="single"/>
          </w:rPr>
          <w:t>基金经理</w:t>
        </w:r>
        <w:r w:rsidRPr="008C768B">
          <w:rPr>
            <w:rFonts w:ascii="Arial" w:hAnsi="Arial" w:cs="Arial" w:hint="eastAsia"/>
            <w:sz w:val="23"/>
            <w:u w:val="single"/>
          </w:rPr>
          <w:t>}}</w:t>
        </w:r>
        <w:r w:rsidRPr="008C768B">
          <w:rPr>
            <w:rFonts w:ascii="Arial" w:hAnsi="Arial" w:cs="Arial" w:hint="eastAsia"/>
            <w:sz w:val="23"/>
            <w:u w:val="single"/>
          </w:rPr>
          <w:t>先生，</w:t>
        </w:r>
        <w:r w:rsidRPr="008C768B">
          <w:rPr>
            <w:rFonts w:ascii="Arial" w:hAnsi="Arial" w:cs="Arial" w:hint="eastAsia"/>
            <w:sz w:val="23"/>
            <w:u w:val="single"/>
          </w:rPr>
          <w:t>{{</w:t>
        </w:r>
        <w:r w:rsidRPr="008C768B">
          <w:rPr>
            <w:rFonts w:ascii="Arial" w:hAnsi="Arial" w:cs="Arial" w:hint="eastAsia"/>
            <w:sz w:val="23"/>
            <w:u w:val="single"/>
          </w:rPr>
          <w:t>基金经理简介</w:t>
        </w:r>
        <w:r w:rsidRPr="008C768B">
          <w:rPr>
            <w:rFonts w:ascii="Arial" w:hAnsi="Arial" w:cs="Arial" w:hint="eastAsia"/>
            <w:sz w:val="23"/>
            <w:u w:val="single"/>
          </w:rPr>
          <w:t>}}</w:t>
        </w:r>
        <w:r w:rsidRPr="008C768B">
          <w:rPr>
            <w:rFonts w:ascii="Arial" w:hAnsi="Arial" w:cs="Arial" w:hint="eastAsia"/>
            <w:sz w:val="23"/>
            <w:u w:val="single"/>
          </w:rPr>
          <w:t>。</w:t>
        </w:r>
      </w:ins>
    </w:p>
    <w:p w14:paraId="3586EAC1" w14:textId="77777777" w:rsidR="008C768B" w:rsidRPr="008C768B" w:rsidRDefault="008C768B" w:rsidP="008C768B">
      <w:pPr>
        <w:adjustRightInd w:val="0"/>
        <w:snapToGrid w:val="0"/>
        <w:spacing w:line="276" w:lineRule="auto"/>
        <w:ind w:left="720"/>
        <w:rPr>
          <w:ins w:id="21" w:author="罗依灵" w:date="2026-02-04T13:23:00Z"/>
          <w:rFonts w:ascii="Arial" w:hAnsi="Arial" w:cs="Arial"/>
          <w:sz w:val="23"/>
          <w:u w:val="single"/>
        </w:rPr>
      </w:pPr>
      <w:ins w:id="22" w:author="罗依灵" w:date="2026-02-04T13:23:00Z">
        <w:r w:rsidRPr="008C768B">
          <w:rPr>
            <w:rFonts w:ascii="Arial" w:hAnsi="Arial" w:cs="Arial" w:hint="eastAsia"/>
            <w:sz w:val="23"/>
            <w:u w:val="single"/>
          </w:rPr>
          <w:t>基金经理</w:t>
        </w:r>
        <w:r w:rsidRPr="008C768B">
          <w:rPr>
            <w:rFonts w:ascii="Arial" w:hAnsi="Arial" w:cs="Arial" w:hint="eastAsia"/>
            <w:sz w:val="23"/>
            <w:u w:val="single"/>
          </w:rPr>
          <w:t>{{</w:t>
        </w:r>
        <w:r w:rsidRPr="008C768B">
          <w:rPr>
            <w:rFonts w:ascii="Arial" w:hAnsi="Arial" w:cs="Arial" w:hint="eastAsia"/>
            <w:sz w:val="23"/>
            <w:u w:val="single"/>
          </w:rPr>
          <w:t>基金经理</w:t>
        </w:r>
        <w:r w:rsidRPr="008C768B">
          <w:rPr>
            <w:rFonts w:ascii="Arial" w:hAnsi="Arial" w:cs="Arial" w:hint="eastAsia"/>
            <w:sz w:val="23"/>
            <w:u w:val="single"/>
          </w:rPr>
          <w:t>}}</w:t>
        </w:r>
        <w:r w:rsidRPr="008C768B">
          <w:rPr>
            <w:rFonts w:ascii="Arial" w:hAnsi="Arial" w:cs="Arial" w:hint="eastAsia"/>
            <w:sz w:val="23"/>
            <w:u w:val="single"/>
          </w:rPr>
          <w:t>目前已管理</w:t>
        </w:r>
        <w:r w:rsidRPr="008C768B">
          <w:rPr>
            <w:rFonts w:ascii="Arial" w:hAnsi="Arial" w:cs="Arial" w:hint="eastAsia"/>
            <w:sz w:val="23"/>
            <w:u w:val="single"/>
          </w:rPr>
          <w:t>{{</w:t>
        </w:r>
        <w:r w:rsidRPr="008C768B">
          <w:rPr>
            <w:rFonts w:ascii="Arial" w:hAnsi="Arial" w:cs="Arial" w:hint="eastAsia"/>
            <w:sz w:val="23"/>
            <w:u w:val="single"/>
          </w:rPr>
          <w:t>在管产品数量</w:t>
        </w:r>
        <w:r w:rsidRPr="008C768B">
          <w:rPr>
            <w:rFonts w:ascii="Arial" w:hAnsi="Arial" w:cs="Arial" w:hint="eastAsia"/>
            <w:sz w:val="23"/>
            <w:u w:val="single"/>
          </w:rPr>
          <w:t>}}</w:t>
        </w:r>
        <w:r w:rsidRPr="008C768B">
          <w:rPr>
            <w:rFonts w:ascii="Arial" w:hAnsi="Arial" w:cs="Arial" w:hint="eastAsia"/>
            <w:sz w:val="23"/>
            <w:u w:val="single"/>
          </w:rPr>
          <w:t>只基金，</w:t>
        </w:r>
        <w:r w:rsidRPr="008C768B">
          <w:rPr>
            <w:rFonts w:ascii="Arial" w:hAnsi="Arial" w:cs="Arial" w:hint="eastAsia"/>
            <w:sz w:val="23"/>
            <w:u w:val="single"/>
          </w:rPr>
          <w:t>{{</w:t>
        </w:r>
        <w:r w:rsidRPr="008C768B">
          <w:rPr>
            <w:rFonts w:ascii="Arial" w:hAnsi="Arial" w:cs="Arial" w:hint="eastAsia"/>
            <w:sz w:val="23"/>
            <w:u w:val="single"/>
          </w:rPr>
          <w:t>被动产品数量</w:t>
        </w:r>
        <w:r w:rsidRPr="008C768B">
          <w:rPr>
            <w:rFonts w:ascii="Arial" w:hAnsi="Arial" w:cs="Arial" w:hint="eastAsia"/>
            <w:sz w:val="23"/>
            <w:u w:val="single"/>
          </w:rPr>
          <w:t>}}</w:t>
        </w:r>
        <w:r w:rsidRPr="008C768B">
          <w:rPr>
            <w:rFonts w:ascii="Arial" w:hAnsi="Arial" w:cs="Arial" w:hint="eastAsia"/>
            <w:sz w:val="23"/>
            <w:u w:val="single"/>
          </w:rPr>
          <w:t>只为被动指数产品，其再担任本基金的基金经理有足够的时间与精力管理本基金。</w:t>
        </w:r>
      </w:ins>
    </w:p>
    <w:p w14:paraId="0284293D" w14:textId="13E8D00C" w:rsidR="008763A1" w:rsidDel="008C768B" w:rsidRDefault="008C768B" w:rsidP="008C768B">
      <w:pPr>
        <w:adjustRightInd w:val="0"/>
        <w:snapToGrid w:val="0"/>
        <w:spacing w:line="276" w:lineRule="auto"/>
        <w:ind w:left="720"/>
        <w:rPr>
          <w:del w:id="23" w:author="罗依灵" w:date="2026-02-04T13:23:00Z"/>
          <w:rFonts w:ascii="Arial" w:hAnsi="Arial" w:cs="Arial"/>
          <w:sz w:val="23"/>
          <w:u w:val="single"/>
        </w:rPr>
      </w:pPr>
      <w:ins w:id="24" w:author="罗依灵" w:date="2026-02-04T13:23:00Z">
        <w:r w:rsidRPr="008C768B">
          <w:rPr>
            <w:rFonts w:ascii="Arial" w:hAnsi="Arial" w:cs="Arial" w:hint="eastAsia"/>
            <w:sz w:val="23"/>
            <w:u w:val="single"/>
          </w:rPr>
          <w:t>南方基金投资研究体系共</w:t>
        </w:r>
        <w:r w:rsidRPr="008C768B">
          <w:rPr>
            <w:rFonts w:ascii="Arial" w:hAnsi="Arial" w:cs="Arial" w:hint="eastAsia"/>
            <w:sz w:val="23"/>
            <w:u w:val="single"/>
          </w:rPr>
          <w:t>173</w:t>
        </w:r>
        <w:r w:rsidRPr="008C768B">
          <w:rPr>
            <w:rFonts w:ascii="Arial" w:hAnsi="Arial" w:cs="Arial" w:hint="eastAsia"/>
            <w:sz w:val="23"/>
            <w:u w:val="single"/>
          </w:rPr>
          <w:t>人，交易</w:t>
        </w:r>
        <w:r w:rsidRPr="008C768B">
          <w:rPr>
            <w:rFonts w:ascii="Arial" w:hAnsi="Arial" w:cs="Arial" w:hint="eastAsia"/>
            <w:sz w:val="23"/>
            <w:u w:val="single"/>
          </w:rPr>
          <w:t>33</w:t>
        </w:r>
        <w:r w:rsidRPr="008C768B">
          <w:rPr>
            <w:rFonts w:ascii="Arial" w:hAnsi="Arial" w:cs="Arial" w:hint="eastAsia"/>
            <w:sz w:val="23"/>
            <w:u w:val="single"/>
          </w:rPr>
          <w:t>人，会计</w:t>
        </w:r>
        <w:r w:rsidRPr="008C768B">
          <w:rPr>
            <w:rFonts w:ascii="Arial" w:hAnsi="Arial" w:cs="Arial" w:hint="eastAsia"/>
            <w:sz w:val="23"/>
            <w:u w:val="single"/>
          </w:rPr>
          <w:t>37</w:t>
        </w:r>
        <w:r w:rsidRPr="008C768B">
          <w:rPr>
            <w:rFonts w:ascii="Arial" w:hAnsi="Arial" w:cs="Arial" w:hint="eastAsia"/>
            <w:sz w:val="23"/>
            <w:u w:val="single"/>
          </w:rPr>
          <w:t>人、</w:t>
        </w:r>
        <w:proofErr w:type="gramStart"/>
        <w:r w:rsidRPr="008C768B">
          <w:rPr>
            <w:rFonts w:ascii="Arial" w:hAnsi="Arial" w:cs="Arial" w:hint="eastAsia"/>
            <w:sz w:val="23"/>
            <w:u w:val="single"/>
          </w:rPr>
          <w:t>风控</w:t>
        </w:r>
        <w:proofErr w:type="gramEnd"/>
        <w:r w:rsidRPr="008C768B">
          <w:rPr>
            <w:rFonts w:ascii="Arial" w:hAnsi="Arial" w:cs="Arial" w:hint="eastAsia"/>
            <w:sz w:val="23"/>
            <w:u w:val="single"/>
          </w:rPr>
          <w:t>9</w:t>
        </w:r>
        <w:r w:rsidRPr="008C768B">
          <w:rPr>
            <w:rFonts w:ascii="Arial" w:hAnsi="Arial" w:cs="Arial" w:hint="eastAsia"/>
            <w:sz w:val="23"/>
            <w:u w:val="single"/>
          </w:rPr>
          <w:t>人、监察稽核</w:t>
        </w:r>
        <w:r w:rsidRPr="008C768B">
          <w:rPr>
            <w:rFonts w:ascii="Arial" w:hAnsi="Arial" w:cs="Arial" w:hint="eastAsia"/>
            <w:sz w:val="23"/>
            <w:u w:val="single"/>
          </w:rPr>
          <w:t>16</w:t>
        </w:r>
        <w:r w:rsidRPr="008C768B">
          <w:rPr>
            <w:rFonts w:ascii="Arial" w:hAnsi="Arial" w:cs="Arial" w:hint="eastAsia"/>
            <w:sz w:val="23"/>
            <w:u w:val="single"/>
          </w:rPr>
          <w:t>人。</w:t>
        </w:r>
      </w:ins>
      <w:bookmarkStart w:id="25" w:name="_GoBack"/>
      <w:bookmarkEnd w:id="25"/>
      <w:del w:id="26" w:author="罗依灵" w:date="2026-02-04T13:23:00Z">
        <w:r w:rsidR="001620BF" w:rsidDel="008C768B">
          <w:rPr>
            <w:rFonts w:ascii="Arial" w:hAnsi="Arial" w:cs="Arial" w:hint="eastAsia"/>
            <w:sz w:val="23"/>
            <w:u w:val="single"/>
          </w:rPr>
          <w:delText>本公司具有符合中国证监会规定的、与管理本基金相适应的基金经理等业务人员。本基金的拟任基金经理为</w:delText>
        </w:r>
      </w:del>
      <w:del w:id="27" w:author="罗依灵" w:date="2026-02-04T13:22:00Z">
        <w:r w:rsidR="001620BF" w:rsidDel="008C768B">
          <w:rPr>
            <w:rFonts w:ascii="Arial" w:hAnsi="Arial" w:cs="Arial" w:hint="eastAsia"/>
            <w:sz w:val="23"/>
            <w:u w:val="single"/>
          </w:rPr>
          <w:delText>XXX</w:delText>
        </w:r>
      </w:del>
      <w:del w:id="28" w:author="罗依灵" w:date="2026-02-04T13:23:00Z">
        <w:r w:rsidR="001620BF" w:rsidDel="008C768B">
          <w:rPr>
            <w:rFonts w:ascii="Arial" w:hAnsi="Arial" w:cs="Arial" w:hint="eastAsia"/>
            <w:sz w:val="23"/>
            <w:u w:val="single"/>
          </w:rPr>
          <w:delText>。</w:delText>
        </w:r>
      </w:del>
    </w:p>
    <w:p w14:paraId="232EC93A" w14:textId="39E5AB3F" w:rsidR="008763A1" w:rsidDel="008C768B" w:rsidRDefault="001620BF">
      <w:pPr>
        <w:adjustRightInd w:val="0"/>
        <w:snapToGrid w:val="0"/>
        <w:spacing w:line="276" w:lineRule="auto"/>
        <w:ind w:left="720"/>
        <w:rPr>
          <w:del w:id="29" w:author="罗依灵" w:date="2026-02-04T13:23:00Z"/>
          <w:rFonts w:ascii="Arial" w:hAnsi="Arial" w:cs="Arial"/>
          <w:sz w:val="23"/>
          <w:u w:val="single"/>
        </w:rPr>
      </w:pPr>
      <w:del w:id="30" w:author="罗依灵" w:date="2026-02-04T13:23:00Z">
        <w:r w:rsidDel="008C768B">
          <w:rPr>
            <w:rFonts w:ascii="Arial" w:hAnsi="Arial" w:cs="Arial" w:hint="eastAsia"/>
            <w:sz w:val="23"/>
            <w:u w:val="single"/>
          </w:rPr>
          <w:delText>XXXXXXXXXXX</w:delText>
        </w:r>
        <w:r w:rsidDel="008C768B">
          <w:rPr>
            <w:rFonts w:ascii="Arial" w:hAnsi="Arial" w:cs="Arial" w:hint="eastAsia"/>
            <w:sz w:val="23"/>
            <w:u w:val="single"/>
          </w:rPr>
          <w:delText>。</w:delText>
        </w:r>
      </w:del>
    </w:p>
    <w:p w14:paraId="54EA7529" w14:textId="2AFA135C" w:rsidR="008763A1" w:rsidDel="008C768B" w:rsidRDefault="001620BF">
      <w:pPr>
        <w:adjustRightInd w:val="0"/>
        <w:snapToGrid w:val="0"/>
        <w:spacing w:line="276" w:lineRule="auto"/>
        <w:ind w:left="720"/>
        <w:rPr>
          <w:del w:id="31" w:author="罗依灵" w:date="2026-02-04T13:23:00Z"/>
          <w:rFonts w:ascii="Arial" w:hAnsi="Arial" w:cs="Arial"/>
          <w:sz w:val="23"/>
          <w:u w:val="single"/>
        </w:rPr>
      </w:pPr>
      <w:del w:id="32" w:author="罗依灵" w:date="2026-02-04T13:23:00Z">
        <w:r w:rsidDel="008C768B">
          <w:rPr>
            <w:rFonts w:ascii="Arial" w:hAnsi="Arial" w:cs="Arial" w:hint="eastAsia"/>
            <w:sz w:val="23"/>
            <w:u w:val="single"/>
          </w:rPr>
          <w:delText>基金经理</w:delText>
        </w:r>
        <w:r w:rsidDel="008C768B">
          <w:rPr>
            <w:rFonts w:ascii="Arial" w:hAnsi="Arial" w:cs="Arial" w:hint="eastAsia"/>
            <w:sz w:val="23"/>
            <w:u w:val="single"/>
          </w:rPr>
          <w:delText>XXX</w:delText>
        </w:r>
        <w:r w:rsidDel="008C768B">
          <w:rPr>
            <w:rFonts w:ascii="Arial" w:hAnsi="Arial" w:cs="Arial" w:hint="eastAsia"/>
            <w:sz w:val="23"/>
            <w:u w:val="single"/>
          </w:rPr>
          <w:delText>目前已管理</w:delText>
        </w:r>
        <w:r w:rsidDel="008C768B">
          <w:rPr>
            <w:rFonts w:ascii="Arial" w:hAnsi="Arial" w:cs="Arial" w:hint="eastAsia"/>
            <w:sz w:val="23"/>
            <w:u w:val="single"/>
          </w:rPr>
          <w:delText>X</w:delText>
        </w:r>
        <w:r w:rsidDel="008C768B">
          <w:rPr>
            <w:rFonts w:ascii="Arial" w:hAnsi="Arial" w:cs="Arial" w:hint="eastAsia"/>
            <w:sz w:val="23"/>
            <w:u w:val="single"/>
          </w:rPr>
          <w:delText>只基金，</w:delText>
        </w:r>
        <w:r w:rsidDel="008C768B">
          <w:rPr>
            <w:rFonts w:ascii="Arial" w:hAnsi="Arial" w:cs="Arial" w:hint="eastAsia"/>
            <w:sz w:val="23"/>
            <w:u w:val="single"/>
          </w:rPr>
          <w:delText>X</w:delText>
        </w:r>
        <w:r w:rsidDel="008C768B">
          <w:rPr>
            <w:rFonts w:ascii="Arial" w:hAnsi="Arial" w:cs="Arial" w:hint="eastAsia"/>
            <w:sz w:val="23"/>
            <w:u w:val="single"/>
          </w:rPr>
          <w:delText>只均为被动指数产品，其再担任本基金的基金经理有足够的时间与精力管理本基金。</w:delText>
        </w:r>
      </w:del>
    </w:p>
    <w:p w14:paraId="419D947D" w14:textId="79FE3312" w:rsidR="008763A1" w:rsidRDefault="001620BF">
      <w:pPr>
        <w:adjustRightInd w:val="0"/>
        <w:snapToGrid w:val="0"/>
        <w:spacing w:line="276" w:lineRule="auto"/>
        <w:ind w:left="720"/>
        <w:rPr>
          <w:rFonts w:ascii="Arial" w:hAnsi="Arial" w:cs="Arial"/>
          <w:sz w:val="23"/>
          <w:u w:val="single"/>
        </w:rPr>
      </w:pPr>
      <w:del w:id="33" w:author="罗依灵" w:date="2026-02-04T13:23:00Z">
        <w:r w:rsidDel="008C768B">
          <w:rPr>
            <w:rFonts w:ascii="Arial" w:hAnsi="Arial" w:cs="Arial" w:hint="eastAsia"/>
            <w:sz w:val="23"/>
            <w:u w:val="single"/>
          </w:rPr>
          <w:delText>南方基金投资研究体系共</w:delText>
        </w:r>
        <w:r w:rsidDel="008C768B">
          <w:rPr>
            <w:rFonts w:ascii="Arial" w:hAnsi="Arial" w:cs="Arial" w:hint="eastAsia"/>
            <w:sz w:val="23"/>
            <w:u w:val="single"/>
          </w:rPr>
          <w:delText>173</w:delText>
        </w:r>
        <w:r w:rsidDel="008C768B">
          <w:rPr>
            <w:rFonts w:ascii="Arial" w:hAnsi="Arial" w:cs="Arial" w:hint="eastAsia"/>
            <w:sz w:val="23"/>
            <w:u w:val="single"/>
          </w:rPr>
          <w:delText>人，交易</w:delText>
        </w:r>
        <w:r w:rsidDel="008C768B">
          <w:rPr>
            <w:rFonts w:ascii="Arial" w:hAnsi="Arial" w:cs="Arial" w:hint="eastAsia"/>
            <w:sz w:val="23"/>
            <w:u w:val="single"/>
          </w:rPr>
          <w:delText>33</w:delText>
        </w:r>
        <w:r w:rsidDel="008C768B">
          <w:rPr>
            <w:rFonts w:ascii="Arial" w:hAnsi="Arial" w:cs="Arial" w:hint="eastAsia"/>
            <w:sz w:val="23"/>
            <w:u w:val="single"/>
          </w:rPr>
          <w:delText>人，会计</w:delText>
        </w:r>
        <w:r w:rsidDel="008C768B">
          <w:rPr>
            <w:rFonts w:ascii="Arial" w:hAnsi="Arial" w:cs="Arial" w:hint="eastAsia"/>
            <w:sz w:val="23"/>
            <w:u w:val="single"/>
          </w:rPr>
          <w:delText>37</w:delText>
        </w:r>
        <w:r w:rsidDel="008C768B">
          <w:rPr>
            <w:rFonts w:ascii="Arial" w:hAnsi="Arial" w:cs="Arial" w:hint="eastAsia"/>
            <w:sz w:val="23"/>
            <w:u w:val="single"/>
          </w:rPr>
          <w:delText>人、风控</w:delText>
        </w:r>
        <w:r w:rsidDel="008C768B">
          <w:rPr>
            <w:rFonts w:ascii="Arial" w:hAnsi="Arial" w:cs="Arial" w:hint="eastAsia"/>
            <w:sz w:val="23"/>
            <w:u w:val="single"/>
          </w:rPr>
          <w:delText>9</w:delText>
        </w:r>
        <w:r w:rsidDel="008C768B">
          <w:rPr>
            <w:rFonts w:ascii="Arial" w:hAnsi="Arial" w:cs="Arial" w:hint="eastAsia"/>
            <w:sz w:val="23"/>
            <w:u w:val="single"/>
          </w:rPr>
          <w:delText>人、监察稽核</w:delText>
        </w:r>
        <w:r w:rsidDel="008C768B">
          <w:rPr>
            <w:rFonts w:ascii="Arial" w:hAnsi="Arial" w:cs="Arial" w:hint="eastAsia"/>
            <w:sz w:val="23"/>
            <w:u w:val="single"/>
          </w:rPr>
          <w:delText>16</w:delText>
        </w:r>
        <w:r w:rsidDel="008C768B">
          <w:rPr>
            <w:rFonts w:ascii="Arial" w:hAnsi="Arial" w:cs="Arial" w:hint="eastAsia"/>
            <w:sz w:val="23"/>
            <w:u w:val="single"/>
          </w:rPr>
          <w:delText>人。</w:delText>
        </w:r>
      </w:del>
    </w:p>
    <w:p w14:paraId="55565D25" w14:textId="77777777" w:rsidR="008763A1" w:rsidRDefault="008763A1" w:rsidP="003B0D7D">
      <w:pPr>
        <w:adjustRightInd w:val="0"/>
        <w:snapToGrid w:val="0"/>
        <w:spacing w:line="276" w:lineRule="auto"/>
        <w:rPr>
          <w:rFonts w:ascii="Arial" w:hAnsi="Arial" w:cs="Arial"/>
          <w:sz w:val="23"/>
          <w:u w:val="single"/>
        </w:rPr>
      </w:pPr>
    </w:p>
    <w:p w14:paraId="6D403732" w14:textId="77777777" w:rsidR="008763A1" w:rsidRDefault="008763A1">
      <w:pPr>
        <w:adjustRightInd w:val="0"/>
        <w:snapToGrid w:val="0"/>
        <w:spacing w:line="276" w:lineRule="auto"/>
        <w:rPr>
          <w:rFonts w:ascii="Arial" w:hAnsi="Arial" w:cs="Arial"/>
          <w:sz w:val="23"/>
        </w:rPr>
      </w:pPr>
    </w:p>
    <w:p w14:paraId="53926270" w14:textId="77777777" w:rsidR="008763A1" w:rsidRDefault="001620BF">
      <w:pPr>
        <w:numPr>
          <w:ilvl w:val="0"/>
          <w:numId w:val="2"/>
        </w:numPr>
        <w:tabs>
          <w:tab w:val="clear" w:pos="360"/>
          <w:tab w:val="left" w:pos="672"/>
        </w:tabs>
        <w:adjustRightInd w:val="0"/>
        <w:snapToGrid w:val="0"/>
        <w:spacing w:line="276" w:lineRule="auto"/>
        <w:ind w:left="672" w:hanging="658"/>
        <w:rPr>
          <w:rFonts w:ascii="Arial" w:hAnsi="Arial" w:cs="Arial"/>
          <w:sz w:val="23"/>
        </w:rPr>
      </w:pPr>
      <w:r>
        <w:rPr>
          <w:rFonts w:ascii="Arial" w:hAnsi="Arial" w:cs="Arial" w:hint="eastAsia"/>
          <w:sz w:val="23"/>
        </w:rPr>
        <w:t>贵公司是否存在治理结构不健全、经营管理混乱、内部控制和风险管理制度无法得到有效执行、财务状况恶化等重大经营风险的情形</w:t>
      </w:r>
      <w:r>
        <w:rPr>
          <w:rFonts w:ascii="Arial" w:hAnsi="Arial" w:cs="Arial" w:hint="eastAsia"/>
          <w:sz w:val="23"/>
        </w:rPr>
        <w:t xml:space="preserve">? </w:t>
      </w:r>
    </w:p>
    <w:p w14:paraId="31D74478" w14:textId="77777777" w:rsidR="008763A1" w:rsidRDefault="008763A1">
      <w:pPr>
        <w:adjustRightInd w:val="0"/>
        <w:snapToGrid w:val="0"/>
        <w:spacing w:line="276" w:lineRule="auto"/>
        <w:ind w:left="14"/>
        <w:rPr>
          <w:rFonts w:ascii="Arial" w:hAnsi="Arial" w:cs="Arial"/>
          <w:sz w:val="23"/>
        </w:rPr>
      </w:pPr>
    </w:p>
    <w:p w14:paraId="2A6A8B02" w14:textId="77777777" w:rsidR="008763A1" w:rsidRDefault="001620BF">
      <w:pPr>
        <w:numPr>
          <w:ilvl w:val="3"/>
          <w:numId w:val="3"/>
        </w:numPr>
        <w:tabs>
          <w:tab w:val="clear" w:pos="2340"/>
          <w:tab w:val="left" w:pos="1276"/>
        </w:tabs>
        <w:adjustRightInd w:val="0"/>
        <w:snapToGrid w:val="0"/>
        <w:spacing w:line="276" w:lineRule="auto"/>
        <w:ind w:left="1275" w:hanging="561"/>
        <w:rPr>
          <w:rFonts w:ascii="Arial" w:hAnsi="Arial" w:cs="Arial"/>
          <w:sz w:val="23"/>
        </w:rPr>
      </w:pPr>
      <w:r>
        <w:rPr>
          <w:rFonts w:ascii="Arial" w:hAnsi="Arial" w:cs="Arial" w:hint="eastAsia"/>
          <w:sz w:val="23"/>
        </w:rPr>
        <w:t>不存在重大经营风险事项</w:t>
      </w:r>
    </w:p>
    <w:p w14:paraId="54639647" w14:textId="77777777" w:rsidR="008763A1" w:rsidRDefault="001620BF">
      <w:pPr>
        <w:numPr>
          <w:ilvl w:val="3"/>
          <w:numId w:val="1"/>
        </w:numPr>
        <w:tabs>
          <w:tab w:val="clear" w:pos="2340"/>
          <w:tab w:val="left" w:pos="1274"/>
        </w:tabs>
        <w:adjustRightInd w:val="0"/>
        <w:snapToGrid w:val="0"/>
        <w:spacing w:line="276" w:lineRule="auto"/>
        <w:ind w:left="1274" w:hanging="560"/>
        <w:rPr>
          <w:rFonts w:ascii="Arial" w:hAnsi="Arial" w:cs="Arial"/>
          <w:sz w:val="23"/>
        </w:rPr>
      </w:pPr>
      <w:r>
        <w:rPr>
          <w:rFonts w:ascii="Arial" w:hAnsi="Arial" w:cs="Arial" w:hint="eastAsia"/>
          <w:sz w:val="23"/>
        </w:rPr>
        <w:t>存在重大经营风险事项</w:t>
      </w:r>
      <w:r>
        <w:rPr>
          <w:rFonts w:ascii="Arial" w:hAnsi="Arial" w:cs="Arial" w:hint="eastAsia"/>
          <w:sz w:val="23"/>
        </w:rPr>
        <w:t xml:space="preserve">, </w:t>
      </w:r>
      <w:r>
        <w:rPr>
          <w:rFonts w:ascii="Arial" w:hAnsi="Arial" w:cs="Arial" w:hint="eastAsia"/>
          <w:sz w:val="23"/>
        </w:rPr>
        <w:t>具体情形如下</w:t>
      </w:r>
      <w:r>
        <w:rPr>
          <w:rFonts w:ascii="Arial" w:hAnsi="Arial" w:cs="Arial" w:hint="eastAsia"/>
          <w:sz w:val="23"/>
        </w:rPr>
        <w:t xml:space="preserve">: </w:t>
      </w:r>
    </w:p>
    <w:p w14:paraId="0B8917BC" w14:textId="77777777" w:rsidR="008763A1" w:rsidRDefault="001620BF">
      <w:pPr>
        <w:tabs>
          <w:tab w:val="left" w:pos="1274"/>
        </w:tabs>
        <w:adjustRightInd w:val="0"/>
        <w:snapToGrid w:val="0"/>
        <w:spacing w:line="276" w:lineRule="auto"/>
        <w:ind w:left="1274"/>
        <w:rPr>
          <w:rFonts w:ascii="Arial" w:hAnsi="Arial" w:cs="Arial"/>
          <w:sz w:val="23"/>
        </w:rPr>
      </w:pPr>
      <w:r>
        <w:rPr>
          <w:rFonts w:ascii="Arial" w:hAnsi="Arial" w:cs="Arial"/>
          <w:sz w:val="23"/>
        </w:rPr>
        <w:t>__________________________________________________</w:t>
      </w:r>
    </w:p>
    <w:p w14:paraId="25603707" w14:textId="77777777" w:rsidR="008763A1" w:rsidRDefault="008763A1">
      <w:pPr>
        <w:adjustRightInd w:val="0"/>
        <w:snapToGrid w:val="0"/>
        <w:spacing w:line="276" w:lineRule="auto"/>
        <w:rPr>
          <w:rFonts w:ascii="Arial" w:hAnsi="Arial" w:cs="Arial"/>
          <w:sz w:val="23"/>
        </w:rPr>
      </w:pPr>
    </w:p>
    <w:p w14:paraId="772BD611" w14:textId="77777777" w:rsidR="008763A1" w:rsidRDefault="001620BF">
      <w:pPr>
        <w:numPr>
          <w:ilvl w:val="0"/>
          <w:numId w:val="2"/>
        </w:numPr>
        <w:tabs>
          <w:tab w:val="clear" w:pos="360"/>
          <w:tab w:val="left" w:pos="672"/>
        </w:tabs>
        <w:adjustRightInd w:val="0"/>
        <w:snapToGrid w:val="0"/>
        <w:spacing w:line="276" w:lineRule="auto"/>
        <w:ind w:left="672" w:hanging="658"/>
        <w:rPr>
          <w:rFonts w:ascii="Arial" w:hAnsi="Arial" w:cs="Arial"/>
          <w:sz w:val="23"/>
        </w:rPr>
      </w:pPr>
      <w:r>
        <w:rPr>
          <w:rFonts w:ascii="Arial" w:hAnsi="Arial" w:cs="Arial" w:hint="eastAsia"/>
          <w:sz w:val="23"/>
        </w:rPr>
        <w:t>贵</w:t>
      </w:r>
      <w:r>
        <w:rPr>
          <w:rFonts w:ascii="Arial" w:hAnsi="Arial" w:cs="Arial"/>
          <w:sz w:val="23"/>
        </w:rPr>
        <w:t>公</w:t>
      </w:r>
      <w:r>
        <w:rPr>
          <w:rFonts w:ascii="Arial" w:hAnsi="Arial" w:cs="Arial" w:hint="eastAsia"/>
          <w:sz w:val="23"/>
        </w:rPr>
        <w:t>司</w:t>
      </w:r>
      <w:r>
        <w:rPr>
          <w:rFonts w:ascii="Arial" w:hAnsi="Arial" w:cs="Arial"/>
          <w:sz w:val="23"/>
        </w:rPr>
        <w:t>是否存在影响基金正常运作、损害或者可能损害基金份额持有人合法权益的情形</w:t>
      </w:r>
      <w:r>
        <w:rPr>
          <w:rFonts w:ascii="Arial" w:hAnsi="Arial" w:cs="Arial"/>
          <w:sz w:val="23"/>
        </w:rPr>
        <w:t xml:space="preserve">? </w:t>
      </w:r>
    </w:p>
    <w:p w14:paraId="67C031CD" w14:textId="77777777" w:rsidR="008763A1" w:rsidRDefault="008763A1">
      <w:pPr>
        <w:adjustRightInd w:val="0"/>
        <w:snapToGrid w:val="0"/>
        <w:spacing w:line="276" w:lineRule="auto"/>
        <w:rPr>
          <w:rFonts w:ascii="Arial" w:hAnsi="Arial" w:cs="Arial"/>
          <w:sz w:val="23"/>
        </w:rPr>
      </w:pPr>
    </w:p>
    <w:p w14:paraId="53436767" w14:textId="77777777" w:rsidR="008763A1" w:rsidRDefault="001620BF">
      <w:pPr>
        <w:numPr>
          <w:ilvl w:val="3"/>
          <w:numId w:val="3"/>
        </w:numPr>
        <w:tabs>
          <w:tab w:val="clear" w:pos="2340"/>
          <w:tab w:val="left" w:pos="1276"/>
        </w:tabs>
        <w:adjustRightInd w:val="0"/>
        <w:snapToGrid w:val="0"/>
        <w:spacing w:line="276" w:lineRule="auto"/>
        <w:ind w:left="1275" w:hanging="561"/>
        <w:rPr>
          <w:rFonts w:ascii="Arial" w:hAnsi="Arial" w:cs="Arial"/>
          <w:sz w:val="23"/>
        </w:rPr>
      </w:pPr>
      <w:r>
        <w:rPr>
          <w:rFonts w:ascii="Arial" w:hAnsi="Arial" w:cs="Arial" w:hint="eastAsia"/>
          <w:sz w:val="23"/>
        </w:rPr>
        <w:t>不存在上述情形</w:t>
      </w:r>
    </w:p>
    <w:p w14:paraId="5BE2C3C4" w14:textId="77777777" w:rsidR="008763A1" w:rsidRDefault="001620BF">
      <w:pPr>
        <w:numPr>
          <w:ilvl w:val="3"/>
          <w:numId w:val="1"/>
        </w:numPr>
        <w:tabs>
          <w:tab w:val="clear" w:pos="2340"/>
          <w:tab w:val="left" w:pos="1274"/>
        </w:tabs>
        <w:adjustRightInd w:val="0"/>
        <w:snapToGrid w:val="0"/>
        <w:spacing w:line="276" w:lineRule="auto"/>
        <w:ind w:left="1274" w:hanging="560"/>
        <w:rPr>
          <w:rFonts w:ascii="Arial" w:hAnsi="Arial" w:cs="Arial"/>
          <w:sz w:val="23"/>
        </w:rPr>
      </w:pPr>
      <w:r>
        <w:rPr>
          <w:rFonts w:ascii="Arial" w:hAnsi="Arial" w:cs="Arial" w:hint="eastAsia"/>
          <w:sz w:val="23"/>
        </w:rPr>
        <w:lastRenderedPageBreak/>
        <w:t>存在上述情形</w:t>
      </w:r>
      <w:r>
        <w:rPr>
          <w:rFonts w:ascii="Arial" w:hAnsi="Arial" w:cs="Arial" w:hint="eastAsia"/>
          <w:sz w:val="23"/>
        </w:rPr>
        <w:t xml:space="preserve">, </w:t>
      </w:r>
      <w:r>
        <w:rPr>
          <w:rFonts w:ascii="Arial" w:hAnsi="Arial" w:cs="Arial" w:hint="eastAsia"/>
          <w:sz w:val="23"/>
        </w:rPr>
        <w:t>具体如下</w:t>
      </w:r>
      <w:r>
        <w:rPr>
          <w:rFonts w:ascii="Arial" w:hAnsi="Arial" w:cs="Arial" w:hint="eastAsia"/>
          <w:sz w:val="23"/>
        </w:rPr>
        <w:t xml:space="preserve">: </w:t>
      </w:r>
    </w:p>
    <w:p w14:paraId="257D1EE1" w14:textId="77777777" w:rsidR="008763A1" w:rsidRDefault="001620BF">
      <w:pPr>
        <w:adjustRightInd w:val="0"/>
        <w:snapToGrid w:val="0"/>
        <w:spacing w:line="276" w:lineRule="auto"/>
        <w:ind w:left="1274"/>
        <w:rPr>
          <w:rFonts w:ascii="Arial" w:hAnsi="Arial" w:cs="Arial"/>
          <w:sz w:val="23"/>
        </w:rPr>
      </w:pPr>
      <w:r>
        <w:rPr>
          <w:rFonts w:ascii="Arial" w:hAnsi="Arial" w:cs="Arial"/>
          <w:sz w:val="23"/>
        </w:rPr>
        <w:t>__________________________________________________</w:t>
      </w:r>
    </w:p>
    <w:p w14:paraId="4C166E10" w14:textId="77777777" w:rsidR="008763A1" w:rsidRDefault="008763A1">
      <w:pPr>
        <w:adjustRightInd w:val="0"/>
        <w:snapToGrid w:val="0"/>
        <w:spacing w:line="276" w:lineRule="auto"/>
        <w:ind w:left="14"/>
        <w:rPr>
          <w:rFonts w:ascii="Arial" w:hAnsi="Arial" w:cs="Arial"/>
          <w:sz w:val="23"/>
        </w:rPr>
      </w:pPr>
    </w:p>
    <w:p w14:paraId="13892ADD" w14:textId="77777777" w:rsidR="008763A1" w:rsidRDefault="001620BF">
      <w:pPr>
        <w:numPr>
          <w:ilvl w:val="0"/>
          <w:numId w:val="2"/>
        </w:numPr>
        <w:tabs>
          <w:tab w:val="clear" w:pos="360"/>
          <w:tab w:val="left" w:pos="672"/>
        </w:tabs>
        <w:adjustRightInd w:val="0"/>
        <w:snapToGrid w:val="0"/>
        <w:spacing w:line="276" w:lineRule="auto"/>
        <w:ind w:left="672" w:hanging="658"/>
        <w:rPr>
          <w:rFonts w:ascii="Arial" w:hAnsi="Arial" w:cs="Arial"/>
          <w:sz w:val="23"/>
        </w:rPr>
      </w:pPr>
      <w:r>
        <w:rPr>
          <w:rFonts w:ascii="Arial" w:hAnsi="Arial" w:cs="Arial" w:hint="eastAsia"/>
          <w:sz w:val="23"/>
        </w:rPr>
        <w:t>结合本基金的产品特征和技术准备情况</w:t>
      </w:r>
      <w:r>
        <w:rPr>
          <w:rFonts w:ascii="Arial" w:hAnsi="Arial" w:cs="Arial"/>
          <w:sz w:val="23"/>
        </w:rPr>
        <w:t xml:space="preserve">, </w:t>
      </w:r>
      <w:r>
        <w:rPr>
          <w:rFonts w:ascii="Arial" w:hAnsi="Arial" w:cs="Arial" w:hint="eastAsia"/>
          <w:sz w:val="23"/>
        </w:rPr>
        <w:t>贵公司及本基金的产品运作中</w:t>
      </w:r>
      <w:r>
        <w:rPr>
          <w:rFonts w:ascii="Arial" w:hAnsi="Arial" w:cs="Arial"/>
          <w:sz w:val="23"/>
        </w:rPr>
        <w:t xml:space="preserve">, </w:t>
      </w:r>
      <w:r>
        <w:rPr>
          <w:rFonts w:ascii="Arial" w:hAnsi="Arial" w:cs="Arial" w:hint="eastAsia"/>
          <w:sz w:val="23"/>
        </w:rPr>
        <w:t>是否存在可能引发系统性风险的情形</w:t>
      </w:r>
      <w:r>
        <w:rPr>
          <w:rFonts w:ascii="Arial" w:hAnsi="Arial" w:cs="Arial" w:hint="eastAsia"/>
          <w:sz w:val="23"/>
        </w:rPr>
        <w:t xml:space="preserve">?  </w:t>
      </w:r>
    </w:p>
    <w:p w14:paraId="103E2BF7" w14:textId="77777777" w:rsidR="008763A1" w:rsidRDefault="008763A1">
      <w:pPr>
        <w:adjustRightInd w:val="0"/>
        <w:snapToGrid w:val="0"/>
        <w:spacing w:line="276" w:lineRule="auto"/>
        <w:ind w:left="14"/>
        <w:rPr>
          <w:rFonts w:ascii="Arial" w:hAnsi="Arial" w:cs="Arial"/>
          <w:sz w:val="23"/>
        </w:rPr>
      </w:pPr>
    </w:p>
    <w:p w14:paraId="3C2967BD" w14:textId="77777777" w:rsidR="008763A1" w:rsidRDefault="001620BF">
      <w:pPr>
        <w:numPr>
          <w:ilvl w:val="3"/>
          <w:numId w:val="3"/>
        </w:numPr>
        <w:tabs>
          <w:tab w:val="clear" w:pos="2340"/>
          <w:tab w:val="left" w:pos="1276"/>
        </w:tabs>
        <w:adjustRightInd w:val="0"/>
        <w:snapToGrid w:val="0"/>
        <w:spacing w:line="276" w:lineRule="auto"/>
        <w:ind w:left="1275" w:hanging="561"/>
        <w:rPr>
          <w:rFonts w:ascii="Arial" w:hAnsi="Arial" w:cs="Arial"/>
          <w:sz w:val="23"/>
        </w:rPr>
      </w:pPr>
      <w:r>
        <w:rPr>
          <w:rFonts w:ascii="Arial" w:hAnsi="Arial" w:cs="Arial" w:hint="eastAsia"/>
          <w:sz w:val="23"/>
        </w:rPr>
        <w:t>不存在上述情形</w:t>
      </w:r>
    </w:p>
    <w:p w14:paraId="1B7DA2AB" w14:textId="77777777" w:rsidR="008763A1" w:rsidRDefault="001620BF">
      <w:pPr>
        <w:numPr>
          <w:ilvl w:val="3"/>
          <w:numId w:val="1"/>
        </w:numPr>
        <w:tabs>
          <w:tab w:val="clear" w:pos="2340"/>
          <w:tab w:val="left" w:pos="1274"/>
        </w:tabs>
        <w:adjustRightInd w:val="0"/>
        <w:snapToGrid w:val="0"/>
        <w:spacing w:line="276" w:lineRule="auto"/>
        <w:ind w:left="1274" w:hanging="560"/>
        <w:rPr>
          <w:rFonts w:ascii="Arial" w:hAnsi="Arial" w:cs="Arial"/>
          <w:sz w:val="23"/>
        </w:rPr>
      </w:pPr>
      <w:r>
        <w:rPr>
          <w:rFonts w:ascii="Arial" w:hAnsi="Arial" w:cs="Arial" w:hint="eastAsia"/>
          <w:sz w:val="23"/>
        </w:rPr>
        <w:t>存在上述情形</w:t>
      </w:r>
      <w:r>
        <w:rPr>
          <w:rFonts w:ascii="Arial" w:hAnsi="Arial" w:cs="Arial" w:hint="eastAsia"/>
          <w:sz w:val="23"/>
        </w:rPr>
        <w:t xml:space="preserve">, </w:t>
      </w:r>
      <w:r>
        <w:rPr>
          <w:rFonts w:ascii="Arial" w:hAnsi="Arial" w:cs="Arial" w:hint="eastAsia"/>
          <w:sz w:val="23"/>
        </w:rPr>
        <w:t>具体如下</w:t>
      </w:r>
      <w:r>
        <w:rPr>
          <w:rFonts w:ascii="Arial" w:hAnsi="Arial" w:cs="Arial" w:hint="eastAsia"/>
          <w:sz w:val="23"/>
        </w:rPr>
        <w:t xml:space="preserve">: </w:t>
      </w:r>
    </w:p>
    <w:p w14:paraId="3DD627E7" w14:textId="77777777" w:rsidR="008763A1" w:rsidRDefault="001620BF">
      <w:pPr>
        <w:adjustRightInd w:val="0"/>
        <w:snapToGrid w:val="0"/>
        <w:spacing w:line="276" w:lineRule="auto"/>
        <w:ind w:left="1274"/>
        <w:rPr>
          <w:rFonts w:ascii="Arial" w:hAnsi="Arial" w:cs="Arial"/>
          <w:sz w:val="23"/>
        </w:rPr>
      </w:pPr>
      <w:r>
        <w:rPr>
          <w:rFonts w:ascii="Arial" w:hAnsi="Arial" w:cs="Arial"/>
          <w:sz w:val="23"/>
        </w:rPr>
        <w:t>__________________________________________________</w:t>
      </w:r>
    </w:p>
    <w:p w14:paraId="5BC5A215" w14:textId="77777777" w:rsidR="008763A1" w:rsidRDefault="008763A1">
      <w:pPr>
        <w:adjustRightInd w:val="0"/>
        <w:snapToGrid w:val="0"/>
        <w:spacing w:line="276" w:lineRule="auto"/>
        <w:ind w:left="14"/>
        <w:rPr>
          <w:rFonts w:ascii="Arial" w:hAnsi="Arial" w:cs="Arial"/>
          <w:sz w:val="23"/>
        </w:rPr>
      </w:pPr>
    </w:p>
    <w:p w14:paraId="47E7DF50" w14:textId="77777777" w:rsidR="008763A1" w:rsidRDefault="008763A1">
      <w:pPr>
        <w:adjustRightInd w:val="0"/>
        <w:snapToGrid w:val="0"/>
        <w:spacing w:line="276" w:lineRule="auto"/>
        <w:ind w:left="14"/>
        <w:rPr>
          <w:rFonts w:ascii="Arial" w:hAnsi="Arial" w:cs="Arial"/>
          <w:sz w:val="23"/>
        </w:rPr>
      </w:pPr>
    </w:p>
    <w:p w14:paraId="256ED82E" w14:textId="77777777" w:rsidR="008763A1" w:rsidRDefault="001620BF">
      <w:pPr>
        <w:numPr>
          <w:ilvl w:val="0"/>
          <w:numId w:val="2"/>
        </w:numPr>
        <w:tabs>
          <w:tab w:val="clear" w:pos="360"/>
          <w:tab w:val="left" w:pos="672"/>
        </w:tabs>
        <w:adjustRightInd w:val="0"/>
        <w:snapToGrid w:val="0"/>
        <w:spacing w:line="276" w:lineRule="auto"/>
        <w:ind w:left="672" w:hanging="658"/>
        <w:rPr>
          <w:rFonts w:ascii="Arial" w:hAnsi="Arial" w:cs="Arial"/>
          <w:sz w:val="23"/>
        </w:rPr>
      </w:pPr>
      <w:r>
        <w:rPr>
          <w:rFonts w:ascii="Arial" w:hAnsi="Arial" w:cs="Arial" w:hint="eastAsia"/>
          <w:sz w:val="23"/>
        </w:rPr>
        <w:t>请说明贵公司最近一年内向中国证监会提交的注册基金的名称</w:t>
      </w:r>
      <w:r>
        <w:rPr>
          <w:rFonts w:ascii="Arial" w:hAnsi="Arial" w:cs="Arial" w:hint="eastAsia"/>
          <w:sz w:val="23"/>
        </w:rPr>
        <w:t>(</w:t>
      </w:r>
      <w:r>
        <w:rPr>
          <w:rFonts w:ascii="Arial" w:hAnsi="Arial" w:cs="Arial" w:hint="eastAsia"/>
          <w:sz w:val="23"/>
        </w:rPr>
        <w:t>包括已提交申请</w:t>
      </w:r>
      <w:r>
        <w:rPr>
          <w:rFonts w:ascii="Arial" w:hAnsi="Arial" w:cs="Arial" w:hint="eastAsia"/>
          <w:sz w:val="23"/>
        </w:rPr>
        <w:t xml:space="preserve">, </w:t>
      </w:r>
      <w:r>
        <w:rPr>
          <w:rFonts w:ascii="Arial" w:hAnsi="Arial" w:cs="Arial" w:hint="eastAsia"/>
          <w:sz w:val="23"/>
        </w:rPr>
        <w:t>但尚未完成注册的基金</w:t>
      </w:r>
      <w:r>
        <w:rPr>
          <w:rFonts w:ascii="Arial" w:hAnsi="Arial" w:cs="Arial" w:hint="eastAsia"/>
          <w:sz w:val="23"/>
        </w:rPr>
        <w:t>)</w:t>
      </w:r>
      <w:r>
        <w:rPr>
          <w:rFonts w:ascii="Arial" w:hAnsi="Arial" w:cs="Arial" w:hint="eastAsia"/>
          <w:sz w:val="23"/>
        </w:rPr>
        <w:t>。</w:t>
      </w:r>
    </w:p>
    <w:p w14:paraId="28682791" w14:textId="77777777" w:rsidR="008763A1" w:rsidRDefault="008763A1">
      <w:pPr>
        <w:adjustRightInd w:val="0"/>
        <w:snapToGrid w:val="0"/>
        <w:spacing w:line="276" w:lineRule="auto"/>
        <w:ind w:left="14"/>
        <w:rPr>
          <w:rFonts w:ascii="Arial" w:hAnsi="Arial" w:cs="Arial"/>
          <w:sz w:val="23"/>
        </w:rPr>
      </w:pPr>
    </w:p>
    <w:p w14:paraId="3EC2AAC3" w14:textId="77777777" w:rsidR="008763A1" w:rsidRDefault="001620BF">
      <w:pPr>
        <w:adjustRightInd w:val="0"/>
        <w:snapToGrid w:val="0"/>
        <w:spacing w:line="276" w:lineRule="auto"/>
        <w:ind w:left="720"/>
        <w:rPr>
          <w:rFonts w:ascii="Arial" w:hAnsi="Arial" w:cs="Arial"/>
          <w:sz w:val="23"/>
          <w:u w:val="single"/>
        </w:rPr>
      </w:pPr>
      <w:r>
        <w:rPr>
          <w:rFonts w:ascii="Arial" w:hAnsi="Arial" w:cs="Arial" w:hint="eastAsia"/>
          <w:sz w:val="23"/>
          <w:u w:val="single"/>
        </w:rPr>
        <w:t>南方基金南方东英银河联</w:t>
      </w:r>
      <w:proofErr w:type="gramStart"/>
      <w:r>
        <w:rPr>
          <w:rFonts w:ascii="Arial" w:hAnsi="Arial" w:cs="Arial" w:hint="eastAsia"/>
          <w:sz w:val="23"/>
          <w:u w:val="single"/>
        </w:rPr>
        <w:t>昌富时亚太低碳精选交易</w:t>
      </w:r>
      <w:proofErr w:type="gramEnd"/>
      <w:r>
        <w:rPr>
          <w:rFonts w:ascii="Arial" w:hAnsi="Arial" w:cs="Arial" w:hint="eastAsia"/>
          <w:sz w:val="23"/>
          <w:u w:val="single"/>
        </w:rPr>
        <w:t>型开放式指数证券投资基金发起式联接基金（</w:t>
      </w:r>
      <w:r>
        <w:rPr>
          <w:rFonts w:ascii="Arial" w:hAnsi="Arial" w:cs="Arial" w:hint="eastAsia"/>
          <w:sz w:val="23"/>
          <w:u w:val="single"/>
        </w:rPr>
        <w:t>QDII</w:t>
      </w:r>
      <w:r>
        <w:rPr>
          <w:rFonts w:ascii="Arial" w:hAnsi="Arial" w:cs="Arial" w:hint="eastAsia"/>
          <w:sz w:val="23"/>
          <w:u w:val="single"/>
        </w:rPr>
        <w:t>）、南方恒生科技指数发起式证券投资基金（</w:t>
      </w:r>
      <w:r>
        <w:rPr>
          <w:rFonts w:ascii="Arial" w:hAnsi="Arial" w:cs="Arial" w:hint="eastAsia"/>
          <w:sz w:val="23"/>
          <w:u w:val="single"/>
        </w:rPr>
        <w:t>QDII</w:t>
      </w:r>
      <w:r>
        <w:rPr>
          <w:rFonts w:ascii="Arial" w:hAnsi="Arial" w:cs="Arial" w:hint="eastAsia"/>
          <w:sz w:val="23"/>
          <w:u w:val="single"/>
        </w:rPr>
        <w:t>）、南方顶峰</w:t>
      </w:r>
      <w:r>
        <w:rPr>
          <w:rFonts w:ascii="Arial" w:hAnsi="Arial" w:cs="Arial" w:hint="eastAsia"/>
          <w:sz w:val="23"/>
          <w:u w:val="single"/>
        </w:rPr>
        <w:t>TOPIX</w:t>
      </w:r>
      <w:r>
        <w:rPr>
          <w:rFonts w:ascii="Arial" w:hAnsi="Arial" w:cs="Arial" w:hint="eastAsia"/>
          <w:sz w:val="23"/>
          <w:u w:val="single"/>
        </w:rPr>
        <w:t>交易型开放式指数证券投资基金发起式联接基金（</w:t>
      </w:r>
      <w:r>
        <w:rPr>
          <w:rFonts w:ascii="Arial" w:hAnsi="Arial" w:cs="Arial" w:hint="eastAsia"/>
          <w:sz w:val="23"/>
          <w:u w:val="single"/>
        </w:rPr>
        <w:t>QDII</w:t>
      </w:r>
      <w:r>
        <w:rPr>
          <w:rFonts w:ascii="Arial" w:hAnsi="Arial" w:cs="Arial" w:hint="eastAsia"/>
          <w:sz w:val="23"/>
          <w:u w:val="single"/>
        </w:rPr>
        <w:t>）、</w:t>
      </w:r>
      <w:proofErr w:type="gramStart"/>
      <w:r>
        <w:rPr>
          <w:rFonts w:ascii="Arial" w:hAnsi="Arial" w:cs="Arial" w:hint="eastAsia"/>
          <w:sz w:val="23"/>
          <w:u w:val="single"/>
        </w:rPr>
        <w:t>南方惠</w:t>
      </w:r>
      <w:proofErr w:type="gramEnd"/>
      <w:r>
        <w:rPr>
          <w:rFonts w:ascii="Arial" w:hAnsi="Arial" w:cs="Arial" w:hint="eastAsia"/>
          <w:sz w:val="23"/>
          <w:u w:val="single"/>
        </w:rPr>
        <w:t>益稳健添利债券型证券投资基金、南方基金南方东英沙特阿拉伯交易型开放式指数证券投资基金（</w:t>
      </w:r>
      <w:r>
        <w:rPr>
          <w:rFonts w:ascii="Arial" w:hAnsi="Arial" w:cs="Arial" w:hint="eastAsia"/>
          <w:sz w:val="23"/>
          <w:u w:val="single"/>
        </w:rPr>
        <w:t>QDII</w:t>
      </w:r>
      <w:r>
        <w:rPr>
          <w:rFonts w:ascii="Arial" w:hAnsi="Arial" w:cs="Arial" w:hint="eastAsia"/>
          <w:sz w:val="23"/>
          <w:u w:val="single"/>
        </w:rPr>
        <w:t>）、</w:t>
      </w:r>
      <w:proofErr w:type="gramStart"/>
      <w:r>
        <w:rPr>
          <w:rFonts w:ascii="Arial" w:hAnsi="Arial" w:cs="Arial" w:hint="eastAsia"/>
          <w:sz w:val="23"/>
          <w:u w:val="single"/>
        </w:rPr>
        <w:t>南方华证</w:t>
      </w:r>
      <w:proofErr w:type="gramEnd"/>
      <w:r>
        <w:rPr>
          <w:rFonts w:ascii="Arial" w:hAnsi="Arial" w:cs="Arial" w:hint="eastAsia"/>
          <w:sz w:val="23"/>
          <w:u w:val="single"/>
        </w:rPr>
        <w:t>A</w:t>
      </w:r>
      <w:r>
        <w:rPr>
          <w:rFonts w:ascii="Arial" w:hAnsi="Arial" w:cs="Arial" w:hint="eastAsia"/>
          <w:sz w:val="23"/>
          <w:u w:val="single"/>
        </w:rPr>
        <w:t>股预期高成长</w:t>
      </w:r>
      <w:r>
        <w:rPr>
          <w:rFonts w:ascii="Arial" w:hAnsi="Arial" w:cs="Arial" w:hint="eastAsia"/>
          <w:sz w:val="23"/>
          <w:u w:val="single"/>
        </w:rPr>
        <w:t>50</w:t>
      </w:r>
      <w:r>
        <w:rPr>
          <w:rFonts w:ascii="Arial" w:hAnsi="Arial" w:cs="Arial" w:hint="eastAsia"/>
          <w:sz w:val="23"/>
          <w:u w:val="single"/>
        </w:rPr>
        <w:t>指数发起式证券投资基金、</w:t>
      </w:r>
      <w:proofErr w:type="gramStart"/>
      <w:r>
        <w:rPr>
          <w:rFonts w:ascii="Arial" w:hAnsi="Arial" w:cs="Arial" w:hint="eastAsia"/>
          <w:sz w:val="23"/>
          <w:u w:val="single"/>
        </w:rPr>
        <w:t>南方稳源</w:t>
      </w:r>
      <w:proofErr w:type="gramEnd"/>
      <w:r>
        <w:rPr>
          <w:rFonts w:ascii="Arial" w:hAnsi="Arial" w:cs="Arial" w:hint="eastAsia"/>
          <w:sz w:val="23"/>
          <w:u w:val="single"/>
        </w:rPr>
        <w:t>优选</w:t>
      </w:r>
      <w:r>
        <w:rPr>
          <w:rFonts w:ascii="Arial" w:hAnsi="Arial" w:cs="Arial" w:hint="eastAsia"/>
          <w:sz w:val="23"/>
          <w:u w:val="single"/>
        </w:rPr>
        <w:t>3</w:t>
      </w:r>
      <w:r>
        <w:rPr>
          <w:rFonts w:ascii="Arial" w:hAnsi="Arial" w:cs="Arial" w:hint="eastAsia"/>
          <w:sz w:val="23"/>
          <w:u w:val="single"/>
        </w:rPr>
        <w:t>个月持有期混合型基金中基金（</w:t>
      </w:r>
      <w:r>
        <w:rPr>
          <w:rFonts w:ascii="Arial" w:hAnsi="Arial" w:cs="Arial" w:hint="eastAsia"/>
          <w:sz w:val="23"/>
          <w:u w:val="single"/>
        </w:rPr>
        <w:t>FOF</w:t>
      </w:r>
      <w:r>
        <w:rPr>
          <w:rFonts w:ascii="Arial" w:hAnsi="Arial" w:cs="Arial" w:hint="eastAsia"/>
          <w:sz w:val="23"/>
          <w:u w:val="single"/>
        </w:rPr>
        <w:t>）、南方中证半导体行业精选交易型开放式指数证券投资基金、南方</w:t>
      </w:r>
      <w:proofErr w:type="gramStart"/>
      <w:r>
        <w:rPr>
          <w:rFonts w:ascii="Arial" w:hAnsi="Arial" w:cs="Arial" w:hint="eastAsia"/>
          <w:sz w:val="23"/>
          <w:u w:val="single"/>
        </w:rPr>
        <w:t>中证全指</w:t>
      </w:r>
      <w:proofErr w:type="gramEnd"/>
      <w:r>
        <w:rPr>
          <w:rFonts w:ascii="Arial" w:hAnsi="Arial" w:cs="Arial" w:hint="eastAsia"/>
          <w:sz w:val="23"/>
          <w:u w:val="single"/>
        </w:rPr>
        <w:t>计算机交易型开放式指数证券投资基金发起式联接基金、南方中证</w:t>
      </w:r>
      <w:r>
        <w:rPr>
          <w:rFonts w:ascii="Arial" w:hAnsi="Arial" w:cs="Arial" w:hint="eastAsia"/>
          <w:sz w:val="23"/>
          <w:u w:val="single"/>
        </w:rPr>
        <w:t>100</w:t>
      </w:r>
      <w:r>
        <w:rPr>
          <w:rFonts w:ascii="Arial" w:hAnsi="Arial" w:cs="Arial" w:hint="eastAsia"/>
          <w:sz w:val="23"/>
          <w:u w:val="single"/>
        </w:rPr>
        <w:t>交易型开放式指数证券投资基金、南方</w:t>
      </w:r>
      <w:proofErr w:type="gramStart"/>
      <w:r>
        <w:rPr>
          <w:rFonts w:ascii="Arial" w:hAnsi="Arial" w:cs="Arial" w:hint="eastAsia"/>
          <w:sz w:val="23"/>
          <w:u w:val="single"/>
        </w:rPr>
        <w:t>中证全指</w:t>
      </w:r>
      <w:proofErr w:type="gramEnd"/>
      <w:r>
        <w:rPr>
          <w:rFonts w:ascii="Arial" w:hAnsi="Arial" w:cs="Arial" w:hint="eastAsia"/>
          <w:sz w:val="23"/>
          <w:u w:val="single"/>
        </w:rPr>
        <w:t>汽车指数发起式证券投资基金、</w:t>
      </w:r>
      <w:proofErr w:type="gramStart"/>
      <w:r>
        <w:rPr>
          <w:rFonts w:ascii="Arial" w:hAnsi="Arial" w:cs="Arial" w:hint="eastAsia"/>
          <w:sz w:val="23"/>
          <w:u w:val="single"/>
        </w:rPr>
        <w:t>南方稳见</w:t>
      </w:r>
      <w:proofErr w:type="gramEnd"/>
      <w:r>
        <w:rPr>
          <w:rFonts w:ascii="Arial" w:hAnsi="Arial" w:cs="Arial" w:hint="eastAsia"/>
          <w:sz w:val="23"/>
          <w:u w:val="single"/>
        </w:rPr>
        <w:t>3</w:t>
      </w:r>
      <w:r>
        <w:rPr>
          <w:rFonts w:ascii="Arial" w:hAnsi="Arial" w:cs="Arial" w:hint="eastAsia"/>
          <w:sz w:val="23"/>
          <w:u w:val="single"/>
        </w:rPr>
        <w:t>个月持有期混合型基金中基金（</w:t>
      </w:r>
      <w:r>
        <w:rPr>
          <w:rFonts w:ascii="Arial" w:hAnsi="Arial" w:cs="Arial" w:hint="eastAsia"/>
          <w:sz w:val="23"/>
          <w:u w:val="single"/>
        </w:rPr>
        <w:t>FOF</w:t>
      </w:r>
      <w:r>
        <w:rPr>
          <w:rFonts w:ascii="Arial" w:hAnsi="Arial" w:cs="Arial" w:hint="eastAsia"/>
          <w:sz w:val="23"/>
          <w:u w:val="single"/>
        </w:rPr>
        <w:t>）、南方中证半导体行业精选交易型开放式指数证券投资基金、南方</w:t>
      </w:r>
      <w:proofErr w:type="gramStart"/>
      <w:r>
        <w:rPr>
          <w:rFonts w:ascii="Arial" w:hAnsi="Arial" w:cs="Arial" w:hint="eastAsia"/>
          <w:sz w:val="23"/>
          <w:u w:val="single"/>
        </w:rPr>
        <w:t>华证</w:t>
      </w:r>
      <w:r>
        <w:rPr>
          <w:rFonts w:ascii="Arial" w:hAnsi="Arial" w:cs="Arial" w:hint="eastAsia"/>
          <w:sz w:val="23"/>
          <w:u w:val="single"/>
        </w:rPr>
        <w:t>A</w:t>
      </w:r>
      <w:r>
        <w:rPr>
          <w:rFonts w:ascii="Arial" w:hAnsi="Arial" w:cs="Arial" w:hint="eastAsia"/>
          <w:sz w:val="23"/>
          <w:u w:val="single"/>
        </w:rPr>
        <w:t>股优势</w:t>
      </w:r>
      <w:proofErr w:type="gramEnd"/>
      <w:r>
        <w:rPr>
          <w:rFonts w:ascii="Arial" w:hAnsi="Arial" w:cs="Arial" w:hint="eastAsia"/>
          <w:sz w:val="23"/>
          <w:u w:val="single"/>
        </w:rPr>
        <w:t>成长</w:t>
      </w:r>
      <w:r>
        <w:rPr>
          <w:rFonts w:ascii="Arial" w:hAnsi="Arial" w:cs="Arial" w:hint="eastAsia"/>
          <w:sz w:val="23"/>
          <w:u w:val="single"/>
        </w:rPr>
        <w:t>50</w:t>
      </w:r>
      <w:r>
        <w:rPr>
          <w:rFonts w:ascii="Arial" w:hAnsi="Arial" w:cs="Arial" w:hint="eastAsia"/>
          <w:sz w:val="23"/>
          <w:u w:val="single"/>
        </w:rPr>
        <w:t>指数发起式证券投资基金、</w:t>
      </w:r>
      <w:proofErr w:type="gramStart"/>
      <w:r>
        <w:rPr>
          <w:rFonts w:ascii="Arial" w:hAnsi="Arial" w:cs="Arial" w:hint="eastAsia"/>
          <w:sz w:val="23"/>
          <w:u w:val="single"/>
        </w:rPr>
        <w:t>南方国证</w:t>
      </w:r>
      <w:proofErr w:type="gramEnd"/>
      <w:r>
        <w:rPr>
          <w:rFonts w:ascii="Arial" w:hAnsi="Arial" w:cs="Arial" w:hint="eastAsia"/>
          <w:sz w:val="23"/>
          <w:u w:val="single"/>
        </w:rPr>
        <w:t>AI</w:t>
      </w:r>
      <w:r>
        <w:rPr>
          <w:rFonts w:ascii="Arial" w:hAnsi="Arial" w:cs="Arial" w:hint="eastAsia"/>
          <w:sz w:val="23"/>
          <w:u w:val="single"/>
        </w:rPr>
        <w:t>应用芯片交易型开放式指数证券投资基金发起式联接基金、南方中</w:t>
      </w:r>
      <w:proofErr w:type="gramStart"/>
      <w:r>
        <w:rPr>
          <w:rFonts w:ascii="Arial" w:hAnsi="Arial" w:cs="Arial" w:hint="eastAsia"/>
          <w:sz w:val="23"/>
          <w:u w:val="single"/>
        </w:rPr>
        <w:t>证国新港股通央企</w:t>
      </w:r>
      <w:proofErr w:type="gramEnd"/>
      <w:r>
        <w:rPr>
          <w:rFonts w:ascii="Arial" w:hAnsi="Arial" w:cs="Arial" w:hint="eastAsia"/>
          <w:sz w:val="23"/>
          <w:u w:val="single"/>
        </w:rPr>
        <w:t>红利交易型开放式指数证券投资基金、南方中证畜牧养殖产业交易型开放式指数证券投资基金、</w:t>
      </w:r>
      <w:proofErr w:type="gramStart"/>
      <w:r>
        <w:rPr>
          <w:rFonts w:ascii="Arial" w:hAnsi="Arial" w:cs="Arial" w:hint="eastAsia"/>
          <w:sz w:val="23"/>
          <w:u w:val="single"/>
        </w:rPr>
        <w:t>南方稳悦</w:t>
      </w:r>
      <w:proofErr w:type="gramEnd"/>
      <w:r>
        <w:rPr>
          <w:rFonts w:ascii="Arial" w:hAnsi="Arial" w:cs="Arial" w:hint="eastAsia"/>
          <w:sz w:val="23"/>
          <w:u w:val="single"/>
        </w:rPr>
        <w:t>30</w:t>
      </w:r>
      <w:r>
        <w:rPr>
          <w:rFonts w:ascii="Arial" w:hAnsi="Arial" w:cs="Arial" w:hint="eastAsia"/>
          <w:sz w:val="23"/>
          <w:u w:val="single"/>
        </w:rPr>
        <w:t>天持有期债券型证券投资基金、</w:t>
      </w:r>
      <w:proofErr w:type="gramStart"/>
      <w:r>
        <w:rPr>
          <w:rFonts w:ascii="Arial" w:hAnsi="Arial" w:cs="Arial" w:hint="eastAsia"/>
          <w:sz w:val="23"/>
          <w:u w:val="single"/>
        </w:rPr>
        <w:t>南方稳丰</w:t>
      </w:r>
      <w:proofErr w:type="gramEnd"/>
      <w:r>
        <w:rPr>
          <w:rFonts w:ascii="Arial" w:hAnsi="Arial" w:cs="Arial" w:hint="eastAsia"/>
          <w:sz w:val="23"/>
          <w:u w:val="single"/>
        </w:rPr>
        <w:t>90</w:t>
      </w:r>
      <w:r>
        <w:rPr>
          <w:rFonts w:ascii="Arial" w:hAnsi="Arial" w:cs="Arial" w:hint="eastAsia"/>
          <w:sz w:val="23"/>
          <w:u w:val="single"/>
        </w:rPr>
        <w:t>天持有期债券型证券投资基金、南方周期优选混合型发起式证券投资基金、南方</w:t>
      </w:r>
      <w:proofErr w:type="gramStart"/>
      <w:r>
        <w:rPr>
          <w:rFonts w:ascii="Arial" w:hAnsi="Arial" w:cs="Arial" w:hint="eastAsia"/>
          <w:sz w:val="23"/>
          <w:u w:val="single"/>
        </w:rPr>
        <w:t>上证超长期国债</w:t>
      </w:r>
      <w:proofErr w:type="gramEnd"/>
      <w:r>
        <w:rPr>
          <w:rFonts w:ascii="Arial" w:hAnsi="Arial" w:cs="Arial" w:hint="eastAsia"/>
          <w:sz w:val="23"/>
          <w:u w:val="single"/>
        </w:rPr>
        <w:t>交易型开放式指数证券投资基金、南方</w:t>
      </w:r>
      <w:proofErr w:type="gramStart"/>
      <w:r>
        <w:rPr>
          <w:rFonts w:ascii="Arial" w:hAnsi="Arial" w:cs="Arial" w:hint="eastAsia"/>
          <w:sz w:val="23"/>
          <w:u w:val="single"/>
        </w:rPr>
        <w:t>中证全指</w:t>
      </w:r>
      <w:proofErr w:type="gramEnd"/>
      <w:r>
        <w:rPr>
          <w:rFonts w:ascii="Arial" w:hAnsi="Arial" w:cs="Arial" w:hint="eastAsia"/>
          <w:sz w:val="23"/>
          <w:u w:val="single"/>
        </w:rPr>
        <w:t>电力公用事业交易型开放式指数证券投资基金发起式联接基金、</w:t>
      </w:r>
      <w:proofErr w:type="gramStart"/>
      <w:r>
        <w:rPr>
          <w:rFonts w:ascii="Arial" w:hAnsi="Arial" w:cs="Arial" w:hint="eastAsia"/>
          <w:sz w:val="23"/>
          <w:u w:val="single"/>
        </w:rPr>
        <w:t>南方逸享稳健</w:t>
      </w:r>
      <w:proofErr w:type="gramEnd"/>
      <w:r>
        <w:rPr>
          <w:rFonts w:ascii="Arial" w:hAnsi="Arial" w:cs="Arial" w:hint="eastAsia"/>
          <w:sz w:val="23"/>
          <w:u w:val="single"/>
        </w:rPr>
        <w:t>添利债券型证券投资基金、南方深证主板</w:t>
      </w:r>
      <w:r>
        <w:rPr>
          <w:rFonts w:ascii="Arial" w:hAnsi="Arial" w:cs="Arial" w:hint="eastAsia"/>
          <w:sz w:val="23"/>
          <w:u w:val="single"/>
        </w:rPr>
        <w:t>50</w:t>
      </w:r>
      <w:r>
        <w:rPr>
          <w:rFonts w:ascii="Arial" w:hAnsi="Arial" w:cs="Arial" w:hint="eastAsia"/>
          <w:sz w:val="23"/>
          <w:u w:val="single"/>
        </w:rPr>
        <w:t>交易型开放式指数证券投资基金联接基金、南方</w:t>
      </w:r>
      <w:proofErr w:type="gramStart"/>
      <w:r>
        <w:rPr>
          <w:rFonts w:ascii="Arial" w:hAnsi="Arial" w:cs="Arial" w:hint="eastAsia"/>
          <w:sz w:val="23"/>
          <w:u w:val="single"/>
        </w:rPr>
        <w:t>中证沪深</w:t>
      </w:r>
      <w:proofErr w:type="gramEnd"/>
      <w:r>
        <w:rPr>
          <w:rFonts w:ascii="Arial" w:hAnsi="Arial" w:cs="Arial" w:hint="eastAsia"/>
          <w:sz w:val="23"/>
          <w:u w:val="single"/>
        </w:rPr>
        <w:t>港黄金产业股票指数发起式证券投资基金、南方中</w:t>
      </w:r>
      <w:proofErr w:type="gramStart"/>
      <w:r>
        <w:rPr>
          <w:rFonts w:ascii="Arial" w:hAnsi="Arial" w:cs="Arial" w:hint="eastAsia"/>
          <w:sz w:val="23"/>
          <w:u w:val="single"/>
        </w:rPr>
        <w:t>证国新港股通央企</w:t>
      </w:r>
      <w:proofErr w:type="gramEnd"/>
      <w:r>
        <w:rPr>
          <w:rFonts w:ascii="Arial" w:hAnsi="Arial" w:cs="Arial" w:hint="eastAsia"/>
          <w:sz w:val="23"/>
          <w:u w:val="single"/>
        </w:rPr>
        <w:t>红利交易型开放式指数证券投资基金发起式联接基金、南方基金南方东英沙特阿拉伯交易型开放式指数证券投资基金联接基金（</w:t>
      </w:r>
      <w:r>
        <w:rPr>
          <w:rFonts w:ascii="Arial" w:hAnsi="Arial" w:cs="Arial" w:hint="eastAsia"/>
          <w:sz w:val="23"/>
          <w:u w:val="single"/>
        </w:rPr>
        <w:t>QDII</w:t>
      </w:r>
      <w:r>
        <w:rPr>
          <w:rFonts w:ascii="Arial" w:hAnsi="Arial" w:cs="Arial" w:hint="eastAsia"/>
          <w:sz w:val="23"/>
          <w:u w:val="single"/>
        </w:rPr>
        <w:t>）、南方中证</w:t>
      </w:r>
      <w:r>
        <w:rPr>
          <w:rFonts w:ascii="Arial" w:hAnsi="Arial" w:cs="Arial" w:hint="eastAsia"/>
          <w:sz w:val="23"/>
          <w:u w:val="single"/>
        </w:rPr>
        <w:t>A500</w:t>
      </w:r>
      <w:r>
        <w:rPr>
          <w:rFonts w:ascii="Arial" w:hAnsi="Arial" w:cs="Arial" w:hint="eastAsia"/>
          <w:sz w:val="23"/>
          <w:u w:val="single"/>
        </w:rPr>
        <w:t>交易型开放式指数证券投资基金、南方顺丰仓储物流封闭式基础设施证券投资基金、南方中证</w:t>
      </w:r>
      <w:r>
        <w:rPr>
          <w:rFonts w:ascii="Arial" w:hAnsi="Arial" w:cs="Arial" w:hint="eastAsia"/>
          <w:sz w:val="23"/>
          <w:u w:val="single"/>
        </w:rPr>
        <w:t>A500</w:t>
      </w:r>
      <w:r>
        <w:rPr>
          <w:rFonts w:ascii="Arial" w:hAnsi="Arial" w:cs="Arial" w:hint="eastAsia"/>
          <w:sz w:val="23"/>
          <w:u w:val="single"/>
        </w:rPr>
        <w:t>交易型开放式指数证券投资基金联接基金、南方中证物联网主题交易型开放式指数证券投资基金发起式联接基金、南方上证</w:t>
      </w:r>
      <w:r>
        <w:rPr>
          <w:rFonts w:ascii="Arial" w:hAnsi="Arial" w:cs="Arial" w:hint="eastAsia"/>
          <w:sz w:val="23"/>
          <w:u w:val="single"/>
        </w:rPr>
        <w:t>180</w:t>
      </w:r>
      <w:r>
        <w:rPr>
          <w:rFonts w:ascii="Arial" w:hAnsi="Arial" w:cs="Arial" w:hint="eastAsia"/>
          <w:sz w:val="23"/>
          <w:u w:val="single"/>
        </w:rPr>
        <w:t>交易型开放式指数证券投资基金、南方上证基准做市公司债交易型开放式指数证券投资基金、南方创业板人工智能交易型开放式指数证券投资基金、南方深证</w:t>
      </w:r>
      <w:r>
        <w:rPr>
          <w:rFonts w:ascii="Arial" w:hAnsi="Arial" w:cs="Arial" w:hint="eastAsia"/>
          <w:sz w:val="23"/>
          <w:u w:val="single"/>
        </w:rPr>
        <w:t>100</w:t>
      </w:r>
      <w:r>
        <w:rPr>
          <w:rFonts w:ascii="Arial" w:hAnsi="Arial" w:cs="Arial" w:hint="eastAsia"/>
          <w:sz w:val="23"/>
          <w:u w:val="single"/>
        </w:rPr>
        <w:t>交易型开放式指数证券投资基金、南方多</w:t>
      </w:r>
      <w:r>
        <w:rPr>
          <w:rFonts w:ascii="Arial" w:hAnsi="Arial" w:cs="Arial" w:hint="eastAsia"/>
          <w:sz w:val="23"/>
          <w:u w:val="single"/>
        </w:rPr>
        <w:lastRenderedPageBreak/>
        <w:t>元价值一年持有期混合型证券投资基金、南方上证</w:t>
      </w:r>
      <w:r>
        <w:rPr>
          <w:rFonts w:ascii="Arial" w:hAnsi="Arial" w:cs="Arial" w:hint="eastAsia"/>
          <w:sz w:val="23"/>
          <w:u w:val="single"/>
        </w:rPr>
        <w:t>180</w:t>
      </w:r>
      <w:r>
        <w:rPr>
          <w:rFonts w:ascii="Arial" w:hAnsi="Arial" w:cs="Arial" w:hint="eastAsia"/>
          <w:sz w:val="23"/>
          <w:u w:val="single"/>
        </w:rPr>
        <w:t>指数发起式证券投资基金、南方</w:t>
      </w:r>
      <w:proofErr w:type="gramStart"/>
      <w:r>
        <w:rPr>
          <w:rFonts w:ascii="Arial" w:hAnsi="Arial" w:cs="Arial" w:hint="eastAsia"/>
          <w:sz w:val="23"/>
          <w:u w:val="single"/>
        </w:rPr>
        <w:t>中证沪深</w:t>
      </w:r>
      <w:proofErr w:type="gramEnd"/>
      <w:r>
        <w:rPr>
          <w:rFonts w:ascii="Arial" w:hAnsi="Arial" w:cs="Arial" w:hint="eastAsia"/>
          <w:sz w:val="23"/>
          <w:u w:val="single"/>
        </w:rPr>
        <w:t>港旅游休闲指数发起式证券投资基金</w:t>
      </w:r>
    </w:p>
    <w:p w14:paraId="4D1DC073" w14:textId="77777777" w:rsidR="008763A1" w:rsidRDefault="008763A1">
      <w:pPr>
        <w:adjustRightInd w:val="0"/>
        <w:snapToGrid w:val="0"/>
        <w:spacing w:line="276" w:lineRule="auto"/>
        <w:ind w:left="14"/>
        <w:rPr>
          <w:rFonts w:ascii="Arial" w:hAnsi="Arial" w:cs="Arial"/>
          <w:sz w:val="23"/>
        </w:rPr>
      </w:pPr>
    </w:p>
    <w:p w14:paraId="096CCBCE" w14:textId="77777777" w:rsidR="008763A1" w:rsidRDefault="008763A1">
      <w:pPr>
        <w:adjustRightInd w:val="0"/>
        <w:snapToGrid w:val="0"/>
        <w:spacing w:line="276" w:lineRule="auto"/>
        <w:ind w:left="14"/>
        <w:rPr>
          <w:rFonts w:ascii="Arial" w:hAnsi="Arial" w:cs="Arial"/>
          <w:sz w:val="23"/>
          <w:highlight w:val="yellow"/>
        </w:rPr>
      </w:pPr>
    </w:p>
    <w:p w14:paraId="2DD35103" w14:textId="77777777" w:rsidR="008763A1" w:rsidRDefault="001620BF">
      <w:pPr>
        <w:numPr>
          <w:ilvl w:val="0"/>
          <w:numId w:val="2"/>
        </w:numPr>
        <w:tabs>
          <w:tab w:val="clear" w:pos="360"/>
          <w:tab w:val="left" w:pos="672"/>
        </w:tabs>
        <w:adjustRightInd w:val="0"/>
        <w:snapToGrid w:val="0"/>
        <w:spacing w:line="276" w:lineRule="auto"/>
        <w:ind w:left="672" w:hanging="658"/>
        <w:rPr>
          <w:rFonts w:ascii="Arial" w:hAnsi="Arial" w:cs="Arial"/>
          <w:sz w:val="23"/>
        </w:rPr>
      </w:pPr>
      <w:r>
        <w:rPr>
          <w:rFonts w:ascii="Arial" w:hAnsi="Arial" w:cs="Arial" w:hint="eastAsia"/>
          <w:sz w:val="23"/>
        </w:rPr>
        <w:t>贵公司最近一年内是否存在因向中国证监会提交的注册基金申请材料存在虚假记载、误导性陈述或者重大遗漏的情形</w:t>
      </w:r>
      <w:r>
        <w:rPr>
          <w:rFonts w:ascii="Arial" w:hAnsi="Arial" w:cs="Arial" w:hint="eastAsia"/>
          <w:sz w:val="23"/>
        </w:rPr>
        <w:t xml:space="preserve">? </w:t>
      </w:r>
    </w:p>
    <w:p w14:paraId="1ED7BC41" w14:textId="77777777" w:rsidR="008763A1" w:rsidRDefault="008763A1">
      <w:pPr>
        <w:adjustRightInd w:val="0"/>
        <w:snapToGrid w:val="0"/>
        <w:spacing w:line="276" w:lineRule="auto"/>
        <w:ind w:left="14"/>
        <w:rPr>
          <w:rFonts w:ascii="Arial" w:hAnsi="Arial" w:cs="Arial"/>
          <w:sz w:val="23"/>
        </w:rPr>
      </w:pPr>
    </w:p>
    <w:p w14:paraId="555DCD1F" w14:textId="77777777" w:rsidR="008763A1" w:rsidRDefault="001620BF">
      <w:pPr>
        <w:numPr>
          <w:ilvl w:val="3"/>
          <w:numId w:val="3"/>
        </w:numPr>
        <w:tabs>
          <w:tab w:val="clear" w:pos="2340"/>
          <w:tab w:val="left" w:pos="1276"/>
        </w:tabs>
        <w:adjustRightInd w:val="0"/>
        <w:snapToGrid w:val="0"/>
        <w:spacing w:line="276" w:lineRule="auto"/>
        <w:ind w:left="1275" w:hanging="561"/>
        <w:rPr>
          <w:rFonts w:ascii="Arial" w:hAnsi="Arial" w:cs="Arial"/>
          <w:sz w:val="23"/>
        </w:rPr>
      </w:pPr>
      <w:r>
        <w:rPr>
          <w:rFonts w:ascii="Arial" w:hAnsi="Arial" w:cs="Arial" w:hint="eastAsia"/>
          <w:sz w:val="23"/>
        </w:rPr>
        <w:t>不存在上述情形</w:t>
      </w:r>
    </w:p>
    <w:p w14:paraId="0A93115B" w14:textId="77777777" w:rsidR="008763A1" w:rsidRDefault="001620BF">
      <w:pPr>
        <w:numPr>
          <w:ilvl w:val="3"/>
          <w:numId w:val="1"/>
        </w:numPr>
        <w:tabs>
          <w:tab w:val="clear" w:pos="2340"/>
          <w:tab w:val="left" w:pos="1274"/>
        </w:tabs>
        <w:adjustRightInd w:val="0"/>
        <w:snapToGrid w:val="0"/>
        <w:spacing w:line="276" w:lineRule="auto"/>
        <w:ind w:left="1274" w:hanging="560"/>
        <w:rPr>
          <w:rFonts w:ascii="Arial" w:hAnsi="Arial" w:cs="Arial"/>
          <w:sz w:val="23"/>
        </w:rPr>
      </w:pPr>
      <w:r>
        <w:rPr>
          <w:rFonts w:ascii="Arial" w:hAnsi="Arial" w:cs="Arial" w:hint="eastAsia"/>
          <w:sz w:val="23"/>
        </w:rPr>
        <w:t>存在上述情形</w:t>
      </w:r>
      <w:r>
        <w:rPr>
          <w:rFonts w:ascii="Arial" w:hAnsi="宋体" w:cs="Arial" w:hint="eastAsia"/>
          <w:sz w:val="23"/>
        </w:rPr>
        <w:t xml:space="preserve">, </w:t>
      </w:r>
      <w:r>
        <w:rPr>
          <w:rFonts w:ascii="Arial" w:hAnsi="宋体" w:cs="Arial" w:hint="eastAsia"/>
          <w:sz w:val="23"/>
        </w:rPr>
        <w:t>具体如下</w:t>
      </w:r>
      <w:r>
        <w:rPr>
          <w:rFonts w:ascii="Arial" w:hAnsi="宋体" w:cs="Arial" w:hint="eastAsia"/>
          <w:sz w:val="23"/>
        </w:rPr>
        <w:t xml:space="preserve">: </w:t>
      </w:r>
    </w:p>
    <w:p w14:paraId="470D8389" w14:textId="77777777" w:rsidR="008763A1" w:rsidRDefault="001620BF">
      <w:pPr>
        <w:adjustRightInd w:val="0"/>
        <w:snapToGrid w:val="0"/>
        <w:spacing w:line="276" w:lineRule="auto"/>
        <w:ind w:left="1274"/>
        <w:rPr>
          <w:rFonts w:ascii="Arial" w:hAnsi="Arial" w:cs="Arial"/>
          <w:sz w:val="23"/>
        </w:rPr>
      </w:pPr>
      <w:r>
        <w:rPr>
          <w:rFonts w:ascii="Arial" w:hAnsi="Arial" w:cs="Arial"/>
          <w:sz w:val="23"/>
        </w:rPr>
        <w:t>__________________________________________________</w:t>
      </w:r>
    </w:p>
    <w:p w14:paraId="6C7BF070" w14:textId="77777777" w:rsidR="008763A1" w:rsidRDefault="008763A1">
      <w:pPr>
        <w:adjustRightInd w:val="0"/>
        <w:snapToGrid w:val="0"/>
        <w:spacing w:line="276" w:lineRule="auto"/>
        <w:ind w:left="14"/>
        <w:rPr>
          <w:rFonts w:ascii="Arial" w:hAnsi="Arial" w:cs="Arial"/>
          <w:sz w:val="23"/>
        </w:rPr>
      </w:pPr>
    </w:p>
    <w:p w14:paraId="69C3F870" w14:textId="77777777" w:rsidR="008763A1" w:rsidRDefault="001620BF">
      <w:pPr>
        <w:numPr>
          <w:ilvl w:val="0"/>
          <w:numId w:val="2"/>
        </w:numPr>
        <w:tabs>
          <w:tab w:val="clear" w:pos="360"/>
          <w:tab w:val="left" w:pos="672"/>
        </w:tabs>
        <w:adjustRightInd w:val="0"/>
        <w:snapToGrid w:val="0"/>
        <w:spacing w:line="276" w:lineRule="auto"/>
        <w:ind w:left="672" w:hanging="658"/>
        <w:rPr>
          <w:rFonts w:ascii="Arial" w:hAnsi="Arial" w:cs="Arial"/>
          <w:sz w:val="23"/>
        </w:rPr>
      </w:pPr>
      <w:r>
        <w:rPr>
          <w:rFonts w:ascii="Arial" w:hAnsi="Arial" w:cs="Arial" w:hint="eastAsia"/>
          <w:sz w:val="23"/>
        </w:rPr>
        <w:t>贵公司最近一年内是否因违法违规行为、失信行为受到行政处罚或刑事处罚或被采取行政监管措施</w:t>
      </w:r>
      <w:r>
        <w:rPr>
          <w:rFonts w:ascii="Arial" w:hAnsi="Arial" w:cs="Arial"/>
          <w:sz w:val="23"/>
        </w:rPr>
        <w:t xml:space="preserve">, </w:t>
      </w:r>
      <w:r>
        <w:rPr>
          <w:rFonts w:ascii="Arial" w:hAnsi="Arial" w:cs="Arial" w:hint="eastAsia"/>
          <w:sz w:val="23"/>
        </w:rPr>
        <w:t>是否因违法违规行为、失信行为正在被监管机构立案调查、司法机关立案侦查或者正处于整改期间</w:t>
      </w:r>
      <w:r>
        <w:rPr>
          <w:rFonts w:ascii="Arial" w:hAnsi="Arial" w:cs="Arial"/>
          <w:sz w:val="23"/>
        </w:rPr>
        <w:t>?</w:t>
      </w:r>
    </w:p>
    <w:p w14:paraId="1E1ED55A" w14:textId="77777777" w:rsidR="008763A1" w:rsidRDefault="008763A1">
      <w:pPr>
        <w:adjustRightInd w:val="0"/>
        <w:snapToGrid w:val="0"/>
        <w:spacing w:line="276" w:lineRule="auto"/>
        <w:rPr>
          <w:rFonts w:ascii="Arial" w:hAnsi="Arial" w:cs="Arial"/>
          <w:sz w:val="23"/>
        </w:rPr>
      </w:pPr>
    </w:p>
    <w:p w14:paraId="1FEBB06B" w14:textId="5681F45C" w:rsidR="008763A1" w:rsidRPr="00A8545D" w:rsidRDefault="00A8545D">
      <w:pPr>
        <w:pStyle w:val="ad"/>
        <w:numPr>
          <w:ilvl w:val="0"/>
          <w:numId w:val="6"/>
        </w:numPr>
        <w:tabs>
          <w:tab w:val="left" w:pos="960"/>
          <w:tab w:val="left" w:pos="1276"/>
        </w:tabs>
        <w:adjustRightInd w:val="0"/>
        <w:snapToGrid w:val="0"/>
        <w:spacing w:line="276" w:lineRule="auto"/>
        <w:ind w:firstLineChars="0"/>
        <w:rPr>
          <w:rFonts w:ascii="Arial" w:hAnsi="Arial" w:cs="Arial"/>
          <w:sz w:val="23"/>
          <w:rPrChange w:id="34" w:author="罗依灵" w:date="2026-02-04T11:04:00Z">
            <w:rPr/>
          </w:rPrChange>
        </w:rPr>
        <w:pPrChange w:id="35" w:author="罗依灵" w:date="2026-02-04T11:04:00Z">
          <w:pPr>
            <w:numPr>
              <w:ilvl w:val="3"/>
              <w:numId w:val="3"/>
            </w:numPr>
            <w:tabs>
              <w:tab w:val="left" w:pos="1276"/>
              <w:tab w:val="left" w:pos="2340"/>
            </w:tabs>
            <w:adjustRightInd w:val="0"/>
            <w:snapToGrid w:val="0"/>
            <w:spacing w:line="276" w:lineRule="auto"/>
            <w:ind w:left="1275" w:hanging="561"/>
          </w:pPr>
        </w:pPrChange>
      </w:pPr>
      <w:ins w:id="36" w:author="罗依灵" w:date="2026-02-04T11:04:00Z">
        <w:r>
          <w:rPr>
            <w:rFonts w:ascii="Arial" w:hAnsi="Arial" w:cs="Arial" w:hint="eastAsia"/>
            <w:sz w:val="23"/>
          </w:rPr>
          <w:t xml:space="preserve"> </w:t>
        </w:r>
        <w:r>
          <w:rPr>
            <w:rFonts w:ascii="Arial" w:hAnsi="Arial" w:cs="Arial"/>
            <w:sz w:val="23"/>
          </w:rPr>
          <w:t xml:space="preserve">  </w:t>
        </w:r>
      </w:ins>
      <w:r w:rsidR="001620BF" w:rsidRPr="00A8545D">
        <w:rPr>
          <w:rFonts w:ascii="Arial" w:hAnsi="Arial" w:cs="Arial" w:hint="eastAsia"/>
          <w:sz w:val="23"/>
          <w:rPrChange w:id="37" w:author="罗依灵" w:date="2026-02-04T11:04:00Z">
            <w:rPr>
              <w:rFonts w:hint="eastAsia"/>
            </w:rPr>
          </w:rPrChange>
        </w:rPr>
        <w:t>不存在上述情形</w:t>
      </w:r>
    </w:p>
    <w:p w14:paraId="2FDBC0BB" w14:textId="1E952F6D" w:rsidR="008763A1" w:rsidRPr="00A8545D" w:rsidRDefault="00A8545D">
      <w:pPr>
        <w:pStyle w:val="ad"/>
        <w:numPr>
          <w:ilvl w:val="0"/>
          <w:numId w:val="7"/>
        </w:numPr>
        <w:tabs>
          <w:tab w:val="left" w:pos="960"/>
          <w:tab w:val="left" w:pos="1274"/>
        </w:tabs>
        <w:adjustRightInd w:val="0"/>
        <w:snapToGrid w:val="0"/>
        <w:spacing w:line="276" w:lineRule="auto"/>
        <w:ind w:firstLineChars="0"/>
        <w:rPr>
          <w:rFonts w:ascii="Arial" w:hAnsi="Arial" w:cs="Arial"/>
          <w:sz w:val="23"/>
          <w:rPrChange w:id="38" w:author="罗依灵" w:date="2026-02-04T11:05:00Z">
            <w:rPr>
              <w:rFonts w:hAnsi="Arial"/>
            </w:rPr>
          </w:rPrChange>
        </w:rPr>
        <w:pPrChange w:id="39" w:author="罗依灵" w:date="2026-02-04T11:05:00Z">
          <w:pPr>
            <w:numPr>
              <w:ilvl w:val="3"/>
              <w:numId w:val="1"/>
            </w:numPr>
            <w:tabs>
              <w:tab w:val="left" w:pos="1274"/>
              <w:tab w:val="left" w:pos="2340"/>
            </w:tabs>
            <w:adjustRightInd w:val="0"/>
            <w:snapToGrid w:val="0"/>
            <w:spacing w:line="276" w:lineRule="auto"/>
            <w:ind w:left="1274" w:hanging="560"/>
          </w:pPr>
        </w:pPrChange>
      </w:pPr>
      <w:ins w:id="40" w:author="罗依灵" w:date="2026-02-04T11:05:00Z">
        <w:r>
          <w:rPr>
            <w:rFonts w:ascii="Arial" w:hAnsi="Arial" w:cs="Arial" w:hint="eastAsia"/>
            <w:sz w:val="23"/>
          </w:rPr>
          <w:t xml:space="preserve"> </w:t>
        </w:r>
        <w:r>
          <w:rPr>
            <w:rFonts w:ascii="Arial" w:hAnsi="Arial" w:cs="Arial"/>
            <w:sz w:val="23"/>
          </w:rPr>
          <w:t xml:space="preserve">  </w:t>
        </w:r>
      </w:ins>
      <w:r w:rsidR="001620BF" w:rsidRPr="00A8545D">
        <w:rPr>
          <w:rFonts w:ascii="Arial" w:hAnsi="Arial" w:cs="Arial" w:hint="eastAsia"/>
          <w:sz w:val="23"/>
          <w:rPrChange w:id="41" w:author="罗依灵" w:date="2026-02-04T11:05:00Z">
            <w:rPr>
              <w:rFonts w:hAnsi="Arial" w:hint="eastAsia"/>
            </w:rPr>
          </w:rPrChange>
        </w:rPr>
        <w:t>存在上述情形</w:t>
      </w:r>
      <w:r w:rsidR="001620BF" w:rsidRPr="00A8545D">
        <w:rPr>
          <w:rFonts w:ascii="Arial" w:hAnsi="宋体" w:cs="Arial"/>
          <w:sz w:val="23"/>
          <w:rPrChange w:id="42" w:author="罗依灵" w:date="2026-02-04T11:05:00Z">
            <w:rPr/>
          </w:rPrChange>
        </w:rPr>
        <w:t xml:space="preserve">, </w:t>
      </w:r>
      <w:r w:rsidR="001620BF" w:rsidRPr="00A8545D">
        <w:rPr>
          <w:rFonts w:ascii="Arial" w:hAnsi="宋体" w:cs="Arial" w:hint="eastAsia"/>
          <w:sz w:val="23"/>
          <w:rPrChange w:id="43" w:author="罗依灵" w:date="2026-02-04T11:05:00Z">
            <w:rPr>
              <w:rFonts w:hint="eastAsia"/>
            </w:rPr>
          </w:rPrChange>
        </w:rPr>
        <w:t>具体如下</w:t>
      </w:r>
      <w:r w:rsidR="001620BF" w:rsidRPr="00A8545D">
        <w:rPr>
          <w:rFonts w:ascii="Arial" w:hAnsi="宋体" w:cs="Arial"/>
          <w:sz w:val="23"/>
          <w:rPrChange w:id="44" w:author="罗依灵" w:date="2026-02-04T11:05:00Z">
            <w:rPr/>
          </w:rPrChange>
        </w:rPr>
        <w:t xml:space="preserve">: </w:t>
      </w:r>
    </w:p>
    <w:p w14:paraId="65DCC776" w14:textId="77777777" w:rsidR="00A8545D" w:rsidRDefault="00A8545D">
      <w:pPr>
        <w:pStyle w:val="ad"/>
        <w:ind w:firstLineChars="600" w:firstLine="1380"/>
        <w:rPr>
          <w:ins w:id="45" w:author="罗依灵" w:date="2026-02-04T11:04:00Z"/>
          <w:rFonts w:ascii="Arial" w:hAnsi="Arial" w:cs="Arial"/>
          <w:sz w:val="23"/>
          <w:u w:val="single"/>
        </w:rPr>
        <w:pPrChange w:id="46" w:author="罗依灵" w:date="2026-02-04T11:04:00Z">
          <w:pPr>
            <w:pStyle w:val="ad"/>
          </w:pPr>
        </w:pPrChange>
      </w:pPr>
      <w:ins w:id="47" w:author="罗依灵" w:date="2026-02-04T11:04:00Z">
        <w:r w:rsidRPr="00A8545D">
          <w:rPr>
            <w:rFonts w:ascii="Arial" w:hAnsi="Arial" w:cs="Arial" w:hint="eastAsia"/>
            <w:sz w:val="23"/>
            <w:u w:val="single"/>
            <w:rPrChange w:id="48" w:author="罗依灵" w:date="2026-02-04T11:04:00Z">
              <w:rPr>
                <w:rFonts w:ascii="Arial" w:hAnsi="Arial" w:cs="Arial" w:hint="eastAsia"/>
                <w:sz w:val="23"/>
              </w:rPr>
            </w:rPrChange>
          </w:rPr>
          <w:t>有，本公司近一年被深圳证监局采取责令改正行政监管措施，公司已完成整改。</w:t>
        </w:r>
      </w:ins>
    </w:p>
    <w:p w14:paraId="1C7D80D4" w14:textId="4A70D65F" w:rsidR="008763A1" w:rsidRPr="00A8545D" w:rsidDel="00A8545D" w:rsidRDefault="001620BF">
      <w:pPr>
        <w:pStyle w:val="ad"/>
        <w:numPr>
          <w:ilvl w:val="3"/>
          <w:numId w:val="1"/>
        </w:numPr>
        <w:ind w:left="0" w:firstLineChars="600" w:firstLine="1380"/>
        <w:rPr>
          <w:del w:id="49" w:author="罗依灵" w:date="2026-02-04T11:04:00Z"/>
          <w:rFonts w:ascii="Arial" w:hAnsi="Arial" w:cs="Arial"/>
          <w:sz w:val="23"/>
          <w:u w:val="single"/>
          <w:rPrChange w:id="50" w:author="罗依灵" w:date="2026-02-04T11:04:00Z">
            <w:rPr>
              <w:del w:id="51" w:author="罗依灵" w:date="2026-02-04T11:04:00Z"/>
              <w:rFonts w:ascii="Arial" w:hAnsi="Arial" w:cs="Arial"/>
              <w:sz w:val="23"/>
            </w:rPr>
          </w:rPrChange>
        </w:rPr>
        <w:pPrChange w:id="52" w:author="罗依灵" w:date="2026-02-04T11:04:00Z">
          <w:pPr>
            <w:pStyle w:val="ad"/>
            <w:numPr>
              <w:ilvl w:val="3"/>
              <w:numId w:val="1"/>
            </w:numPr>
            <w:tabs>
              <w:tab w:val="left" w:pos="2340"/>
            </w:tabs>
            <w:ind w:left="2340" w:firstLineChars="0" w:hanging="360"/>
          </w:pPr>
        </w:pPrChange>
      </w:pPr>
      <w:del w:id="53" w:author="罗依灵" w:date="2026-02-04T11:04:00Z">
        <w:r w:rsidRPr="00A8545D" w:rsidDel="00A8545D">
          <w:rPr>
            <w:rFonts w:ascii="Arial" w:hAnsi="Arial" w:cs="Arial"/>
            <w:sz w:val="23"/>
            <w:u w:val="single"/>
            <w:rPrChange w:id="54" w:author="罗依灵" w:date="2026-02-04T11:04:00Z">
              <w:rPr>
                <w:rFonts w:ascii="Arial" w:hAnsi="Arial" w:cs="Arial"/>
                <w:sz w:val="23"/>
              </w:rPr>
            </w:rPrChange>
          </w:rPr>
          <w:delText>__________________________________________________</w:delText>
        </w:r>
      </w:del>
    </w:p>
    <w:p w14:paraId="15C41604" w14:textId="77777777" w:rsidR="008763A1" w:rsidRPr="00A8545D" w:rsidRDefault="008763A1">
      <w:pPr>
        <w:pStyle w:val="ad"/>
        <w:ind w:firstLineChars="600" w:firstLine="1260"/>
        <w:rPr>
          <w:u w:val="single"/>
          <w:rPrChange w:id="55" w:author="罗依灵" w:date="2026-02-04T11:04:00Z">
            <w:rPr/>
          </w:rPrChange>
        </w:rPr>
        <w:pPrChange w:id="56" w:author="罗依灵" w:date="2026-02-04T11:04:00Z">
          <w:pPr>
            <w:pStyle w:val="ad"/>
          </w:pPr>
        </w:pPrChange>
      </w:pPr>
    </w:p>
    <w:p w14:paraId="1E8D587E" w14:textId="77777777" w:rsidR="008763A1" w:rsidRDefault="001620BF">
      <w:pPr>
        <w:numPr>
          <w:ilvl w:val="0"/>
          <w:numId w:val="2"/>
        </w:numPr>
        <w:tabs>
          <w:tab w:val="clear" w:pos="360"/>
          <w:tab w:val="left" w:pos="672"/>
        </w:tabs>
        <w:adjustRightInd w:val="0"/>
        <w:snapToGrid w:val="0"/>
        <w:spacing w:line="276" w:lineRule="auto"/>
        <w:ind w:left="672" w:hanging="658"/>
        <w:rPr>
          <w:rFonts w:ascii="Arial" w:hAnsi="Arial" w:cs="Arial"/>
          <w:sz w:val="23"/>
        </w:rPr>
      </w:pPr>
      <w:r>
        <w:rPr>
          <w:rFonts w:ascii="Arial" w:hAnsi="Arial" w:cs="Arial" w:hint="eastAsia"/>
          <w:sz w:val="23"/>
        </w:rPr>
        <w:t>贵公司是否存在对本基金的运作已经造成或者可能造成不良影响的重大变更事项</w:t>
      </w:r>
      <w:r>
        <w:rPr>
          <w:rFonts w:ascii="Arial" w:hAnsi="Arial" w:cs="Arial" w:hint="eastAsia"/>
          <w:sz w:val="23"/>
        </w:rPr>
        <w:t xml:space="preserve">, </w:t>
      </w:r>
      <w:r>
        <w:rPr>
          <w:rFonts w:ascii="Arial" w:hAnsi="Arial" w:cs="Arial" w:hint="eastAsia"/>
          <w:sz w:val="23"/>
        </w:rPr>
        <w:t>或者诉讼、仲裁等其他重大事项？</w:t>
      </w:r>
    </w:p>
    <w:p w14:paraId="2F88A6BA" w14:textId="77777777" w:rsidR="008763A1" w:rsidRDefault="008763A1">
      <w:pPr>
        <w:adjustRightInd w:val="0"/>
        <w:snapToGrid w:val="0"/>
        <w:spacing w:line="276" w:lineRule="auto"/>
        <w:ind w:left="672"/>
        <w:rPr>
          <w:rFonts w:ascii="Arial" w:hAnsi="Arial" w:cs="Arial"/>
          <w:sz w:val="23"/>
        </w:rPr>
      </w:pPr>
    </w:p>
    <w:p w14:paraId="2870F5F4" w14:textId="77777777" w:rsidR="008763A1" w:rsidRDefault="001620BF">
      <w:pPr>
        <w:numPr>
          <w:ilvl w:val="3"/>
          <w:numId w:val="3"/>
        </w:numPr>
        <w:tabs>
          <w:tab w:val="clear" w:pos="2340"/>
          <w:tab w:val="left" w:pos="1276"/>
        </w:tabs>
        <w:adjustRightInd w:val="0"/>
        <w:snapToGrid w:val="0"/>
        <w:spacing w:line="276" w:lineRule="auto"/>
        <w:ind w:left="1275" w:hanging="561"/>
        <w:rPr>
          <w:rFonts w:ascii="Arial" w:hAnsi="Arial" w:cs="Arial"/>
          <w:sz w:val="23"/>
        </w:rPr>
      </w:pPr>
      <w:r>
        <w:rPr>
          <w:rFonts w:ascii="Arial" w:hAnsi="Arial" w:cs="Arial" w:hint="eastAsia"/>
          <w:sz w:val="23"/>
        </w:rPr>
        <w:t>不存在上述情形</w:t>
      </w:r>
    </w:p>
    <w:p w14:paraId="109856F4" w14:textId="77777777" w:rsidR="008763A1" w:rsidRDefault="001620BF">
      <w:pPr>
        <w:numPr>
          <w:ilvl w:val="3"/>
          <w:numId w:val="1"/>
        </w:numPr>
        <w:tabs>
          <w:tab w:val="clear" w:pos="2340"/>
          <w:tab w:val="left" w:pos="1274"/>
        </w:tabs>
        <w:adjustRightInd w:val="0"/>
        <w:snapToGrid w:val="0"/>
        <w:spacing w:line="276" w:lineRule="auto"/>
        <w:ind w:left="1274" w:hanging="560"/>
        <w:rPr>
          <w:rFonts w:ascii="Arial" w:hAnsi="Arial" w:cs="Arial"/>
          <w:sz w:val="23"/>
        </w:rPr>
      </w:pPr>
      <w:r>
        <w:rPr>
          <w:rFonts w:ascii="Arial" w:hAnsi="Arial" w:cs="Arial" w:hint="eastAsia"/>
          <w:sz w:val="23"/>
        </w:rPr>
        <w:t>存在上述情形</w:t>
      </w:r>
      <w:r>
        <w:rPr>
          <w:rFonts w:ascii="Arial" w:hAnsi="宋体" w:cs="Arial" w:hint="eastAsia"/>
          <w:sz w:val="23"/>
        </w:rPr>
        <w:t xml:space="preserve">, </w:t>
      </w:r>
      <w:r>
        <w:rPr>
          <w:rFonts w:ascii="Arial" w:hAnsi="宋体" w:cs="Arial" w:hint="eastAsia"/>
          <w:sz w:val="23"/>
        </w:rPr>
        <w:t>具体如下</w:t>
      </w:r>
      <w:r>
        <w:rPr>
          <w:rFonts w:ascii="Arial" w:hAnsi="宋体" w:cs="Arial" w:hint="eastAsia"/>
          <w:sz w:val="23"/>
        </w:rPr>
        <w:t xml:space="preserve">: </w:t>
      </w:r>
    </w:p>
    <w:p w14:paraId="3F4C82CB" w14:textId="77777777" w:rsidR="008763A1" w:rsidRDefault="001620BF">
      <w:pPr>
        <w:adjustRightInd w:val="0"/>
        <w:snapToGrid w:val="0"/>
        <w:spacing w:line="276" w:lineRule="auto"/>
        <w:ind w:firstLineChars="550" w:firstLine="1265"/>
        <w:rPr>
          <w:rFonts w:ascii="Arial" w:hAnsi="Arial" w:cs="Arial"/>
          <w:sz w:val="23"/>
        </w:rPr>
      </w:pPr>
      <w:r>
        <w:rPr>
          <w:rFonts w:ascii="Arial" w:hAnsi="Arial" w:cs="Arial"/>
          <w:sz w:val="23"/>
        </w:rPr>
        <w:t>__________________________________________________</w:t>
      </w:r>
    </w:p>
    <w:p w14:paraId="75426967" w14:textId="77777777" w:rsidR="008763A1" w:rsidRDefault="008763A1">
      <w:pPr>
        <w:adjustRightInd w:val="0"/>
        <w:snapToGrid w:val="0"/>
        <w:spacing w:line="276" w:lineRule="auto"/>
        <w:ind w:left="672"/>
        <w:rPr>
          <w:rFonts w:ascii="Arial" w:hAnsi="Arial" w:cs="Arial"/>
          <w:sz w:val="23"/>
        </w:rPr>
      </w:pPr>
    </w:p>
    <w:p w14:paraId="0FD29573" w14:textId="77777777" w:rsidR="008763A1" w:rsidRDefault="001620BF">
      <w:pPr>
        <w:adjustRightInd w:val="0"/>
        <w:snapToGrid w:val="0"/>
        <w:spacing w:line="276" w:lineRule="auto"/>
        <w:ind w:left="672"/>
        <w:rPr>
          <w:rFonts w:ascii="Arial" w:hAnsi="Arial" w:cs="Arial"/>
          <w:sz w:val="23"/>
        </w:rPr>
      </w:pPr>
      <w:r>
        <w:rPr>
          <w:rFonts w:ascii="Arial" w:hAnsi="Arial" w:cs="Arial" w:hint="eastAsia"/>
          <w:sz w:val="23"/>
        </w:rPr>
        <w:t xml:space="preserve"> </w:t>
      </w:r>
    </w:p>
    <w:p w14:paraId="1CBC082A" w14:textId="77777777" w:rsidR="008763A1" w:rsidRDefault="001620BF">
      <w:pPr>
        <w:numPr>
          <w:ilvl w:val="0"/>
          <w:numId w:val="2"/>
        </w:numPr>
        <w:tabs>
          <w:tab w:val="clear" w:pos="360"/>
          <w:tab w:val="left" w:pos="672"/>
        </w:tabs>
        <w:adjustRightInd w:val="0"/>
        <w:snapToGrid w:val="0"/>
        <w:spacing w:line="276" w:lineRule="auto"/>
        <w:ind w:left="672" w:hanging="658"/>
        <w:rPr>
          <w:rFonts w:ascii="Arial" w:hAnsi="Arial" w:cs="Arial"/>
          <w:sz w:val="23"/>
        </w:rPr>
      </w:pPr>
      <w:r>
        <w:rPr>
          <w:rFonts w:ascii="Arial" w:hAnsi="Arial" w:cs="Arial" w:hint="eastAsia"/>
          <w:sz w:val="23"/>
        </w:rPr>
        <w:t>请列明贵公司有关基金</w:t>
      </w:r>
      <w:r>
        <w:rPr>
          <w:rFonts w:ascii="Arial" w:hAnsi="Arial" w:cs="Arial"/>
          <w:sz w:val="23"/>
        </w:rPr>
        <w:t>投资管理、销售、登记和估值等业务环节制度</w:t>
      </w:r>
      <w:r>
        <w:rPr>
          <w:rFonts w:ascii="Arial" w:hAnsi="Arial" w:cs="Arial" w:hint="eastAsia"/>
          <w:sz w:val="23"/>
        </w:rPr>
        <w:t>。</w:t>
      </w:r>
    </w:p>
    <w:p w14:paraId="7491ED40" w14:textId="77777777" w:rsidR="008763A1" w:rsidRDefault="008763A1">
      <w:pPr>
        <w:adjustRightInd w:val="0"/>
        <w:snapToGrid w:val="0"/>
        <w:spacing w:line="276" w:lineRule="auto"/>
        <w:ind w:left="14"/>
        <w:rPr>
          <w:rFonts w:ascii="Arial" w:hAnsi="Arial" w:cs="Arial"/>
          <w:sz w:val="23"/>
        </w:rPr>
      </w:pPr>
    </w:p>
    <w:p w14:paraId="1D47A0B8" w14:textId="77777777" w:rsidR="008763A1" w:rsidRDefault="001620BF">
      <w:pPr>
        <w:adjustRightInd w:val="0"/>
        <w:snapToGrid w:val="0"/>
        <w:spacing w:line="276" w:lineRule="auto"/>
        <w:ind w:left="720"/>
        <w:rPr>
          <w:rFonts w:ascii="Arial" w:hAnsi="Arial" w:cs="Arial"/>
          <w:sz w:val="23"/>
        </w:rPr>
      </w:pPr>
      <w:r>
        <w:rPr>
          <w:rFonts w:ascii="Arial" w:hAnsi="Arial" w:cs="Arial" w:hint="eastAsia"/>
          <w:sz w:val="23"/>
          <w:u w:val="single"/>
        </w:rPr>
        <w:t>南方基金投资管理制度、</w:t>
      </w:r>
      <w:r>
        <w:rPr>
          <w:rFonts w:ascii="Arial" w:hAnsi="Arial" w:cs="Arial"/>
          <w:sz w:val="23"/>
          <w:u w:val="single"/>
        </w:rPr>
        <w:t>南方基金投资者适当性管理制度</w:t>
      </w:r>
      <w:r>
        <w:rPr>
          <w:rFonts w:ascii="Arial" w:hAnsi="Arial" w:cs="Arial" w:hint="eastAsia"/>
          <w:sz w:val="23"/>
          <w:u w:val="single"/>
        </w:rPr>
        <w:t>、</w:t>
      </w:r>
      <w:r>
        <w:rPr>
          <w:rFonts w:ascii="Arial" w:hAnsi="Arial" w:cs="Arial"/>
          <w:sz w:val="23"/>
          <w:u w:val="single"/>
        </w:rPr>
        <w:t>南方基金公</w:t>
      </w:r>
      <w:proofErr w:type="gramStart"/>
      <w:r>
        <w:rPr>
          <w:rFonts w:ascii="Arial" w:hAnsi="Arial" w:cs="Arial"/>
          <w:sz w:val="23"/>
          <w:u w:val="single"/>
        </w:rPr>
        <w:t>募产品</w:t>
      </w:r>
      <w:proofErr w:type="gramEnd"/>
      <w:r>
        <w:rPr>
          <w:rFonts w:ascii="Arial" w:hAnsi="Arial" w:cs="Arial"/>
          <w:sz w:val="23"/>
          <w:u w:val="single"/>
        </w:rPr>
        <w:t>风险评级制度</w:t>
      </w:r>
      <w:r>
        <w:rPr>
          <w:rFonts w:ascii="Arial" w:hAnsi="Arial" w:cs="Arial" w:hint="eastAsia"/>
          <w:sz w:val="23"/>
          <w:u w:val="single"/>
        </w:rPr>
        <w:t>、</w:t>
      </w:r>
      <w:r>
        <w:rPr>
          <w:rFonts w:ascii="Arial" w:hAnsi="Arial" w:cs="Arial"/>
          <w:sz w:val="23"/>
          <w:u w:val="single"/>
        </w:rPr>
        <w:t>南方基金电子直销销售适用性规则</w:t>
      </w:r>
      <w:r>
        <w:rPr>
          <w:rFonts w:ascii="Arial" w:hAnsi="Arial" w:cs="Arial" w:hint="eastAsia"/>
          <w:sz w:val="23"/>
          <w:u w:val="single"/>
        </w:rPr>
        <w:t>、</w:t>
      </w:r>
      <w:r>
        <w:rPr>
          <w:rFonts w:ascii="Arial" w:hAnsi="Arial" w:cs="Arial"/>
          <w:sz w:val="23"/>
          <w:u w:val="single"/>
        </w:rPr>
        <w:t>南方基金直销柜台投资者适当性业务规则</w:t>
      </w:r>
      <w:r>
        <w:rPr>
          <w:rFonts w:ascii="Arial" w:hAnsi="Arial" w:cs="Arial" w:hint="eastAsia"/>
          <w:sz w:val="23"/>
          <w:u w:val="single"/>
        </w:rPr>
        <w:t>、南方基金代销机构管理办法、南方基金开放式基金渠道销售业务管理办法、南方基金开放式基金业务规则、南方</w:t>
      </w:r>
      <w:proofErr w:type="gramStart"/>
      <w:r>
        <w:rPr>
          <w:rFonts w:ascii="Arial" w:hAnsi="Arial" w:cs="Arial" w:hint="eastAsia"/>
          <w:sz w:val="23"/>
          <w:u w:val="single"/>
        </w:rPr>
        <w:t>基金基金</w:t>
      </w:r>
      <w:proofErr w:type="gramEnd"/>
      <w:r>
        <w:rPr>
          <w:rFonts w:ascii="Arial" w:hAnsi="Arial" w:cs="Arial" w:hint="eastAsia"/>
          <w:sz w:val="23"/>
          <w:u w:val="single"/>
        </w:rPr>
        <w:t>估值管理制度。</w:t>
      </w:r>
    </w:p>
    <w:p w14:paraId="5FED7F0B" w14:textId="77777777" w:rsidR="008763A1" w:rsidRDefault="008763A1">
      <w:pPr>
        <w:adjustRightInd w:val="0"/>
        <w:snapToGrid w:val="0"/>
        <w:spacing w:line="276" w:lineRule="auto"/>
        <w:ind w:left="14"/>
        <w:rPr>
          <w:rFonts w:ascii="Arial" w:hAnsi="Arial" w:cs="Arial"/>
          <w:sz w:val="23"/>
        </w:rPr>
      </w:pPr>
    </w:p>
    <w:p w14:paraId="352FBEC9" w14:textId="77777777" w:rsidR="008763A1" w:rsidRDefault="001620BF">
      <w:pPr>
        <w:numPr>
          <w:ilvl w:val="0"/>
          <w:numId w:val="2"/>
        </w:numPr>
        <w:tabs>
          <w:tab w:val="clear" w:pos="360"/>
          <w:tab w:val="left" w:pos="672"/>
        </w:tabs>
        <w:adjustRightInd w:val="0"/>
        <w:snapToGrid w:val="0"/>
        <w:spacing w:line="276" w:lineRule="auto"/>
        <w:ind w:left="672" w:hanging="658"/>
        <w:rPr>
          <w:rFonts w:ascii="Arial" w:hAnsi="Arial" w:cs="Arial"/>
          <w:sz w:val="23"/>
        </w:rPr>
      </w:pPr>
      <w:r>
        <w:rPr>
          <w:rFonts w:ascii="Arial" w:hAnsi="Arial" w:cs="Arial" w:hint="eastAsia"/>
          <w:sz w:val="23"/>
        </w:rPr>
        <w:t>贵公司在基金的投资管理、销售、登记和估值等业务环节行为是否规范？</w:t>
      </w:r>
      <w:r>
        <w:rPr>
          <w:rFonts w:ascii="Arial" w:hAnsi="Arial" w:cs="Arial" w:hint="eastAsia"/>
          <w:sz w:val="23"/>
        </w:rPr>
        <w:t xml:space="preserve"> </w:t>
      </w:r>
    </w:p>
    <w:p w14:paraId="03B6ED2E" w14:textId="77777777" w:rsidR="008763A1" w:rsidRDefault="008763A1">
      <w:pPr>
        <w:adjustRightInd w:val="0"/>
        <w:snapToGrid w:val="0"/>
        <w:spacing w:line="276" w:lineRule="auto"/>
        <w:ind w:left="672"/>
        <w:rPr>
          <w:rFonts w:ascii="Arial" w:hAnsi="Arial" w:cs="Arial"/>
          <w:sz w:val="23"/>
        </w:rPr>
      </w:pPr>
    </w:p>
    <w:p w14:paraId="1BB5AE1E" w14:textId="77777777" w:rsidR="008763A1" w:rsidRDefault="001620BF">
      <w:pPr>
        <w:numPr>
          <w:ilvl w:val="3"/>
          <w:numId w:val="3"/>
        </w:numPr>
        <w:tabs>
          <w:tab w:val="clear" w:pos="2340"/>
          <w:tab w:val="left" w:pos="1276"/>
        </w:tabs>
        <w:adjustRightInd w:val="0"/>
        <w:snapToGrid w:val="0"/>
        <w:spacing w:line="276" w:lineRule="auto"/>
        <w:ind w:left="1275" w:hanging="561"/>
        <w:rPr>
          <w:rFonts w:ascii="Arial" w:hAnsi="Arial" w:cs="Arial"/>
          <w:sz w:val="23"/>
        </w:rPr>
      </w:pPr>
      <w:r>
        <w:rPr>
          <w:rFonts w:ascii="Arial" w:hAnsi="Arial" w:cs="Arial" w:hint="eastAsia"/>
          <w:sz w:val="23"/>
        </w:rPr>
        <w:t>规范</w:t>
      </w:r>
    </w:p>
    <w:p w14:paraId="23E5756A" w14:textId="77777777" w:rsidR="008763A1" w:rsidRDefault="001620BF">
      <w:pPr>
        <w:numPr>
          <w:ilvl w:val="3"/>
          <w:numId w:val="1"/>
        </w:numPr>
        <w:tabs>
          <w:tab w:val="clear" w:pos="2340"/>
          <w:tab w:val="left" w:pos="1274"/>
        </w:tabs>
        <w:adjustRightInd w:val="0"/>
        <w:snapToGrid w:val="0"/>
        <w:spacing w:line="276" w:lineRule="auto"/>
        <w:ind w:left="1274" w:hanging="560"/>
        <w:rPr>
          <w:rFonts w:ascii="Arial" w:hAnsi="Arial" w:cs="Arial"/>
          <w:sz w:val="23"/>
        </w:rPr>
      </w:pPr>
      <w:r>
        <w:rPr>
          <w:rFonts w:ascii="Arial" w:hAnsi="Arial" w:cs="Arial" w:hint="eastAsia"/>
          <w:sz w:val="23"/>
        </w:rPr>
        <w:t>不规范</w:t>
      </w:r>
      <w:r>
        <w:rPr>
          <w:rFonts w:ascii="Arial" w:hAnsi="宋体" w:cs="Arial" w:hint="eastAsia"/>
          <w:sz w:val="23"/>
        </w:rPr>
        <w:t xml:space="preserve">, </w:t>
      </w:r>
      <w:r>
        <w:rPr>
          <w:rFonts w:ascii="Arial" w:hAnsi="宋体" w:cs="Arial" w:hint="eastAsia"/>
          <w:sz w:val="23"/>
        </w:rPr>
        <w:t>所存在的问题具体如下</w:t>
      </w:r>
      <w:r>
        <w:rPr>
          <w:rFonts w:ascii="Arial" w:hAnsi="宋体" w:cs="Arial" w:hint="eastAsia"/>
          <w:sz w:val="23"/>
        </w:rPr>
        <w:t xml:space="preserve">: </w:t>
      </w:r>
    </w:p>
    <w:p w14:paraId="34D6260C" w14:textId="77777777" w:rsidR="008763A1" w:rsidRDefault="001620BF">
      <w:pPr>
        <w:adjustRightInd w:val="0"/>
        <w:snapToGrid w:val="0"/>
        <w:spacing w:line="276" w:lineRule="auto"/>
        <w:ind w:left="1274"/>
        <w:rPr>
          <w:rFonts w:ascii="Arial" w:hAnsi="Arial" w:cs="Arial"/>
          <w:sz w:val="23"/>
        </w:rPr>
      </w:pPr>
      <w:r>
        <w:rPr>
          <w:rFonts w:ascii="Arial" w:hAnsi="Arial" w:cs="Arial"/>
          <w:sz w:val="23"/>
        </w:rPr>
        <w:t>__________________________________________________</w:t>
      </w:r>
    </w:p>
    <w:p w14:paraId="167E593A" w14:textId="77777777" w:rsidR="008763A1" w:rsidRDefault="008763A1">
      <w:pPr>
        <w:adjustRightInd w:val="0"/>
        <w:snapToGrid w:val="0"/>
        <w:spacing w:line="276" w:lineRule="auto"/>
        <w:ind w:left="672"/>
        <w:rPr>
          <w:rFonts w:ascii="Arial" w:hAnsi="Arial" w:cs="Arial"/>
          <w:sz w:val="23"/>
        </w:rPr>
      </w:pPr>
    </w:p>
    <w:p w14:paraId="0831C8C3" w14:textId="77777777" w:rsidR="008763A1" w:rsidRDefault="008763A1">
      <w:pPr>
        <w:adjustRightInd w:val="0"/>
        <w:snapToGrid w:val="0"/>
        <w:spacing w:line="276" w:lineRule="auto"/>
        <w:ind w:left="14"/>
        <w:rPr>
          <w:rFonts w:ascii="Arial" w:hAnsi="Arial" w:cs="Arial"/>
          <w:sz w:val="23"/>
        </w:rPr>
      </w:pPr>
    </w:p>
    <w:p w14:paraId="78EF8746" w14:textId="77777777" w:rsidR="008763A1" w:rsidRDefault="001620BF">
      <w:pPr>
        <w:numPr>
          <w:ilvl w:val="0"/>
          <w:numId w:val="2"/>
        </w:numPr>
        <w:tabs>
          <w:tab w:val="clear" w:pos="360"/>
          <w:tab w:val="left" w:pos="672"/>
        </w:tabs>
        <w:adjustRightInd w:val="0"/>
        <w:snapToGrid w:val="0"/>
        <w:spacing w:line="276" w:lineRule="auto"/>
        <w:ind w:left="672" w:hanging="658"/>
        <w:rPr>
          <w:rFonts w:ascii="Arial" w:hAnsi="Arial" w:cs="Arial"/>
          <w:sz w:val="23"/>
        </w:rPr>
      </w:pPr>
      <w:r>
        <w:rPr>
          <w:rFonts w:ascii="Arial" w:hAnsi="Arial" w:cs="Arial" w:hint="eastAsia"/>
          <w:sz w:val="23"/>
        </w:rPr>
        <w:t>请说明贵公司与本基金运作有关的技术准备情况</w:t>
      </w:r>
      <w:r>
        <w:rPr>
          <w:rFonts w:ascii="Arial" w:hAnsi="Arial" w:cs="Arial" w:hint="eastAsia"/>
          <w:sz w:val="23"/>
        </w:rPr>
        <w:t xml:space="preserve">, </w:t>
      </w:r>
      <w:r>
        <w:rPr>
          <w:rFonts w:ascii="Arial" w:hAnsi="Arial" w:cs="Arial" w:hint="eastAsia"/>
          <w:sz w:val="23"/>
        </w:rPr>
        <w:t>包括但不限于投资管理、销售、后台运营、估值、登记核算及风险处置有关技术措施</w:t>
      </w:r>
      <w:r>
        <w:rPr>
          <w:rFonts w:ascii="Arial" w:hAnsi="Arial" w:cs="Arial" w:hint="eastAsia"/>
          <w:sz w:val="23"/>
        </w:rPr>
        <w:t>(</w:t>
      </w:r>
      <w:r>
        <w:rPr>
          <w:rFonts w:ascii="Arial" w:hAnsi="Arial" w:cs="Arial" w:hint="eastAsia"/>
          <w:sz w:val="23"/>
        </w:rPr>
        <w:t>如所使用的系统名称及该系统截至目前的运作情况</w:t>
      </w:r>
      <w:r>
        <w:rPr>
          <w:rFonts w:ascii="Arial" w:hAnsi="Arial" w:cs="Arial" w:hint="eastAsia"/>
          <w:sz w:val="23"/>
        </w:rPr>
        <w:t>)</w:t>
      </w:r>
      <w:r>
        <w:rPr>
          <w:rFonts w:ascii="Arial" w:hAnsi="Arial" w:cs="Arial" w:hint="eastAsia"/>
          <w:sz w:val="23"/>
        </w:rPr>
        <w:t>。</w:t>
      </w:r>
      <w:r>
        <w:rPr>
          <w:rFonts w:ascii="Arial" w:hAnsi="Arial" w:cs="Arial" w:hint="eastAsia"/>
          <w:i/>
          <w:sz w:val="23"/>
        </w:rPr>
        <w:t>若篇幅所限</w:t>
      </w:r>
      <w:r>
        <w:rPr>
          <w:rFonts w:ascii="Arial" w:hAnsi="Arial" w:cs="Arial" w:hint="eastAsia"/>
          <w:i/>
          <w:sz w:val="23"/>
        </w:rPr>
        <w:t xml:space="preserve">, </w:t>
      </w:r>
      <w:r>
        <w:rPr>
          <w:rFonts w:ascii="Arial" w:hAnsi="Arial" w:cs="Arial" w:hint="eastAsia"/>
          <w:i/>
          <w:sz w:val="23"/>
        </w:rPr>
        <w:t>可后</w:t>
      </w:r>
      <w:proofErr w:type="gramStart"/>
      <w:r>
        <w:rPr>
          <w:rFonts w:ascii="Arial" w:hAnsi="Arial" w:cs="Arial" w:hint="eastAsia"/>
          <w:i/>
          <w:sz w:val="23"/>
        </w:rPr>
        <w:t>附具体</w:t>
      </w:r>
      <w:proofErr w:type="gramEnd"/>
      <w:r>
        <w:rPr>
          <w:rFonts w:ascii="Arial" w:hAnsi="Arial" w:cs="Arial" w:hint="eastAsia"/>
          <w:i/>
          <w:sz w:val="23"/>
        </w:rPr>
        <w:t>说明文件。</w:t>
      </w:r>
    </w:p>
    <w:p w14:paraId="18258F9A" w14:textId="77777777" w:rsidR="008763A1" w:rsidRDefault="008763A1">
      <w:pPr>
        <w:adjustRightInd w:val="0"/>
        <w:snapToGrid w:val="0"/>
        <w:spacing w:line="276" w:lineRule="auto"/>
        <w:ind w:left="14"/>
        <w:rPr>
          <w:rFonts w:ascii="Arial" w:hAnsi="Arial" w:cs="Arial"/>
          <w:sz w:val="23"/>
        </w:rPr>
      </w:pPr>
    </w:p>
    <w:p w14:paraId="7402D47E" w14:textId="77777777" w:rsidR="008763A1" w:rsidRDefault="001620BF">
      <w:pPr>
        <w:adjustRightInd w:val="0"/>
        <w:snapToGrid w:val="0"/>
        <w:spacing w:line="276" w:lineRule="auto"/>
        <w:ind w:left="720"/>
        <w:rPr>
          <w:rFonts w:ascii="Arial" w:hAnsi="Arial" w:cs="Arial"/>
          <w:sz w:val="23"/>
          <w:u w:val="single"/>
        </w:rPr>
      </w:pPr>
      <w:r>
        <w:rPr>
          <w:rFonts w:ascii="Arial" w:hAnsi="Arial" w:cs="Arial" w:hint="eastAsia"/>
          <w:sz w:val="23"/>
          <w:u w:val="single"/>
        </w:rPr>
        <w:t>本公司搭建了全面且稳定的信息系统，包括</w:t>
      </w:r>
      <w:r>
        <w:rPr>
          <w:rFonts w:ascii="Arial" w:hAnsi="Arial" w:cs="Arial" w:hint="eastAsia"/>
          <w:sz w:val="23"/>
          <w:u w:val="single"/>
        </w:rPr>
        <w:t>TA</w:t>
      </w:r>
      <w:r>
        <w:rPr>
          <w:rFonts w:ascii="Arial" w:hAnsi="Arial" w:cs="Arial" w:hint="eastAsia"/>
          <w:sz w:val="23"/>
          <w:u w:val="single"/>
        </w:rPr>
        <w:t>、投资交易、估值、客服等核心系统以及投</w:t>
      </w:r>
      <w:proofErr w:type="gramStart"/>
      <w:r>
        <w:rPr>
          <w:rFonts w:ascii="Arial" w:hAnsi="Arial" w:cs="Arial" w:hint="eastAsia"/>
          <w:sz w:val="23"/>
          <w:u w:val="single"/>
        </w:rPr>
        <w:t>研</w:t>
      </w:r>
      <w:proofErr w:type="gramEnd"/>
      <w:r>
        <w:rPr>
          <w:rFonts w:ascii="Arial" w:hAnsi="Arial" w:cs="Arial" w:hint="eastAsia"/>
          <w:sz w:val="23"/>
          <w:u w:val="single"/>
        </w:rPr>
        <w:t>平台、报表中心等其他辅助系统，自公司成立以来，各系统均平稳运行，与交易所、登记公司、银行、证券公司等其他相关单位均能顺利对接。</w:t>
      </w:r>
    </w:p>
    <w:p w14:paraId="2B9EE5E7" w14:textId="77777777" w:rsidR="008763A1" w:rsidRDefault="001620BF">
      <w:pPr>
        <w:adjustRightInd w:val="0"/>
        <w:snapToGrid w:val="0"/>
        <w:spacing w:line="276" w:lineRule="auto"/>
        <w:ind w:left="720"/>
        <w:rPr>
          <w:rFonts w:ascii="Arial" w:hAnsi="Arial" w:cs="Arial"/>
          <w:sz w:val="23"/>
        </w:rPr>
      </w:pPr>
      <w:r>
        <w:rPr>
          <w:rFonts w:ascii="Arial" w:hAnsi="Arial" w:cs="Arial" w:hint="eastAsia"/>
          <w:sz w:val="23"/>
          <w:u w:val="single"/>
        </w:rPr>
        <w:t>本公司</w:t>
      </w:r>
      <w:proofErr w:type="gramStart"/>
      <w:r>
        <w:rPr>
          <w:rFonts w:ascii="Arial" w:hAnsi="Arial" w:cs="Arial" w:hint="eastAsia"/>
          <w:sz w:val="23"/>
          <w:u w:val="single"/>
        </w:rPr>
        <w:t>数智科技</w:t>
      </w:r>
      <w:proofErr w:type="gramEnd"/>
      <w:r>
        <w:rPr>
          <w:rFonts w:ascii="Arial" w:hAnsi="Arial" w:cs="Arial" w:hint="eastAsia"/>
          <w:sz w:val="23"/>
          <w:u w:val="single"/>
        </w:rPr>
        <w:t>部有经验丰富的系统开发和维护团队，能确保系统对创新业务的支持和系统的正常运维，同时建立了一整套完善的系统测试升级流程，并严格按照升级流程进行系统升级变更，降低系统运维风险，近年来本公司逐步建立和完善了双</w:t>
      </w:r>
      <w:proofErr w:type="gramStart"/>
      <w:r>
        <w:rPr>
          <w:rFonts w:ascii="Arial" w:hAnsi="Arial" w:cs="Arial" w:hint="eastAsia"/>
          <w:sz w:val="23"/>
          <w:u w:val="single"/>
        </w:rPr>
        <w:t>活数据</w:t>
      </w:r>
      <w:proofErr w:type="gramEnd"/>
      <w:r>
        <w:rPr>
          <w:rFonts w:ascii="Arial" w:hAnsi="Arial" w:cs="Arial" w:hint="eastAsia"/>
          <w:sz w:val="23"/>
          <w:u w:val="single"/>
        </w:rPr>
        <w:t>中心</w:t>
      </w:r>
      <w:proofErr w:type="gramStart"/>
      <w:r>
        <w:rPr>
          <w:rFonts w:ascii="Arial" w:hAnsi="Arial" w:cs="Arial" w:hint="eastAsia"/>
          <w:sz w:val="23"/>
          <w:u w:val="single"/>
        </w:rPr>
        <w:t>和灾备系统</w:t>
      </w:r>
      <w:proofErr w:type="gramEnd"/>
      <w:r>
        <w:rPr>
          <w:rFonts w:ascii="Arial" w:hAnsi="Arial" w:cs="Arial" w:hint="eastAsia"/>
          <w:sz w:val="23"/>
          <w:u w:val="single"/>
        </w:rPr>
        <w:t>，可保证核心系统在异常情况或灾难情况发生时及时切换并平稳运行。</w:t>
      </w:r>
    </w:p>
    <w:p w14:paraId="09E699C6" w14:textId="77777777" w:rsidR="008763A1" w:rsidRDefault="008763A1">
      <w:pPr>
        <w:adjustRightInd w:val="0"/>
        <w:snapToGrid w:val="0"/>
        <w:spacing w:line="276" w:lineRule="auto"/>
        <w:rPr>
          <w:rFonts w:ascii="Arial" w:hAnsi="Arial" w:cs="Arial"/>
          <w:sz w:val="23"/>
        </w:rPr>
      </w:pPr>
    </w:p>
    <w:p w14:paraId="6EA60603" w14:textId="77777777" w:rsidR="008763A1" w:rsidRDefault="008763A1">
      <w:pPr>
        <w:adjustRightInd w:val="0"/>
        <w:snapToGrid w:val="0"/>
        <w:spacing w:line="276" w:lineRule="auto"/>
        <w:rPr>
          <w:rFonts w:ascii="Arial" w:hAnsi="Arial" w:cs="Arial"/>
          <w:sz w:val="23"/>
        </w:rPr>
      </w:pPr>
    </w:p>
    <w:p w14:paraId="72418D0F" w14:textId="77777777" w:rsidR="008763A1" w:rsidRDefault="001620BF">
      <w:pPr>
        <w:numPr>
          <w:ilvl w:val="0"/>
          <w:numId w:val="2"/>
        </w:numPr>
        <w:tabs>
          <w:tab w:val="clear" w:pos="360"/>
          <w:tab w:val="left" w:pos="672"/>
        </w:tabs>
        <w:adjustRightInd w:val="0"/>
        <w:snapToGrid w:val="0"/>
        <w:spacing w:line="276" w:lineRule="auto"/>
        <w:ind w:left="672" w:hanging="658"/>
        <w:rPr>
          <w:rFonts w:ascii="Arial" w:hAnsi="Arial" w:cs="Arial"/>
          <w:sz w:val="23"/>
        </w:rPr>
      </w:pPr>
      <w:r>
        <w:rPr>
          <w:rFonts w:ascii="Arial" w:hAnsi="Arial" w:cs="Arial" w:hint="eastAsia"/>
          <w:sz w:val="23"/>
        </w:rPr>
        <w:t>贵公司上述业务环节制度和技术准备情况是否可以满足本基金的</w:t>
      </w:r>
      <w:r>
        <w:rPr>
          <w:rFonts w:ascii="Arial" w:hAnsi="Arial" w:cs="Arial"/>
          <w:sz w:val="23"/>
        </w:rPr>
        <w:t>投资管理、销售、登记和估值</w:t>
      </w:r>
      <w:r>
        <w:rPr>
          <w:rFonts w:ascii="Arial" w:hAnsi="Arial" w:cs="Arial" w:hint="eastAsia"/>
          <w:sz w:val="23"/>
        </w:rPr>
        <w:t>的业务需求</w:t>
      </w:r>
      <w:r>
        <w:rPr>
          <w:rFonts w:ascii="Arial" w:hAnsi="Arial" w:cs="Arial" w:hint="eastAsia"/>
          <w:sz w:val="23"/>
        </w:rPr>
        <w:t xml:space="preserve">? </w:t>
      </w:r>
    </w:p>
    <w:p w14:paraId="57CD6EE9" w14:textId="77777777" w:rsidR="008763A1" w:rsidRDefault="008763A1">
      <w:pPr>
        <w:adjustRightInd w:val="0"/>
        <w:snapToGrid w:val="0"/>
        <w:spacing w:line="276" w:lineRule="auto"/>
        <w:ind w:left="14"/>
        <w:rPr>
          <w:rFonts w:ascii="Arial" w:hAnsi="Arial" w:cs="Arial"/>
          <w:sz w:val="23"/>
        </w:rPr>
      </w:pPr>
    </w:p>
    <w:p w14:paraId="7F24C139" w14:textId="77777777" w:rsidR="008763A1" w:rsidRDefault="001620BF">
      <w:pPr>
        <w:numPr>
          <w:ilvl w:val="3"/>
          <w:numId w:val="3"/>
        </w:numPr>
        <w:tabs>
          <w:tab w:val="clear" w:pos="2340"/>
          <w:tab w:val="left" w:pos="1276"/>
        </w:tabs>
        <w:adjustRightInd w:val="0"/>
        <w:snapToGrid w:val="0"/>
        <w:spacing w:line="276" w:lineRule="auto"/>
        <w:ind w:left="1275" w:hanging="561"/>
        <w:rPr>
          <w:rFonts w:ascii="Arial" w:hAnsi="Arial" w:cs="Arial"/>
          <w:sz w:val="23"/>
        </w:rPr>
      </w:pPr>
      <w:r>
        <w:rPr>
          <w:rFonts w:ascii="Arial" w:hAnsi="Arial" w:cs="Arial" w:hint="eastAsia"/>
          <w:sz w:val="23"/>
        </w:rPr>
        <w:t>满足</w:t>
      </w:r>
    </w:p>
    <w:p w14:paraId="4015AD14" w14:textId="77777777" w:rsidR="008763A1" w:rsidRDefault="001620BF">
      <w:pPr>
        <w:numPr>
          <w:ilvl w:val="3"/>
          <w:numId w:val="1"/>
        </w:numPr>
        <w:tabs>
          <w:tab w:val="clear" w:pos="2340"/>
          <w:tab w:val="left" w:pos="1274"/>
        </w:tabs>
        <w:adjustRightInd w:val="0"/>
        <w:snapToGrid w:val="0"/>
        <w:spacing w:line="276" w:lineRule="auto"/>
        <w:ind w:left="1274" w:hanging="560"/>
        <w:rPr>
          <w:rFonts w:ascii="Arial" w:hAnsi="Arial" w:cs="Arial"/>
          <w:sz w:val="23"/>
        </w:rPr>
      </w:pPr>
      <w:r>
        <w:rPr>
          <w:rFonts w:ascii="Arial" w:hAnsi="Arial" w:cs="Arial" w:hint="eastAsia"/>
          <w:sz w:val="23"/>
        </w:rPr>
        <w:t>不满足</w:t>
      </w:r>
      <w:r>
        <w:rPr>
          <w:rFonts w:ascii="Arial" w:hAnsi="宋体" w:cs="Arial" w:hint="eastAsia"/>
          <w:sz w:val="23"/>
        </w:rPr>
        <w:t xml:space="preserve">, </w:t>
      </w:r>
      <w:r>
        <w:rPr>
          <w:rFonts w:ascii="Arial" w:hAnsi="宋体" w:cs="Arial" w:hint="eastAsia"/>
          <w:sz w:val="23"/>
        </w:rPr>
        <w:t>所存在的问题具体如下</w:t>
      </w:r>
      <w:r>
        <w:rPr>
          <w:rFonts w:ascii="Arial" w:hAnsi="宋体" w:cs="Arial" w:hint="eastAsia"/>
          <w:sz w:val="23"/>
        </w:rPr>
        <w:t xml:space="preserve">: </w:t>
      </w:r>
    </w:p>
    <w:p w14:paraId="1A9DBE65" w14:textId="77777777" w:rsidR="008763A1" w:rsidRDefault="001620BF">
      <w:pPr>
        <w:adjustRightInd w:val="0"/>
        <w:snapToGrid w:val="0"/>
        <w:spacing w:line="276" w:lineRule="auto"/>
        <w:ind w:left="1274"/>
        <w:rPr>
          <w:rFonts w:ascii="Arial" w:hAnsi="Arial" w:cs="Arial"/>
          <w:sz w:val="23"/>
        </w:rPr>
      </w:pPr>
      <w:r>
        <w:rPr>
          <w:rFonts w:ascii="Arial" w:hAnsi="Arial" w:cs="Arial"/>
          <w:sz w:val="23"/>
        </w:rPr>
        <w:t>__________________________________________________</w:t>
      </w:r>
    </w:p>
    <w:p w14:paraId="309DF246" w14:textId="77777777" w:rsidR="008763A1" w:rsidRDefault="008763A1">
      <w:pPr>
        <w:adjustRightInd w:val="0"/>
        <w:snapToGrid w:val="0"/>
        <w:spacing w:line="276" w:lineRule="auto"/>
        <w:rPr>
          <w:rFonts w:ascii="Arial" w:hAnsi="Arial" w:cs="Arial"/>
          <w:sz w:val="23"/>
        </w:rPr>
      </w:pPr>
    </w:p>
    <w:p w14:paraId="36642925" w14:textId="77777777" w:rsidR="008763A1" w:rsidRDefault="008763A1">
      <w:pPr>
        <w:adjustRightInd w:val="0"/>
        <w:snapToGrid w:val="0"/>
        <w:spacing w:line="276" w:lineRule="auto"/>
        <w:rPr>
          <w:rFonts w:ascii="Arial" w:hAnsi="Arial" w:cs="Arial"/>
          <w:sz w:val="23"/>
        </w:rPr>
      </w:pPr>
    </w:p>
    <w:p w14:paraId="3B8B2F62" w14:textId="77777777" w:rsidR="008763A1" w:rsidRDefault="001620BF">
      <w:pPr>
        <w:numPr>
          <w:ilvl w:val="0"/>
          <w:numId w:val="2"/>
        </w:numPr>
        <w:tabs>
          <w:tab w:val="clear" w:pos="360"/>
          <w:tab w:val="left" w:pos="672"/>
        </w:tabs>
        <w:adjustRightInd w:val="0"/>
        <w:snapToGrid w:val="0"/>
        <w:spacing w:line="276" w:lineRule="auto"/>
        <w:ind w:left="672" w:hanging="658"/>
        <w:rPr>
          <w:rFonts w:ascii="Arial" w:hAnsi="Arial" w:cs="Arial"/>
          <w:sz w:val="23"/>
        </w:rPr>
      </w:pPr>
      <w:r>
        <w:rPr>
          <w:rFonts w:ascii="Arial" w:hAnsi="Arial" w:cs="Arial" w:hint="eastAsia"/>
          <w:sz w:val="23"/>
        </w:rPr>
        <w:t>请简要说明本基金关于投资者定位、识别和评估等落实投资者适当性安排的方法</w:t>
      </w:r>
      <w:r>
        <w:rPr>
          <w:rFonts w:ascii="Arial" w:hAnsi="Arial" w:cs="Arial" w:hint="eastAsia"/>
          <w:sz w:val="23"/>
        </w:rPr>
        <w:t xml:space="preserve">, </w:t>
      </w:r>
      <w:r>
        <w:rPr>
          <w:rFonts w:ascii="Arial" w:hAnsi="Arial" w:cs="Arial" w:hint="eastAsia"/>
          <w:sz w:val="23"/>
        </w:rPr>
        <w:t>包括但不限于目标客户定位、销售适用性制度、基金产品评价安排、投资者风险承受能力测评、投资者风险承受能力与基金产品匹配措施。上述制度、安排、措施在其他基金的销售中执行情况如何</w:t>
      </w:r>
      <w:r>
        <w:rPr>
          <w:rFonts w:ascii="Arial" w:hAnsi="Arial" w:cs="Arial" w:hint="eastAsia"/>
          <w:sz w:val="23"/>
        </w:rPr>
        <w:t xml:space="preserve">? </w:t>
      </w:r>
    </w:p>
    <w:p w14:paraId="65A58C41" w14:textId="77777777" w:rsidR="008763A1" w:rsidRDefault="008763A1">
      <w:pPr>
        <w:adjustRightInd w:val="0"/>
        <w:snapToGrid w:val="0"/>
        <w:spacing w:line="276" w:lineRule="auto"/>
        <w:ind w:left="14"/>
        <w:rPr>
          <w:rFonts w:ascii="Arial" w:hAnsi="Arial" w:cs="Arial"/>
          <w:sz w:val="23"/>
        </w:rPr>
      </w:pPr>
    </w:p>
    <w:p w14:paraId="1B0288A9" w14:textId="77777777" w:rsidR="008763A1" w:rsidRDefault="001620BF">
      <w:pPr>
        <w:adjustRightInd w:val="0"/>
        <w:snapToGrid w:val="0"/>
        <w:spacing w:line="276" w:lineRule="auto"/>
        <w:ind w:left="672"/>
        <w:rPr>
          <w:rFonts w:ascii="Arial" w:hAnsi="Arial" w:cs="Arial"/>
          <w:sz w:val="23"/>
          <w:u w:val="single"/>
        </w:rPr>
      </w:pPr>
      <w:r>
        <w:rPr>
          <w:rFonts w:ascii="Arial" w:hAnsi="Arial" w:cs="Arial" w:hint="eastAsia"/>
          <w:sz w:val="23"/>
          <w:u w:val="single"/>
        </w:rPr>
        <w:t>本基金的目标客户主要为风险</w:t>
      </w:r>
      <w:r>
        <w:rPr>
          <w:rFonts w:ascii="Arial" w:hAnsi="Arial" w:cs="Arial" w:hint="eastAsia"/>
          <w:sz w:val="23"/>
          <w:u w:val="single"/>
        </w:rPr>
        <w:t>/</w:t>
      </w:r>
      <w:r>
        <w:rPr>
          <w:rFonts w:ascii="Arial" w:hAnsi="Arial" w:cs="Arial" w:hint="eastAsia"/>
          <w:sz w:val="23"/>
          <w:u w:val="single"/>
        </w:rPr>
        <w:t>收益偏好偏向于股票型基金的机构投资者和个人投资者、拥有长期资金的大型保险公司、财务公司及国有企业、南方基金管理股份有限公司的老客户以及认可有效市场与被动投资理念、认可资产配置理念、坚持长期投资的投资者。</w:t>
      </w:r>
    </w:p>
    <w:p w14:paraId="4B417636" w14:textId="77777777" w:rsidR="008763A1" w:rsidRDefault="001620BF">
      <w:pPr>
        <w:adjustRightInd w:val="0"/>
        <w:snapToGrid w:val="0"/>
        <w:spacing w:line="276" w:lineRule="auto"/>
        <w:ind w:left="672"/>
        <w:rPr>
          <w:rFonts w:ascii="Arial" w:hAnsi="Arial" w:cs="Arial"/>
          <w:sz w:val="23"/>
        </w:rPr>
      </w:pPr>
      <w:r>
        <w:rPr>
          <w:rFonts w:ascii="Arial" w:hAnsi="Arial" w:cs="Arial" w:hint="eastAsia"/>
          <w:sz w:val="23"/>
          <w:u w:val="single"/>
        </w:rPr>
        <w:t>本基金识别和评估等落实投资者适当性安排的方法详见本公司提供的</w:t>
      </w:r>
      <w:r>
        <w:rPr>
          <w:rFonts w:ascii="Arial" w:hAnsi="Arial" w:cs="Arial"/>
          <w:sz w:val="23"/>
          <w:u w:val="single"/>
        </w:rPr>
        <w:t>南方基金投资者适当性管理制度</w:t>
      </w:r>
      <w:r>
        <w:rPr>
          <w:rFonts w:ascii="Arial" w:hAnsi="Arial" w:cs="Arial" w:hint="eastAsia"/>
          <w:sz w:val="23"/>
          <w:u w:val="single"/>
        </w:rPr>
        <w:t>、</w:t>
      </w:r>
      <w:r>
        <w:rPr>
          <w:rFonts w:ascii="Arial" w:hAnsi="Arial" w:cs="Arial"/>
          <w:sz w:val="23"/>
          <w:u w:val="single"/>
        </w:rPr>
        <w:t>南方基金公</w:t>
      </w:r>
      <w:proofErr w:type="gramStart"/>
      <w:r>
        <w:rPr>
          <w:rFonts w:ascii="Arial" w:hAnsi="Arial" w:cs="Arial"/>
          <w:sz w:val="23"/>
          <w:u w:val="single"/>
        </w:rPr>
        <w:t>募产品</w:t>
      </w:r>
      <w:proofErr w:type="gramEnd"/>
      <w:r>
        <w:rPr>
          <w:rFonts w:ascii="Arial" w:hAnsi="Arial" w:cs="Arial"/>
          <w:sz w:val="23"/>
          <w:u w:val="single"/>
        </w:rPr>
        <w:t>风险评级制度</w:t>
      </w:r>
      <w:r>
        <w:rPr>
          <w:rFonts w:ascii="Arial" w:hAnsi="Arial" w:cs="Arial" w:hint="eastAsia"/>
          <w:sz w:val="23"/>
          <w:u w:val="single"/>
        </w:rPr>
        <w:t>、</w:t>
      </w:r>
      <w:r>
        <w:rPr>
          <w:rFonts w:ascii="Arial" w:hAnsi="Arial" w:cs="Arial"/>
          <w:sz w:val="23"/>
          <w:u w:val="single"/>
        </w:rPr>
        <w:t>南方基金电子直销销售适用性规则</w:t>
      </w:r>
      <w:r>
        <w:rPr>
          <w:rFonts w:ascii="Arial" w:hAnsi="Arial" w:cs="Arial" w:hint="eastAsia"/>
          <w:sz w:val="23"/>
          <w:u w:val="single"/>
        </w:rPr>
        <w:t>、</w:t>
      </w:r>
      <w:r>
        <w:rPr>
          <w:rFonts w:ascii="Arial" w:hAnsi="Arial" w:cs="Arial"/>
          <w:sz w:val="23"/>
          <w:u w:val="single"/>
        </w:rPr>
        <w:t>南方基金直销柜台投资者适当性业务规则</w:t>
      </w:r>
      <w:r>
        <w:rPr>
          <w:rFonts w:ascii="Arial" w:hAnsi="Arial" w:cs="Arial" w:hint="eastAsia"/>
          <w:sz w:val="23"/>
          <w:u w:val="single"/>
        </w:rPr>
        <w:t>、南方基金代销机构管理办法、南方基金开放式基金渠道销售业务管理办法、南方基金直销销售适用性规则。上述制度、安排、措施在其他基金的销售中运行良好。</w:t>
      </w:r>
    </w:p>
    <w:p w14:paraId="2960E603" w14:textId="77777777" w:rsidR="008763A1" w:rsidRDefault="008763A1">
      <w:pPr>
        <w:adjustRightInd w:val="0"/>
        <w:snapToGrid w:val="0"/>
        <w:spacing w:line="276" w:lineRule="auto"/>
        <w:ind w:left="14"/>
        <w:rPr>
          <w:rFonts w:ascii="Arial" w:hAnsi="Arial" w:cs="Arial"/>
          <w:sz w:val="23"/>
        </w:rPr>
      </w:pPr>
    </w:p>
    <w:p w14:paraId="0564C641" w14:textId="77777777" w:rsidR="008763A1" w:rsidRDefault="008763A1">
      <w:pPr>
        <w:adjustRightInd w:val="0"/>
        <w:snapToGrid w:val="0"/>
        <w:spacing w:line="276" w:lineRule="auto"/>
        <w:ind w:left="14"/>
        <w:rPr>
          <w:rFonts w:ascii="Arial" w:hAnsi="Arial" w:cs="Arial"/>
          <w:sz w:val="23"/>
        </w:rPr>
      </w:pPr>
    </w:p>
    <w:p w14:paraId="061651D5" w14:textId="77777777" w:rsidR="008763A1" w:rsidRDefault="001620BF">
      <w:pPr>
        <w:numPr>
          <w:ilvl w:val="0"/>
          <w:numId w:val="2"/>
        </w:numPr>
        <w:tabs>
          <w:tab w:val="clear" w:pos="360"/>
          <w:tab w:val="left" w:pos="672"/>
        </w:tabs>
        <w:adjustRightInd w:val="0"/>
        <w:snapToGrid w:val="0"/>
        <w:spacing w:line="276" w:lineRule="auto"/>
        <w:ind w:left="672" w:hanging="658"/>
        <w:rPr>
          <w:rFonts w:ascii="Arial" w:hAnsi="Arial" w:cs="Arial"/>
          <w:sz w:val="23"/>
        </w:rPr>
      </w:pPr>
      <w:r>
        <w:rPr>
          <w:rFonts w:ascii="Arial" w:hAnsi="Arial" w:cs="Arial" w:hint="eastAsia"/>
          <w:sz w:val="23"/>
        </w:rPr>
        <w:lastRenderedPageBreak/>
        <w:t>贵公司是否将对本基金其他销售机构开展销售适用性工作的情况进行必要的监督、检查</w:t>
      </w:r>
      <w:r>
        <w:rPr>
          <w:rFonts w:ascii="Arial" w:hAnsi="Arial" w:cs="Arial" w:hint="eastAsia"/>
          <w:sz w:val="23"/>
        </w:rPr>
        <w:t xml:space="preserve">? </w:t>
      </w:r>
      <w:r>
        <w:rPr>
          <w:rFonts w:ascii="Arial" w:hAnsi="Arial" w:cs="Arial" w:hint="eastAsia"/>
          <w:sz w:val="23"/>
        </w:rPr>
        <w:t>如是</w:t>
      </w:r>
      <w:r>
        <w:rPr>
          <w:rFonts w:ascii="Arial" w:hAnsi="Arial" w:cs="Arial" w:hint="eastAsia"/>
          <w:sz w:val="23"/>
        </w:rPr>
        <w:t xml:space="preserve">, </w:t>
      </w:r>
      <w:r>
        <w:rPr>
          <w:rFonts w:ascii="Arial" w:hAnsi="Arial" w:cs="Arial" w:hint="eastAsia"/>
          <w:sz w:val="23"/>
        </w:rPr>
        <w:t>请说明拟采取的监督、检查措施。</w:t>
      </w:r>
    </w:p>
    <w:p w14:paraId="214DFDEC" w14:textId="77777777" w:rsidR="008763A1" w:rsidRDefault="008763A1">
      <w:pPr>
        <w:adjustRightInd w:val="0"/>
        <w:snapToGrid w:val="0"/>
        <w:spacing w:line="276" w:lineRule="auto"/>
        <w:ind w:left="14"/>
        <w:rPr>
          <w:rFonts w:ascii="Arial" w:hAnsi="Arial" w:cs="Arial"/>
          <w:sz w:val="23"/>
        </w:rPr>
      </w:pPr>
    </w:p>
    <w:p w14:paraId="4812FA49" w14:textId="77777777" w:rsidR="008763A1" w:rsidRDefault="001620BF">
      <w:pPr>
        <w:adjustRightInd w:val="0"/>
        <w:snapToGrid w:val="0"/>
        <w:spacing w:line="276" w:lineRule="auto"/>
        <w:ind w:left="672"/>
        <w:rPr>
          <w:rFonts w:ascii="Arial" w:hAnsi="Arial" w:cs="Arial"/>
          <w:sz w:val="23"/>
        </w:rPr>
      </w:pPr>
      <w:bookmarkStart w:id="57" w:name="_Hlk62584171"/>
      <w:r>
        <w:rPr>
          <w:rFonts w:ascii="Arial" w:hAnsi="Arial" w:cs="Arial" w:hint="eastAsia"/>
          <w:sz w:val="23"/>
          <w:u w:val="single"/>
        </w:rPr>
        <w:t>是</w:t>
      </w:r>
      <w:r>
        <w:rPr>
          <w:rFonts w:ascii="Arial" w:hAnsi="Arial" w:cs="Arial"/>
          <w:sz w:val="23"/>
          <w:u w:val="single"/>
        </w:rPr>
        <w:t>，</w:t>
      </w:r>
      <w:r>
        <w:rPr>
          <w:rFonts w:ascii="Arial" w:hAnsi="Arial" w:cs="Arial" w:hint="eastAsia"/>
          <w:sz w:val="23"/>
          <w:u w:val="single"/>
        </w:rPr>
        <w:t>本公司对其他销售机构开展销售适用性工作的管理情况详见《南方基金代销机构管理办法》。</w:t>
      </w:r>
    </w:p>
    <w:bookmarkEnd w:id="57"/>
    <w:p w14:paraId="1B189B2A" w14:textId="77777777" w:rsidR="008763A1" w:rsidRDefault="008763A1">
      <w:pPr>
        <w:adjustRightInd w:val="0"/>
        <w:snapToGrid w:val="0"/>
        <w:spacing w:line="276" w:lineRule="auto"/>
        <w:ind w:left="14"/>
        <w:rPr>
          <w:rFonts w:ascii="Arial" w:hAnsi="Arial" w:cs="Arial"/>
          <w:sz w:val="23"/>
        </w:rPr>
      </w:pPr>
    </w:p>
    <w:p w14:paraId="1A05492A" w14:textId="77777777" w:rsidR="008763A1" w:rsidRDefault="008763A1">
      <w:pPr>
        <w:adjustRightInd w:val="0"/>
        <w:snapToGrid w:val="0"/>
        <w:spacing w:line="276" w:lineRule="auto"/>
        <w:ind w:left="14"/>
        <w:rPr>
          <w:rFonts w:ascii="Arial" w:hAnsi="Arial" w:cs="Arial"/>
          <w:sz w:val="23"/>
        </w:rPr>
      </w:pPr>
    </w:p>
    <w:p w14:paraId="57D49EDB" w14:textId="77777777" w:rsidR="008763A1" w:rsidRDefault="001620BF">
      <w:pPr>
        <w:numPr>
          <w:ilvl w:val="0"/>
          <w:numId w:val="2"/>
        </w:numPr>
        <w:tabs>
          <w:tab w:val="clear" w:pos="360"/>
          <w:tab w:val="left" w:pos="672"/>
        </w:tabs>
        <w:adjustRightInd w:val="0"/>
        <w:snapToGrid w:val="0"/>
        <w:spacing w:line="276" w:lineRule="auto"/>
        <w:ind w:left="672" w:hanging="658"/>
        <w:rPr>
          <w:rFonts w:ascii="Arial" w:hAnsi="Arial" w:cs="Arial"/>
          <w:sz w:val="23"/>
        </w:rPr>
      </w:pPr>
      <w:r>
        <w:rPr>
          <w:rFonts w:ascii="Arial" w:hAnsi="Arial" w:cs="Arial" w:hint="eastAsia"/>
          <w:sz w:val="23"/>
        </w:rPr>
        <w:t>本基金的招募说明书是否真实、准确、完整地披露了投资者做出投资决策所需的重要信息</w:t>
      </w:r>
      <w:r>
        <w:rPr>
          <w:rFonts w:ascii="Arial" w:hAnsi="Arial" w:cs="Arial" w:hint="eastAsia"/>
          <w:sz w:val="23"/>
        </w:rPr>
        <w:t xml:space="preserve">? </w:t>
      </w:r>
      <w:r>
        <w:rPr>
          <w:rFonts w:ascii="Arial" w:hAnsi="Arial" w:cs="Arial" w:hint="eastAsia"/>
          <w:sz w:val="23"/>
        </w:rPr>
        <w:t>是否存在虚假记载、误导性陈述或者重大遗漏</w:t>
      </w:r>
      <w:r>
        <w:rPr>
          <w:rFonts w:ascii="Arial" w:hAnsi="Arial" w:cs="Arial" w:hint="eastAsia"/>
          <w:sz w:val="23"/>
        </w:rPr>
        <w:t xml:space="preserve">? </w:t>
      </w:r>
    </w:p>
    <w:p w14:paraId="12DF2628" w14:textId="77777777" w:rsidR="008763A1" w:rsidRDefault="008763A1">
      <w:pPr>
        <w:adjustRightInd w:val="0"/>
        <w:snapToGrid w:val="0"/>
        <w:spacing w:line="276" w:lineRule="auto"/>
        <w:ind w:left="14"/>
        <w:rPr>
          <w:rFonts w:ascii="Arial" w:hAnsi="Arial" w:cs="Arial"/>
          <w:sz w:val="23"/>
        </w:rPr>
      </w:pPr>
    </w:p>
    <w:p w14:paraId="15C783E8" w14:textId="77777777" w:rsidR="008763A1" w:rsidRDefault="001620BF">
      <w:pPr>
        <w:numPr>
          <w:ilvl w:val="3"/>
          <w:numId w:val="3"/>
        </w:numPr>
        <w:tabs>
          <w:tab w:val="clear" w:pos="2340"/>
          <w:tab w:val="left" w:pos="1276"/>
        </w:tabs>
        <w:adjustRightInd w:val="0"/>
        <w:snapToGrid w:val="0"/>
        <w:spacing w:line="276" w:lineRule="auto"/>
        <w:ind w:left="1275" w:hanging="561"/>
        <w:rPr>
          <w:rFonts w:ascii="Arial" w:hAnsi="Arial" w:cs="Arial"/>
          <w:sz w:val="23"/>
        </w:rPr>
      </w:pPr>
      <w:r>
        <w:rPr>
          <w:rFonts w:ascii="Arial" w:hAnsi="Arial" w:cs="Arial" w:hint="eastAsia"/>
          <w:sz w:val="23"/>
        </w:rPr>
        <w:t>本基金的招募说明书真实、准确、完整地披露了投资者做出投资决策所需的重要信息</w:t>
      </w:r>
      <w:r>
        <w:rPr>
          <w:rFonts w:ascii="Arial" w:hAnsi="Arial" w:cs="Arial" w:hint="eastAsia"/>
          <w:sz w:val="23"/>
        </w:rPr>
        <w:t xml:space="preserve">, </w:t>
      </w:r>
      <w:r>
        <w:rPr>
          <w:rFonts w:ascii="Arial" w:hAnsi="Arial" w:cs="Arial" w:hint="eastAsia"/>
          <w:sz w:val="23"/>
        </w:rPr>
        <w:t>且不存在虚假记载、误导性陈述或者重大遗漏</w:t>
      </w:r>
    </w:p>
    <w:p w14:paraId="221C17AD" w14:textId="77777777" w:rsidR="008763A1" w:rsidRDefault="001620BF">
      <w:pPr>
        <w:numPr>
          <w:ilvl w:val="3"/>
          <w:numId w:val="1"/>
        </w:numPr>
        <w:tabs>
          <w:tab w:val="clear" w:pos="2340"/>
          <w:tab w:val="left" w:pos="1274"/>
        </w:tabs>
        <w:adjustRightInd w:val="0"/>
        <w:snapToGrid w:val="0"/>
        <w:spacing w:line="276" w:lineRule="auto"/>
        <w:ind w:left="1274" w:hanging="560"/>
        <w:rPr>
          <w:rFonts w:ascii="Arial" w:hAnsi="Arial" w:cs="Arial"/>
          <w:sz w:val="23"/>
        </w:rPr>
      </w:pPr>
      <w:r>
        <w:rPr>
          <w:rFonts w:ascii="Arial" w:hAnsi="Arial" w:cs="Arial"/>
          <w:sz w:val="23"/>
        </w:rPr>
        <w:t>否</w:t>
      </w:r>
      <w:r>
        <w:rPr>
          <w:rFonts w:ascii="Arial" w:hAnsi="宋体" w:cs="Arial" w:hint="eastAsia"/>
          <w:sz w:val="23"/>
        </w:rPr>
        <w:t xml:space="preserve">, </w:t>
      </w:r>
      <w:r>
        <w:rPr>
          <w:rFonts w:ascii="Arial" w:hAnsi="宋体" w:cs="Arial" w:hint="eastAsia"/>
          <w:sz w:val="23"/>
        </w:rPr>
        <w:t>具体情形如下</w:t>
      </w:r>
      <w:r>
        <w:rPr>
          <w:rFonts w:ascii="Arial" w:hAnsi="宋体" w:cs="Arial" w:hint="eastAsia"/>
          <w:sz w:val="23"/>
        </w:rPr>
        <w:t xml:space="preserve">: </w:t>
      </w:r>
    </w:p>
    <w:p w14:paraId="2AC50AC3" w14:textId="77777777" w:rsidR="008763A1" w:rsidRDefault="001620BF">
      <w:pPr>
        <w:adjustRightInd w:val="0"/>
        <w:snapToGrid w:val="0"/>
        <w:spacing w:line="276" w:lineRule="auto"/>
        <w:ind w:left="1274"/>
        <w:rPr>
          <w:rFonts w:ascii="Arial" w:hAnsi="Arial" w:cs="Arial"/>
          <w:sz w:val="23"/>
        </w:rPr>
      </w:pPr>
      <w:r>
        <w:rPr>
          <w:rFonts w:ascii="Arial" w:hAnsi="Arial" w:cs="Arial"/>
          <w:sz w:val="23"/>
        </w:rPr>
        <w:t>__________________________________________________</w:t>
      </w:r>
    </w:p>
    <w:p w14:paraId="643A962E" w14:textId="77777777" w:rsidR="008763A1" w:rsidRDefault="008763A1">
      <w:pPr>
        <w:adjustRightInd w:val="0"/>
        <w:snapToGrid w:val="0"/>
        <w:spacing w:line="276" w:lineRule="auto"/>
        <w:rPr>
          <w:rFonts w:ascii="Arial" w:hAnsi="Arial" w:cs="Arial"/>
          <w:sz w:val="23"/>
        </w:rPr>
      </w:pPr>
    </w:p>
    <w:p w14:paraId="36A05D85" w14:textId="77777777" w:rsidR="008763A1" w:rsidRDefault="008763A1">
      <w:pPr>
        <w:adjustRightInd w:val="0"/>
        <w:snapToGrid w:val="0"/>
        <w:spacing w:line="276" w:lineRule="auto"/>
        <w:rPr>
          <w:rFonts w:ascii="Arial" w:hAnsi="Arial" w:cs="Arial"/>
          <w:sz w:val="23"/>
        </w:rPr>
      </w:pPr>
    </w:p>
    <w:p w14:paraId="413085FE" w14:textId="77777777" w:rsidR="008763A1" w:rsidRDefault="001620BF">
      <w:pPr>
        <w:numPr>
          <w:ilvl w:val="0"/>
          <w:numId w:val="2"/>
        </w:numPr>
        <w:tabs>
          <w:tab w:val="clear" w:pos="360"/>
          <w:tab w:val="left" w:pos="672"/>
        </w:tabs>
        <w:adjustRightInd w:val="0"/>
        <w:snapToGrid w:val="0"/>
        <w:spacing w:line="276" w:lineRule="auto"/>
        <w:ind w:left="672" w:hanging="658"/>
        <w:rPr>
          <w:rFonts w:ascii="Arial" w:hAnsi="Arial" w:cs="Arial"/>
          <w:sz w:val="23"/>
        </w:rPr>
      </w:pPr>
      <w:r>
        <w:rPr>
          <w:rFonts w:ascii="Arial" w:hAnsi="Arial" w:cs="宋体" w:hint="eastAsia"/>
          <w:color w:val="000000"/>
          <w:sz w:val="23"/>
          <w:szCs w:val="23"/>
        </w:rPr>
        <w:t>贵公司是否持有本</w:t>
      </w:r>
      <w:proofErr w:type="gramStart"/>
      <w:r>
        <w:rPr>
          <w:rFonts w:ascii="Arial" w:hAnsi="Arial" w:cs="宋体" w:hint="eastAsia"/>
          <w:color w:val="000000"/>
          <w:sz w:val="23"/>
          <w:szCs w:val="23"/>
        </w:rPr>
        <w:t>基金基金</w:t>
      </w:r>
      <w:proofErr w:type="gramEnd"/>
      <w:r>
        <w:rPr>
          <w:rFonts w:ascii="Arial" w:hAnsi="Arial" w:cs="宋体" w:hint="eastAsia"/>
          <w:color w:val="000000"/>
          <w:sz w:val="23"/>
          <w:szCs w:val="23"/>
        </w:rPr>
        <w:t>托管人</w:t>
      </w:r>
      <w:r>
        <w:rPr>
          <w:rFonts w:ascii="Arial" w:hAnsi="Arial" w:cs="Arial" w:hint="eastAsia"/>
          <w:color w:val="000000"/>
          <w:sz w:val="23"/>
        </w:rPr>
        <w:t>的股份或以其他方式投资于</w:t>
      </w:r>
      <w:r>
        <w:rPr>
          <w:rFonts w:ascii="Arial" w:hAnsi="Arial" w:cs="宋体" w:hint="eastAsia"/>
          <w:color w:val="000000"/>
          <w:sz w:val="23"/>
          <w:szCs w:val="23"/>
        </w:rPr>
        <w:t>基金托管人</w:t>
      </w:r>
      <w:r>
        <w:rPr>
          <w:rFonts w:ascii="Arial" w:hAnsi="Arial" w:cs="Arial" w:hint="eastAsia"/>
          <w:color w:val="000000"/>
          <w:sz w:val="23"/>
        </w:rPr>
        <w:t xml:space="preserve">? </w:t>
      </w:r>
    </w:p>
    <w:p w14:paraId="7D913078" w14:textId="77777777" w:rsidR="008763A1" w:rsidRDefault="008763A1">
      <w:pPr>
        <w:adjustRightInd w:val="0"/>
        <w:snapToGrid w:val="0"/>
        <w:spacing w:line="276" w:lineRule="auto"/>
        <w:rPr>
          <w:rFonts w:ascii="Arial" w:hAnsi="Arial" w:cs="Arial"/>
          <w:sz w:val="23"/>
        </w:rPr>
      </w:pPr>
    </w:p>
    <w:p w14:paraId="45FD6B92" w14:textId="77777777" w:rsidR="008763A1" w:rsidRDefault="001620BF">
      <w:pPr>
        <w:numPr>
          <w:ilvl w:val="0"/>
          <w:numId w:val="4"/>
        </w:numPr>
        <w:adjustRightInd w:val="0"/>
        <w:snapToGrid w:val="0"/>
        <w:spacing w:line="276" w:lineRule="auto"/>
        <w:ind w:hanging="100"/>
        <w:rPr>
          <w:rFonts w:ascii="Arial" w:hAnsi="宋体" w:cs="Arial"/>
          <w:sz w:val="23"/>
        </w:rPr>
      </w:pPr>
      <w:bookmarkStart w:id="58" w:name="_Hlk62583537"/>
      <w:r>
        <w:rPr>
          <w:rFonts w:ascii="Arial" w:hAnsi="宋体" w:cs="Arial"/>
          <w:sz w:val="23"/>
        </w:rPr>
        <w:t>是</w:t>
      </w:r>
      <w:r>
        <w:rPr>
          <w:rFonts w:ascii="Arial" w:hAnsi="宋体" w:cs="Arial"/>
          <w:sz w:val="23"/>
        </w:rPr>
        <w:t xml:space="preserve">, </w:t>
      </w:r>
      <w:r>
        <w:rPr>
          <w:rFonts w:ascii="Arial" w:hAnsi="宋体" w:cs="Arial" w:hint="eastAsia"/>
          <w:sz w:val="23"/>
        </w:rPr>
        <w:t>具体情形</w:t>
      </w:r>
      <w:r>
        <w:rPr>
          <w:rFonts w:ascii="Arial" w:hAnsi="宋体" w:cs="Arial"/>
          <w:sz w:val="23"/>
        </w:rPr>
        <w:t>__________________________________________________</w:t>
      </w:r>
    </w:p>
    <w:p w14:paraId="2614A32C" w14:textId="77777777" w:rsidR="008763A1" w:rsidRDefault="001620BF">
      <w:pPr>
        <w:numPr>
          <w:ilvl w:val="3"/>
          <w:numId w:val="3"/>
        </w:numPr>
        <w:tabs>
          <w:tab w:val="clear" w:pos="2340"/>
          <w:tab w:val="left" w:pos="1276"/>
        </w:tabs>
        <w:adjustRightInd w:val="0"/>
        <w:snapToGrid w:val="0"/>
        <w:spacing w:line="276" w:lineRule="auto"/>
        <w:ind w:left="1275" w:hanging="561"/>
        <w:rPr>
          <w:rFonts w:ascii="Arial" w:hAnsi="Arial" w:cs="Arial"/>
          <w:sz w:val="23"/>
        </w:rPr>
      </w:pPr>
      <w:proofErr w:type="gramStart"/>
      <w:r>
        <w:rPr>
          <w:rFonts w:ascii="Arial" w:hAnsi="Arial" w:cs="Arial"/>
          <w:sz w:val="23"/>
        </w:rPr>
        <w:t>否</w:t>
      </w:r>
      <w:proofErr w:type="gramEnd"/>
    </w:p>
    <w:bookmarkEnd w:id="58"/>
    <w:p w14:paraId="00C48E61" w14:textId="77777777" w:rsidR="008763A1" w:rsidRDefault="008763A1">
      <w:pPr>
        <w:adjustRightInd w:val="0"/>
        <w:snapToGrid w:val="0"/>
        <w:spacing w:line="276" w:lineRule="auto"/>
        <w:rPr>
          <w:rFonts w:ascii="Arial" w:hAnsi="宋体" w:cs="Arial"/>
          <w:sz w:val="23"/>
        </w:rPr>
      </w:pPr>
    </w:p>
    <w:p w14:paraId="0F96C5FB" w14:textId="77777777" w:rsidR="008763A1" w:rsidRDefault="001620BF">
      <w:pPr>
        <w:numPr>
          <w:ilvl w:val="0"/>
          <w:numId w:val="2"/>
        </w:numPr>
        <w:tabs>
          <w:tab w:val="clear" w:pos="360"/>
          <w:tab w:val="left" w:pos="672"/>
        </w:tabs>
        <w:adjustRightInd w:val="0"/>
        <w:snapToGrid w:val="0"/>
        <w:spacing w:line="276" w:lineRule="auto"/>
        <w:ind w:left="672" w:hanging="658"/>
        <w:rPr>
          <w:rFonts w:ascii="Arial" w:hAnsi="Arial" w:cs="宋体"/>
          <w:color w:val="000000"/>
          <w:sz w:val="23"/>
          <w:szCs w:val="23"/>
        </w:rPr>
      </w:pPr>
      <w:r>
        <w:rPr>
          <w:rFonts w:ascii="Arial" w:hAnsi="Arial" w:cs="宋体" w:hint="eastAsia"/>
          <w:color w:val="000000"/>
          <w:sz w:val="23"/>
          <w:szCs w:val="23"/>
        </w:rPr>
        <w:t>贵公司是否存在董事、监事、高级管理人员和其他从业人员担任本</w:t>
      </w:r>
      <w:proofErr w:type="gramStart"/>
      <w:r>
        <w:rPr>
          <w:rFonts w:ascii="Arial" w:hAnsi="Arial" w:cs="宋体" w:hint="eastAsia"/>
          <w:color w:val="000000"/>
          <w:sz w:val="23"/>
          <w:szCs w:val="23"/>
        </w:rPr>
        <w:t>基金基金</w:t>
      </w:r>
      <w:proofErr w:type="gramEnd"/>
      <w:r>
        <w:rPr>
          <w:rFonts w:ascii="Arial" w:hAnsi="Arial" w:cs="宋体" w:hint="eastAsia"/>
          <w:color w:val="000000"/>
          <w:sz w:val="23"/>
          <w:szCs w:val="23"/>
        </w:rPr>
        <w:t>托管人任何职务的情况</w:t>
      </w:r>
      <w:r>
        <w:rPr>
          <w:rFonts w:ascii="Arial" w:hAnsi="Arial" w:cs="宋体" w:hint="eastAsia"/>
          <w:color w:val="000000"/>
          <w:sz w:val="23"/>
          <w:szCs w:val="23"/>
        </w:rPr>
        <w:t>?</w:t>
      </w:r>
    </w:p>
    <w:p w14:paraId="2635DE24" w14:textId="77777777" w:rsidR="008763A1" w:rsidRDefault="008763A1">
      <w:pPr>
        <w:adjustRightInd w:val="0"/>
        <w:snapToGrid w:val="0"/>
        <w:spacing w:line="276" w:lineRule="auto"/>
        <w:ind w:left="672"/>
        <w:rPr>
          <w:rFonts w:ascii="Arial" w:hAnsi="Arial" w:cs="宋体"/>
          <w:color w:val="000000"/>
          <w:sz w:val="23"/>
          <w:szCs w:val="23"/>
        </w:rPr>
      </w:pPr>
    </w:p>
    <w:p w14:paraId="7B97D3A5" w14:textId="77777777" w:rsidR="008763A1" w:rsidRDefault="001620BF">
      <w:pPr>
        <w:numPr>
          <w:ilvl w:val="0"/>
          <w:numId w:val="4"/>
        </w:numPr>
        <w:adjustRightInd w:val="0"/>
        <w:snapToGrid w:val="0"/>
        <w:spacing w:line="276" w:lineRule="auto"/>
        <w:ind w:hanging="100"/>
        <w:rPr>
          <w:rFonts w:ascii="Arial" w:hAnsi="宋体" w:cs="Arial"/>
          <w:sz w:val="23"/>
        </w:rPr>
      </w:pPr>
      <w:r>
        <w:rPr>
          <w:rFonts w:ascii="Arial" w:hAnsi="宋体" w:cs="Arial"/>
          <w:sz w:val="23"/>
        </w:rPr>
        <w:t>是</w:t>
      </w:r>
      <w:r>
        <w:rPr>
          <w:rFonts w:ascii="Arial" w:hAnsi="宋体" w:cs="Arial"/>
          <w:sz w:val="23"/>
        </w:rPr>
        <w:t xml:space="preserve">, </w:t>
      </w:r>
      <w:r>
        <w:rPr>
          <w:rFonts w:ascii="Arial" w:hAnsi="宋体" w:cs="Arial" w:hint="eastAsia"/>
          <w:sz w:val="23"/>
        </w:rPr>
        <w:t>具体情形</w:t>
      </w:r>
      <w:r>
        <w:rPr>
          <w:rFonts w:ascii="Arial" w:hAnsi="宋体" w:cs="Arial"/>
          <w:sz w:val="23"/>
        </w:rPr>
        <w:t>__________________________________________________</w:t>
      </w:r>
    </w:p>
    <w:p w14:paraId="0A9F4ADB" w14:textId="77777777" w:rsidR="008763A1" w:rsidRDefault="001620BF">
      <w:pPr>
        <w:numPr>
          <w:ilvl w:val="3"/>
          <w:numId w:val="3"/>
        </w:numPr>
        <w:tabs>
          <w:tab w:val="clear" w:pos="2340"/>
          <w:tab w:val="left" w:pos="1276"/>
        </w:tabs>
        <w:adjustRightInd w:val="0"/>
        <w:snapToGrid w:val="0"/>
        <w:spacing w:line="276" w:lineRule="auto"/>
        <w:ind w:left="1275" w:hanging="561"/>
        <w:rPr>
          <w:rFonts w:ascii="Arial" w:hAnsi="Arial" w:cs="Arial"/>
          <w:sz w:val="23"/>
        </w:rPr>
      </w:pPr>
      <w:proofErr w:type="gramStart"/>
      <w:r>
        <w:rPr>
          <w:rFonts w:ascii="Arial" w:hAnsi="Arial" w:cs="Arial"/>
          <w:sz w:val="23"/>
        </w:rPr>
        <w:t>否</w:t>
      </w:r>
      <w:proofErr w:type="gramEnd"/>
    </w:p>
    <w:p w14:paraId="1C0770A1" w14:textId="77777777" w:rsidR="008763A1" w:rsidRDefault="008763A1">
      <w:pPr>
        <w:adjustRightInd w:val="0"/>
        <w:snapToGrid w:val="0"/>
        <w:spacing w:line="276" w:lineRule="auto"/>
        <w:rPr>
          <w:rFonts w:ascii="Arial" w:hAnsi="宋体" w:cs="Arial"/>
          <w:sz w:val="23"/>
        </w:rPr>
      </w:pPr>
    </w:p>
    <w:p w14:paraId="64788563" w14:textId="77777777" w:rsidR="008763A1" w:rsidRDefault="001620BF">
      <w:pPr>
        <w:numPr>
          <w:ilvl w:val="0"/>
          <w:numId w:val="2"/>
        </w:numPr>
        <w:tabs>
          <w:tab w:val="clear" w:pos="360"/>
          <w:tab w:val="left" w:pos="672"/>
        </w:tabs>
        <w:adjustRightInd w:val="0"/>
        <w:snapToGrid w:val="0"/>
        <w:spacing w:line="276" w:lineRule="auto"/>
        <w:ind w:left="672" w:hanging="658"/>
        <w:rPr>
          <w:rFonts w:ascii="Arial" w:hAnsi="Arial" w:cs="宋体"/>
          <w:color w:val="000000"/>
          <w:sz w:val="23"/>
          <w:szCs w:val="23"/>
        </w:rPr>
      </w:pPr>
      <w:r>
        <w:rPr>
          <w:rFonts w:ascii="Arial" w:hAnsi="Arial" w:cs="宋体" w:hint="eastAsia"/>
          <w:color w:val="000000"/>
          <w:sz w:val="23"/>
          <w:szCs w:val="23"/>
        </w:rPr>
        <w:t>贵公司是否已配备了充足的投资研究人员、健全有效的风险管理制度和完善的技术系统</w:t>
      </w:r>
      <w:r>
        <w:rPr>
          <w:rFonts w:ascii="Arial" w:hAnsi="Arial" w:cs="宋体" w:hint="eastAsia"/>
          <w:color w:val="000000"/>
          <w:sz w:val="23"/>
          <w:szCs w:val="23"/>
        </w:rPr>
        <w:t xml:space="preserve">, </w:t>
      </w:r>
      <w:r>
        <w:rPr>
          <w:rFonts w:ascii="Arial" w:hAnsi="Arial" w:cs="宋体" w:hint="eastAsia"/>
          <w:color w:val="000000"/>
          <w:sz w:val="23"/>
          <w:szCs w:val="23"/>
        </w:rPr>
        <w:t>是否已加强产品设计、份额发售、投资运作等全过程管理</w:t>
      </w:r>
      <w:r>
        <w:rPr>
          <w:rFonts w:ascii="Arial" w:hAnsi="Arial" w:cs="宋体" w:hint="eastAsia"/>
          <w:color w:val="000000"/>
          <w:sz w:val="23"/>
          <w:szCs w:val="23"/>
        </w:rPr>
        <w:t>?</w:t>
      </w:r>
      <w:r>
        <w:rPr>
          <w:rFonts w:ascii="Arial" w:hAnsi="Arial" w:cs="宋体" w:hint="eastAsia"/>
          <w:color w:val="000000"/>
          <w:sz w:val="23"/>
          <w:szCs w:val="23"/>
        </w:rPr>
        <w:t>烦请详细说明前述准备情况。</w:t>
      </w:r>
    </w:p>
    <w:p w14:paraId="7EA209F1" w14:textId="77777777" w:rsidR="008763A1" w:rsidRDefault="008763A1">
      <w:pPr>
        <w:adjustRightInd w:val="0"/>
        <w:snapToGrid w:val="0"/>
        <w:spacing w:line="276" w:lineRule="auto"/>
        <w:ind w:left="672"/>
        <w:rPr>
          <w:rFonts w:ascii="Arial" w:hAnsi="Arial" w:cs="宋体"/>
          <w:color w:val="000000"/>
          <w:sz w:val="23"/>
          <w:szCs w:val="23"/>
        </w:rPr>
      </w:pPr>
    </w:p>
    <w:p w14:paraId="296460BB" w14:textId="77777777" w:rsidR="008763A1" w:rsidRDefault="001620BF">
      <w:pPr>
        <w:adjustRightInd w:val="0"/>
        <w:snapToGrid w:val="0"/>
        <w:spacing w:line="276" w:lineRule="auto"/>
        <w:ind w:left="672"/>
        <w:rPr>
          <w:rFonts w:ascii="Arial" w:hAnsi="Arial" w:cs="宋体"/>
          <w:color w:val="000000"/>
          <w:sz w:val="23"/>
          <w:szCs w:val="23"/>
          <w:u w:val="single"/>
        </w:rPr>
      </w:pPr>
      <w:bookmarkStart w:id="59" w:name="_Hlk62583367"/>
      <w:r>
        <w:rPr>
          <w:rFonts w:ascii="Arial" w:hAnsi="Arial" w:cs="宋体" w:hint="eastAsia"/>
          <w:color w:val="000000"/>
          <w:sz w:val="23"/>
          <w:szCs w:val="23"/>
          <w:u w:val="single"/>
        </w:rPr>
        <w:t>投资研究人员方面，本公司拥有雄厚的投资研究实力。投资研究团队包括权益投资部、权益研究部、混合资产投资部、</w:t>
      </w:r>
      <w:r>
        <w:rPr>
          <w:rFonts w:ascii="Arial" w:hAnsi="Arial" w:cs="宋体" w:hint="eastAsia"/>
          <w:color w:val="000000"/>
          <w:sz w:val="23"/>
          <w:szCs w:val="23"/>
          <w:u w:val="single"/>
        </w:rPr>
        <w:t>FOF</w:t>
      </w:r>
      <w:r>
        <w:rPr>
          <w:rFonts w:ascii="Arial" w:hAnsi="Arial" w:cs="宋体" w:hint="eastAsia"/>
          <w:color w:val="000000"/>
          <w:sz w:val="23"/>
          <w:szCs w:val="23"/>
          <w:u w:val="single"/>
        </w:rPr>
        <w:t>投资部、固定收益投资部、现金及债券指数投资部、固定收益研究部、国际业务部、指数投资部、数量化投资部、宏观策略部、基础设施基金投资管理部、交易管理部，其中基金经理</w:t>
      </w:r>
      <w:r>
        <w:rPr>
          <w:rFonts w:ascii="Arial" w:hAnsi="Arial" w:cs="宋体"/>
          <w:color w:val="000000"/>
          <w:sz w:val="23"/>
          <w:szCs w:val="23"/>
          <w:u w:val="single"/>
        </w:rPr>
        <w:t>105</w:t>
      </w:r>
      <w:r>
        <w:rPr>
          <w:rFonts w:ascii="Arial" w:hAnsi="Arial" w:cs="宋体" w:hint="eastAsia"/>
          <w:color w:val="000000"/>
          <w:sz w:val="23"/>
          <w:szCs w:val="23"/>
          <w:u w:val="single"/>
        </w:rPr>
        <w:t>人。</w:t>
      </w:r>
    </w:p>
    <w:p w14:paraId="0ADFBB48" w14:textId="77777777" w:rsidR="008763A1" w:rsidRDefault="001620BF">
      <w:pPr>
        <w:adjustRightInd w:val="0"/>
        <w:snapToGrid w:val="0"/>
        <w:spacing w:line="276" w:lineRule="auto"/>
        <w:ind w:left="672"/>
        <w:rPr>
          <w:rFonts w:ascii="Arial" w:hAnsi="Arial" w:cs="宋体"/>
          <w:color w:val="000000"/>
          <w:sz w:val="23"/>
          <w:szCs w:val="23"/>
          <w:u w:val="single"/>
        </w:rPr>
      </w:pPr>
      <w:r>
        <w:rPr>
          <w:rFonts w:ascii="Arial" w:hAnsi="Arial" w:cs="宋体" w:hint="eastAsia"/>
          <w:color w:val="000000"/>
          <w:sz w:val="23"/>
          <w:szCs w:val="23"/>
          <w:u w:val="single"/>
        </w:rPr>
        <w:t>风险管理制度方面，本公司高度重视</w:t>
      </w:r>
      <w:r>
        <w:rPr>
          <w:rFonts w:ascii="Arial" w:hAnsi="Arial" w:cs="宋体" w:hint="eastAsia"/>
          <w:color w:val="000000"/>
          <w:sz w:val="23"/>
          <w:szCs w:val="23"/>
          <w:u w:val="single"/>
        </w:rPr>
        <w:t>ETF</w:t>
      </w:r>
      <w:r>
        <w:rPr>
          <w:rFonts w:ascii="Arial" w:hAnsi="Arial" w:cs="宋体" w:hint="eastAsia"/>
          <w:color w:val="000000"/>
          <w:sz w:val="23"/>
          <w:szCs w:val="23"/>
          <w:u w:val="single"/>
        </w:rPr>
        <w:t>的投资运作和风险管理，已经制定</w:t>
      </w:r>
      <w:proofErr w:type="gramStart"/>
      <w:r>
        <w:rPr>
          <w:rFonts w:ascii="Arial" w:hAnsi="Arial" w:cs="宋体" w:hint="eastAsia"/>
          <w:color w:val="000000"/>
          <w:sz w:val="23"/>
          <w:szCs w:val="23"/>
          <w:u w:val="single"/>
        </w:rPr>
        <w:t>专项制度</w:t>
      </w:r>
      <w:proofErr w:type="gramEnd"/>
      <w:r>
        <w:rPr>
          <w:rFonts w:ascii="Arial" w:hAnsi="Arial" w:cs="宋体" w:hint="eastAsia"/>
          <w:color w:val="000000"/>
          <w:sz w:val="23"/>
          <w:szCs w:val="23"/>
          <w:u w:val="single"/>
        </w:rPr>
        <w:t>——《南方基金指数产品投资管理业务及风险管理规则》，连同公司现有的投资管理、风险控制等制度，共同构成了</w:t>
      </w:r>
      <w:r>
        <w:rPr>
          <w:rFonts w:ascii="Arial" w:hAnsi="Arial" w:cs="宋体" w:hint="eastAsia"/>
          <w:color w:val="000000"/>
          <w:sz w:val="23"/>
          <w:szCs w:val="23"/>
          <w:u w:val="single"/>
        </w:rPr>
        <w:t>ETF</w:t>
      </w:r>
      <w:r>
        <w:rPr>
          <w:rFonts w:ascii="Arial" w:hAnsi="Arial" w:cs="宋体" w:hint="eastAsia"/>
          <w:color w:val="000000"/>
          <w:sz w:val="23"/>
          <w:szCs w:val="23"/>
          <w:u w:val="single"/>
        </w:rPr>
        <w:t>产品运作管理的一系列制度体系。</w:t>
      </w:r>
    </w:p>
    <w:p w14:paraId="4420685C" w14:textId="77777777" w:rsidR="008763A1" w:rsidRDefault="001620BF">
      <w:pPr>
        <w:adjustRightInd w:val="0"/>
        <w:snapToGrid w:val="0"/>
        <w:spacing w:line="276" w:lineRule="auto"/>
        <w:ind w:left="672"/>
        <w:rPr>
          <w:rFonts w:ascii="Arial" w:hAnsi="Arial" w:cs="宋体"/>
          <w:color w:val="000000"/>
          <w:sz w:val="23"/>
          <w:szCs w:val="23"/>
          <w:u w:val="single"/>
        </w:rPr>
      </w:pPr>
      <w:r>
        <w:rPr>
          <w:rFonts w:ascii="Arial" w:hAnsi="Arial" w:cs="宋体" w:hint="eastAsia"/>
          <w:color w:val="000000"/>
          <w:sz w:val="23"/>
          <w:szCs w:val="23"/>
          <w:u w:val="single"/>
        </w:rPr>
        <w:t>技术系统方面，本公司搭建了全面且稳定的信息系统，包括</w:t>
      </w:r>
      <w:r>
        <w:rPr>
          <w:rFonts w:ascii="Arial" w:hAnsi="Arial" w:cs="宋体" w:hint="eastAsia"/>
          <w:color w:val="000000"/>
          <w:sz w:val="23"/>
          <w:szCs w:val="23"/>
          <w:u w:val="single"/>
        </w:rPr>
        <w:t>TA</w:t>
      </w:r>
      <w:r>
        <w:rPr>
          <w:rFonts w:ascii="Arial" w:hAnsi="Arial" w:cs="宋体" w:hint="eastAsia"/>
          <w:color w:val="000000"/>
          <w:sz w:val="23"/>
          <w:szCs w:val="23"/>
          <w:u w:val="single"/>
        </w:rPr>
        <w:t>、投资交易、估值、</w:t>
      </w:r>
      <w:r>
        <w:rPr>
          <w:rFonts w:ascii="Arial" w:hAnsi="Arial" w:cs="宋体" w:hint="eastAsia"/>
          <w:color w:val="000000"/>
          <w:sz w:val="23"/>
          <w:szCs w:val="23"/>
          <w:u w:val="single"/>
        </w:rPr>
        <w:lastRenderedPageBreak/>
        <w:t>客服等核心系统以及投</w:t>
      </w:r>
      <w:proofErr w:type="gramStart"/>
      <w:r>
        <w:rPr>
          <w:rFonts w:ascii="Arial" w:hAnsi="Arial" w:cs="宋体" w:hint="eastAsia"/>
          <w:color w:val="000000"/>
          <w:sz w:val="23"/>
          <w:szCs w:val="23"/>
          <w:u w:val="single"/>
        </w:rPr>
        <w:t>研</w:t>
      </w:r>
      <w:proofErr w:type="gramEnd"/>
      <w:r>
        <w:rPr>
          <w:rFonts w:ascii="Arial" w:hAnsi="Arial" w:cs="宋体" w:hint="eastAsia"/>
          <w:color w:val="000000"/>
          <w:sz w:val="23"/>
          <w:szCs w:val="23"/>
          <w:u w:val="single"/>
        </w:rPr>
        <w:t>平台、报表中心等其他辅助系统，自公司成立以来，各系统均平稳运行，与交易所、登记公司、银行、证券公司等其他相关单位均能顺利对接。</w:t>
      </w:r>
    </w:p>
    <w:p w14:paraId="2A507BE6" w14:textId="77777777" w:rsidR="008763A1" w:rsidRDefault="001620BF">
      <w:pPr>
        <w:adjustRightInd w:val="0"/>
        <w:snapToGrid w:val="0"/>
        <w:spacing w:line="276" w:lineRule="auto"/>
        <w:ind w:left="672"/>
        <w:rPr>
          <w:rFonts w:ascii="Arial" w:hAnsi="Arial" w:cs="宋体"/>
          <w:color w:val="000000"/>
          <w:sz w:val="23"/>
          <w:szCs w:val="23"/>
          <w:u w:val="single"/>
        </w:rPr>
      </w:pPr>
      <w:r>
        <w:rPr>
          <w:rFonts w:ascii="Arial" w:hAnsi="Arial" w:cs="宋体" w:hint="eastAsia"/>
          <w:color w:val="000000"/>
          <w:sz w:val="23"/>
          <w:szCs w:val="23"/>
          <w:u w:val="single"/>
        </w:rPr>
        <w:t>本公司</w:t>
      </w:r>
      <w:proofErr w:type="gramStart"/>
      <w:r>
        <w:rPr>
          <w:rFonts w:ascii="Arial" w:hAnsi="Arial" w:cs="宋体" w:hint="eastAsia"/>
          <w:color w:val="000000"/>
          <w:sz w:val="23"/>
          <w:szCs w:val="23"/>
          <w:u w:val="single"/>
        </w:rPr>
        <w:t>数智科技</w:t>
      </w:r>
      <w:proofErr w:type="gramEnd"/>
      <w:r>
        <w:rPr>
          <w:rFonts w:ascii="Arial" w:hAnsi="Arial" w:cs="宋体" w:hint="eastAsia"/>
          <w:color w:val="000000"/>
          <w:sz w:val="23"/>
          <w:szCs w:val="23"/>
          <w:u w:val="single"/>
        </w:rPr>
        <w:t>部有经验丰富的系统开发和维护团队，能确保系统对创新业务的支持和系统的正常运维，同时建立了一整套完善的系统测试升级流程，并严格按照升级流程进行系统升级变更，降低系统运维风险，近年来本公司逐步建立和完善了双</w:t>
      </w:r>
      <w:proofErr w:type="gramStart"/>
      <w:r>
        <w:rPr>
          <w:rFonts w:ascii="Arial" w:hAnsi="Arial" w:cs="宋体" w:hint="eastAsia"/>
          <w:color w:val="000000"/>
          <w:sz w:val="23"/>
          <w:szCs w:val="23"/>
          <w:u w:val="single"/>
        </w:rPr>
        <w:t>活数据</w:t>
      </w:r>
      <w:proofErr w:type="gramEnd"/>
      <w:r>
        <w:rPr>
          <w:rFonts w:ascii="Arial" w:hAnsi="Arial" w:cs="宋体" w:hint="eastAsia"/>
          <w:color w:val="000000"/>
          <w:sz w:val="23"/>
          <w:szCs w:val="23"/>
          <w:u w:val="single"/>
        </w:rPr>
        <w:t>中心</w:t>
      </w:r>
      <w:proofErr w:type="gramStart"/>
      <w:r>
        <w:rPr>
          <w:rFonts w:ascii="Arial" w:hAnsi="Arial" w:cs="宋体" w:hint="eastAsia"/>
          <w:color w:val="000000"/>
          <w:sz w:val="23"/>
          <w:szCs w:val="23"/>
          <w:u w:val="single"/>
        </w:rPr>
        <w:t>和灾备系统</w:t>
      </w:r>
      <w:proofErr w:type="gramEnd"/>
      <w:r>
        <w:rPr>
          <w:rFonts w:ascii="Arial" w:hAnsi="Arial" w:cs="宋体" w:hint="eastAsia"/>
          <w:color w:val="000000"/>
          <w:sz w:val="23"/>
          <w:szCs w:val="23"/>
          <w:u w:val="single"/>
        </w:rPr>
        <w:t>，可保证核心系统在异常情况或灾难情况发生时及时切换并平稳运行。</w:t>
      </w:r>
    </w:p>
    <w:p w14:paraId="6CADDE4D" w14:textId="77777777" w:rsidR="008763A1" w:rsidRDefault="001620BF">
      <w:pPr>
        <w:adjustRightInd w:val="0"/>
        <w:snapToGrid w:val="0"/>
        <w:spacing w:line="276" w:lineRule="auto"/>
        <w:ind w:left="672"/>
        <w:rPr>
          <w:rFonts w:ascii="Arial" w:hAnsi="Arial" w:cs="宋体"/>
          <w:color w:val="000000"/>
          <w:sz w:val="23"/>
          <w:szCs w:val="23"/>
        </w:rPr>
      </w:pPr>
      <w:r>
        <w:rPr>
          <w:rFonts w:ascii="Arial" w:hAnsi="Arial" w:cs="宋体" w:hint="eastAsia"/>
          <w:color w:val="000000"/>
          <w:sz w:val="23"/>
          <w:szCs w:val="23"/>
          <w:u w:val="single"/>
        </w:rPr>
        <w:t>本公司成立以来积累了丰富的产品设计、份额发售、投资运作、上市交易和市场营销经验，加强产品的全过程管理。</w:t>
      </w:r>
    </w:p>
    <w:bookmarkEnd w:id="59"/>
    <w:p w14:paraId="65360F34" w14:textId="77777777" w:rsidR="008763A1" w:rsidRDefault="008763A1">
      <w:pPr>
        <w:adjustRightInd w:val="0"/>
        <w:snapToGrid w:val="0"/>
        <w:spacing w:line="276" w:lineRule="auto"/>
        <w:rPr>
          <w:rFonts w:ascii="Arial" w:hAnsi="宋体" w:cs="Arial"/>
          <w:sz w:val="23"/>
        </w:rPr>
      </w:pPr>
    </w:p>
    <w:p w14:paraId="65F238FF" w14:textId="77777777" w:rsidR="008763A1" w:rsidRDefault="001620BF">
      <w:pPr>
        <w:numPr>
          <w:ilvl w:val="0"/>
          <w:numId w:val="2"/>
        </w:numPr>
        <w:tabs>
          <w:tab w:val="clear" w:pos="360"/>
          <w:tab w:val="left" w:pos="672"/>
        </w:tabs>
        <w:adjustRightInd w:val="0"/>
        <w:snapToGrid w:val="0"/>
        <w:spacing w:line="276" w:lineRule="auto"/>
        <w:ind w:left="672" w:hanging="658"/>
        <w:rPr>
          <w:rFonts w:ascii="Arial" w:hAnsi="Arial" w:cs="宋体"/>
          <w:color w:val="000000"/>
          <w:sz w:val="23"/>
          <w:szCs w:val="23"/>
        </w:rPr>
      </w:pPr>
      <w:r>
        <w:rPr>
          <w:rFonts w:ascii="Arial" w:hAnsi="Arial" w:cs="宋体" w:hint="eastAsia"/>
          <w:color w:val="000000"/>
          <w:sz w:val="23"/>
          <w:szCs w:val="23"/>
        </w:rPr>
        <w:t>本基金标的指数是否满足《公开募集证券投资基金运作指引第</w:t>
      </w:r>
      <w:r>
        <w:rPr>
          <w:rFonts w:ascii="Arial" w:hAnsi="Arial" w:cs="宋体" w:hint="eastAsia"/>
          <w:color w:val="000000"/>
          <w:sz w:val="23"/>
          <w:szCs w:val="23"/>
        </w:rPr>
        <w:t>3</w:t>
      </w:r>
      <w:r>
        <w:rPr>
          <w:rFonts w:ascii="Arial" w:hAnsi="Arial" w:cs="宋体" w:hint="eastAsia"/>
          <w:color w:val="000000"/>
          <w:sz w:val="23"/>
          <w:szCs w:val="23"/>
        </w:rPr>
        <w:t>号——指数基金指引》第四条要求</w:t>
      </w:r>
      <w:r>
        <w:rPr>
          <w:rFonts w:ascii="Arial" w:hAnsi="Arial" w:cs="宋体" w:hint="eastAsia"/>
          <w:color w:val="000000"/>
          <w:sz w:val="23"/>
          <w:szCs w:val="23"/>
        </w:rPr>
        <w:t>,</w:t>
      </w:r>
      <w:r>
        <w:rPr>
          <w:rFonts w:ascii="Arial" w:hAnsi="Arial" w:cs="宋体"/>
          <w:color w:val="000000"/>
          <w:sz w:val="23"/>
          <w:szCs w:val="23"/>
        </w:rPr>
        <w:t xml:space="preserve"> </w:t>
      </w:r>
      <w:r>
        <w:rPr>
          <w:rFonts w:ascii="Arial" w:hAnsi="Arial" w:cs="宋体" w:hint="eastAsia"/>
          <w:color w:val="000000"/>
          <w:sz w:val="23"/>
          <w:szCs w:val="23"/>
        </w:rPr>
        <w:t>烦请详细说明。</w:t>
      </w:r>
    </w:p>
    <w:p w14:paraId="18817930" w14:textId="77777777" w:rsidR="008763A1" w:rsidRDefault="008763A1">
      <w:pPr>
        <w:adjustRightInd w:val="0"/>
        <w:snapToGrid w:val="0"/>
        <w:spacing w:line="276" w:lineRule="auto"/>
        <w:ind w:left="14"/>
        <w:rPr>
          <w:rFonts w:ascii="Arial" w:hAnsi="Arial" w:cs="宋体"/>
          <w:color w:val="000000"/>
          <w:sz w:val="23"/>
          <w:szCs w:val="23"/>
        </w:rPr>
      </w:pPr>
    </w:p>
    <w:p w14:paraId="3A12E527" w14:textId="77777777" w:rsidR="008763A1" w:rsidRDefault="001620BF">
      <w:pPr>
        <w:adjustRightInd w:val="0"/>
        <w:snapToGrid w:val="0"/>
        <w:spacing w:line="276" w:lineRule="auto"/>
        <w:ind w:left="672"/>
        <w:rPr>
          <w:rFonts w:ascii="Arial" w:hAnsi="Arial" w:cs="宋体"/>
          <w:color w:val="000000"/>
          <w:sz w:val="23"/>
          <w:szCs w:val="23"/>
          <w:u w:val="single"/>
        </w:rPr>
      </w:pPr>
      <w:r>
        <w:rPr>
          <w:rFonts w:ascii="Arial" w:hAnsi="Arial" w:cs="宋体" w:hint="eastAsia"/>
          <w:color w:val="000000"/>
          <w:sz w:val="23"/>
          <w:szCs w:val="23"/>
          <w:u w:val="single"/>
        </w:rPr>
        <w:t>标的指数满足《公开募集证券投资基金运作指引第</w:t>
      </w:r>
      <w:r>
        <w:rPr>
          <w:rFonts w:ascii="Arial" w:hAnsi="Arial" w:cs="宋体" w:hint="eastAsia"/>
          <w:color w:val="000000"/>
          <w:sz w:val="23"/>
          <w:szCs w:val="23"/>
          <w:u w:val="single"/>
        </w:rPr>
        <w:t xml:space="preserve">3 </w:t>
      </w:r>
      <w:r>
        <w:rPr>
          <w:rFonts w:ascii="Arial" w:hAnsi="Arial" w:cs="宋体" w:hint="eastAsia"/>
          <w:color w:val="000000"/>
          <w:sz w:val="23"/>
          <w:szCs w:val="23"/>
          <w:u w:val="single"/>
        </w:rPr>
        <w:t>号——指数基金指引》第四条要求：指数名称能准确反映投资方向，成份</w:t>
      </w:r>
      <w:proofErr w:type="gramStart"/>
      <w:r>
        <w:rPr>
          <w:rFonts w:ascii="Arial" w:hAnsi="Arial" w:cs="宋体" w:hint="eastAsia"/>
          <w:color w:val="000000"/>
          <w:sz w:val="23"/>
          <w:szCs w:val="23"/>
          <w:u w:val="single"/>
        </w:rPr>
        <w:t>券</w:t>
      </w:r>
      <w:proofErr w:type="gramEnd"/>
      <w:r>
        <w:rPr>
          <w:rFonts w:ascii="Arial" w:hAnsi="Arial" w:cs="宋体" w:hint="eastAsia"/>
          <w:color w:val="000000"/>
          <w:sz w:val="23"/>
          <w:szCs w:val="23"/>
          <w:u w:val="single"/>
        </w:rPr>
        <w:t>代表性强；成份</w:t>
      </w:r>
      <w:proofErr w:type="gramStart"/>
      <w:r>
        <w:rPr>
          <w:rFonts w:ascii="Arial" w:hAnsi="Arial" w:cs="宋体" w:hint="eastAsia"/>
          <w:color w:val="000000"/>
          <w:sz w:val="23"/>
          <w:szCs w:val="23"/>
          <w:u w:val="single"/>
        </w:rPr>
        <w:t>券</w:t>
      </w:r>
      <w:proofErr w:type="gramEnd"/>
      <w:r>
        <w:rPr>
          <w:rFonts w:ascii="Arial" w:hAnsi="Arial" w:cs="宋体" w:hint="eastAsia"/>
          <w:color w:val="000000"/>
          <w:sz w:val="23"/>
          <w:szCs w:val="23"/>
          <w:u w:val="single"/>
        </w:rPr>
        <w:t>分布广泛，符合分散投资的基本要求；成份</w:t>
      </w:r>
      <w:proofErr w:type="gramStart"/>
      <w:r>
        <w:rPr>
          <w:rFonts w:ascii="Arial" w:hAnsi="Arial" w:cs="宋体" w:hint="eastAsia"/>
          <w:color w:val="000000"/>
          <w:sz w:val="23"/>
          <w:szCs w:val="23"/>
          <w:u w:val="single"/>
        </w:rPr>
        <w:t>券</w:t>
      </w:r>
      <w:proofErr w:type="gramEnd"/>
      <w:r>
        <w:rPr>
          <w:rFonts w:ascii="Arial" w:hAnsi="Arial" w:cs="宋体" w:hint="eastAsia"/>
          <w:color w:val="000000"/>
          <w:sz w:val="23"/>
          <w:szCs w:val="23"/>
          <w:u w:val="single"/>
        </w:rPr>
        <w:t>流动性良好，通常情况下交易不受限制；市场容量充足，能够满足投资运作和风险管理需要；持续运行平稳，指数代表性得到有效验证；指数信息采用中文文本及时更新并可供公众免费查询，编制机构</w:t>
      </w:r>
      <w:proofErr w:type="gramStart"/>
      <w:r>
        <w:rPr>
          <w:rFonts w:ascii="Arial" w:hAnsi="Arial" w:cs="宋体" w:hint="eastAsia"/>
          <w:color w:val="000000"/>
          <w:sz w:val="23"/>
          <w:szCs w:val="23"/>
          <w:u w:val="single"/>
        </w:rPr>
        <w:t>尽合理</w:t>
      </w:r>
      <w:proofErr w:type="gramEnd"/>
      <w:r>
        <w:rPr>
          <w:rFonts w:ascii="Arial" w:hAnsi="Arial" w:cs="宋体" w:hint="eastAsia"/>
          <w:color w:val="000000"/>
          <w:sz w:val="23"/>
          <w:szCs w:val="23"/>
          <w:u w:val="single"/>
        </w:rPr>
        <w:t>的商业努力确保编制方法客观、透明、可校验；编制机构</w:t>
      </w:r>
      <w:proofErr w:type="gramStart"/>
      <w:r>
        <w:rPr>
          <w:rFonts w:ascii="Arial" w:hAnsi="Arial" w:cs="宋体" w:hint="eastAsia"/>
          <w:color w:val="000000"/>
          <w:sz w:val="23"/>
          <w:szCs w:val="23"/>
          <w:u w:val="single"/>
        </w:rPr>
        <w:t>尽合理</w:t>
      </w:r>
      <w:proofErr w:type="gramEnd"/>
      <w:r>
        <w:rPr>
          <w:rFonts w:ascii="Arial" w:hAnsi="Arial" w:cs="宋体" w:hint="eastAsia"/>
          <w:color w:val="000000"/>
          <w:sz w:val="23"/>
          <w:szCs w:val="23"/>
          <w:u w:val="single"/>
        </w:rPr>
        <w:t>的商业努力确保专业能力、财务实力、公司治理、技术资源等方面持续有效保障指数正常运行。</w:t>
      </w:r>
    </w:p>
    <w:p w14:paraId="01EDE449" w14:textId="77777777" w:rsidR="008763A1" w:rsidRDefault="001620BF">
      <w:pPr>
        <w:adjustRightInd w:val="0"/>
        <w:snapToGrid w:val="0"/>
        <w:spacing w:line="276" w:lineRule="auto"/>
        <w:ind w:left="672"/>
        <w:rPr>
          <w:rFonts w:ascii="Arial" w:hAnsi="Arial" w:cs="宋体"/>
          <w:color w:val="000000"/>
          <w:sz w:val="23"/>
          <w:szCs w:val="23"/>
        </w:rPr>
      </w:pPr>
      <w:r>
        <w:rPr>
          <w:rFonts w:ascii="Arial" w:hAnsi="Arial" w:cs="宋体" w:hint="eastAsia"/>
          <w:color w:val="000000"/>
          <w:sz w:val="23"/>
          <w:szCs w:val="23"/>
          <w:u w:val="single"/>
        </w:rPr>
        <w:t>标的指数为行业主题指数，满足拟上市证券交易所指数基金开发的相关要求。</w:t>
      </w:r>
    </w:p>
    <w:p w14:paraId="1E5B7334" w14:textId="77777777" w:rsidR="008763A1" w:rsidRDefault="008763A1">
      <w:pPr>
        <w:adjustRightInd w:val="0"/>
        <w:snapToGrid w:val="0"/>
        <w:spacing w:line="276" w:lineRule="auto"/>
        <w:ind w:left="672"/>
        <w:rPr>
          <w:rFonts w:ascii="Arial" w:hAnsi="Arial" w:cs="宋体"/>
          <w:color w:val="000000"/>
          <w:sz w:val="23"/>
          <w:szCs w:val="23"/>
        </w:rPr>
      </w:pPr>
    </w:p>
    <w:p w14:paraId="355F4B97" w14:textId="77777777" w:rsidR="008763A1" w:rsidRDefault="008763A1">
      <w:pPr>
        <w:adjustRightInd w:val="0"/>
        <w:snapToGrid w:val="0"/>
        <w:spacing w:line="276" w:lineRule="auto"/>
        <w:rPr>
          <w:rFonts w:ascii="Arial" w:hAnsi="宋体" w:cs="Arial"/>
          <w:sz w:val="23"/>
        </w:rPr>
      </w:pPr>
    </w:p>
    <w:p w14:paraId="23E3A517" w14:textId="77777777" w:rsidR="008763A1" w:rsidRDefault="001620BF">
      <w:pPr>
        <w:numPr>
          <w:ilvl w:val="0"/>
          <w:numId w:val="2"/>
        </w:numPr>
        <w:tabs>
          <w:tab w:val="clear" w:pos="360"/>
          <w:tab w:val="left" w:pos="709"/>
        </w:tabs>
        <w:ind w:left="709" w:hanging="709"/>
        <w:rPr>
          <w:rFonts w:ascii="Arial" w:hAnsi="Arial" w:cs="宋体"/>
          <w:color w:val="000000"/>
          <w:sz w:val="23"/>
          <w:szCs w:val="23"/>
        </w:rPr>
      </w:pPr>
      <w:r>
        <w:rPr>
          <w:rFonts w:ascii="Arial" w:hAnsi="Arial" w:cs="宋体" w:hint="eastAsia"/>
          <w:color w:val="000000"/>
          <w:sz w:val="23"/>
          <w:szCs w:val="23"/>
        </w:rPr>
        <w:t>请具体说明贵公司对本基金指数及指数编制机构进行充分</w:t>
      </w:r>
      <w:proofErr w:type="gramStart"/>
      <w:r>
        <w:rPr>
          <w:rFonts w:ascii="Arial" w:hAnsi="Arial" w:cs="宋体" w:hint="eastAsia"/>
          <w:color w:val="000000"/>
          <w:sz w:val="23"/>
          <w:szCs w:val="23"/>
        </w:rPr>
        <w:t>尽调及拟持续</w:t>
      </w:r>
      <w:proofErr w:type="gramEnd"/>
      <w:r>
        <w:rPr>
          <w:rFonts w:ascii="Arial" w:hAnsi="Arial" w:cs="宋体" w:hint="eastAsia"/>
          <w:color w:val="000000"/>
          <w:sz w:val="23"/>
          <w:szCs w:val="23"/>
        </w:rPr>
        <w:t>跟踪管理的措施。</w:t>
      </w:r>
    </w:p>
    <w:p w14:paraId="6F4136E6" w14:textId="77777777" w:rsidR="008763A1" w:rsidRDefault="008763A1">
      <w:pPr>
        <w:adjustRightInd w:val="0"/>
        <w:snapToGrid w:val="0"/>
        <w:spacing w:line="276" w:lineRule="auto"/>
        <w:ind w:left="14"/>
        <w:rPr>
          <w:rFonts w:ascii="Arial" w:hAnsi="Arial" w:cs="宋体"/>
          <w:color w:val="000000"/>
          <w:sz w:val="23"/>
          <w:szCs w:val="23"/>
        </w:rPr>
      </w:pPr>
    </w:p>
    <w:p w14:paraId="33E403B3" w14:textId="77777777" w:rsidR="008763A1" w:rsidRDefault="001620BF">
      <w:pPr>
        <w:adjustRightInd w:val="0"/>
        <w:snapToGrid w:val="0"/>
        <w:spacing w:line="276" w:lineRule="auto"/>
        <w:ind w:left="672"/>
        <w:rPr>
          <w:rFonts w:ascii="Arial" w:hAnsi="Arial" w:cs="Arial"/>
          <w:sz w:val="23"/>
          <w:u w:val="single"/>
        </w:rPr>
      </w:pPr>
      <w:r>
        <w:rPr>
          <w:rFonts w:ascii="Arial" w:hAnsi="Arial" w:cs="Arial" w:hint="eastAsia"/>
          <w:sz w:val="23"/>
          <w:u w:val="single"/>
        </w:rPr>
        <w:t>标的指数的跟踪管理：指数基金管理人将建立对</w:t>
      </w:r>
      <w:proofErr w:type="gramStart"/>
      <w:r>
        <w:rPr>
          <w:rFonts w:ascii="Arial" w:hAnsi="Arial" w:cs="Arial" w:hint="eastAsia"/>
          <w:sz w:val="23"/>
          <w:u w:val="single"/>
        </w:rPr>
        <w:t>存量指数</w:t>
      </w:r>
      <w:proofErr w:type="gramEnd"/>
      <w:r>
        <w:rPr>
          <w:rFonts w:ascii="Arial" w:hAnsi="Arial" w:cs="Arial" w:hint="eastAsia"/>
          <w:sz w:val="23"/>
          <w:u w:val="single"/>
        </w:rPr>
        <w:t>基金产品所跟踪标的指数的持续跟踪监控机制，监控指标包括但不限于指数名称及编制方法的变更、成分</w:t>
      </w:r>
      <w:proofErr w:type="gramStart"/>
      <w:r>
        <w:rPr>
          <w:rFonts w:ascii="Arial" w:hAnsi="Arial" w:cs="Arial" w:hint="eastAsia"/>
          <w:sz w:val="23"/>
          <w:u w:val="single"/>
        </w:rPr>
        <w:t>券</w:t>
      </w:r>
      <w:proofErr w:type="gramEnd"/>
      <w:r>
        <w:rPr>
          <w:rFonts w:ascii="Arial" w:hAnsi="Arial" w:cs="Arial" w:hint="eastAsia"/>
          <w:sz w:val="23"/>
          <w:u w:val="single"/>
        </w:rPr>
        <w:t>集中度、成分</w:t>
      </w:r>
      <w:proofErr w:type="gramStart"/>
      <w:r>
        <w:rPr>
          <w:rFonts w:ascii="Arial" w:hAnsi="Arial" w:cs="Arial" w:hint="eastAsia"/>
          <w:sz w:val="23"/>
          <w:u w:val="single"/>
        </w:rPr>
        <w:t>券</w:t>
      </w:r>
      <w:proofErr w:type="gramEnd"/>
      <w:r>
        <w:rPr>
          <w:rFonts w:ascii="Arial" w:hAnsi="Arial" w:cs="Arial" w:hint="eastAsia"/>
          <w:sz w:val="23"/>
          <w:u w:val="single"/>
        </w:rPr>
        <w:t>流动性、市场容量等指标。当标的指数发生重大变化，已不符合产品定位和投资目标，或已不能满足正常投资需要，可能损害基金份额持有人利益的，可发起应急处理流程。</w:t>
      </w:r>
    </w:p>
    <w:p w14:paraId="4D6EC477" w14:textId="77777777" w:rsidR="008763A1" w:rsidRDefault="001620BF">
      <w:pPr>
        <w:adjustRightInd w:val="0"/>
        <w:snapToGrid w:val="0"/>
        <w:spacing w:line="276" w:lineRule="auto"/>
        <w:ind w:left="672"/>
        <w:rPr>
          <w:rFonts w:ascii="Arial" w:hAnsi="Arial" w:cs="Arial"/>
          <w:sz w:val="23"/>
        </w:rPr>
      </w:pPr>
      <w:r>
        <w:rPr>
          <w:rFonts w:ascii="Arial" w:hAnsi="Arial" w:cs="Arial" w:hint="eastAsia"/>
          <w:sz w:val="23"/>
          <w:u w:val="single"/>
        </w:rPr>
        <w:t>指数编制机构的跟踪管理：指数基金管理人将保持与指数编制机构的密切沟通，当指数编制机构发生重大负面事件或者其他导致无法继续提供指数服务的情形时，应积极确认相关情况并与指数编制机构沟通处理方案。若评估认为指数编制机构存在退出风险，可能损害基金份额持有人利益的，可发起应急处理流程。</w:t>
      </w:r>
    </w:p>
    <w:p w14:paraId="2D73EC4A" w14:textId="77777777" w:rsidR="008763A1" w:rsidRDefault="008763A1">
      <w:pPr>
        <w:adjustRightInd w:val="0"/>
        <w:snapToGrid w:val="0"/>
        <w:spacing w:line="276" w:lineRule="auto"/>
        <w:rPr>
          <w:rFonts w:ascii="Arial" w:hAnsi="Arial" w:cs="Arial"/>
          <w:sz w:val="23"/>
        </w:rPr>
      </w:pPr>
    </w:p>
    <w:p w14:paraId="533C8B4E" w14:textId="77777777" w:rsidR="008763A1" w:rsidRDefault="001620BF">
      <w:pPr>
        <w:numPr>
          <w:ilvl w:val="0"/>
          <w:numId w:val="2"/>
        </w:numPr>
        <w:tabs>
          <w:tab w:val="clear" w:pos="360"/>
          <w:tab w:val="left" w:pos="672"/>
        </w:tabs>
        <w:adjustRightInd w:val="0"/>
        <w:snapToGrid w:val="0"/>
        <w:spacing w:line="276" w:lineRule="auto"/>
        <w:ind w:left="672" w:hanging="658"/>
        <w:rPr>
          <w:rFonts w:ascii="Arial" w:hAnsi="Arial" w:cs="宋体"/>
          <w:color w:val="000000"/>
          <w:sz w:val="23"/>
          <w:szCs w:val="23"/>
        </w:rPr>
      </w:pPr>
      <w:r>
        <w:rPr>
          <w:rFonts w:ascii="Arial" w:hAnsi="Arial" w:cs="宋体" w:hint="eastAsia"/>
          <w:color w:val="000000"/>
          <w:sz w:val="23"/>
          <w:szCs w:val="23"/>
        </w:rPr>
        <w:t>贵公司《营业执照》及《</w:t>
      </w:r>
      <w:r>
        <w:rPr>
          <w:rFonts w:ascii="Arial" w:hAnsi="Arial" w:cs="宋体"/>
          <w:color w:val="000000"/>
          <w:sz w:val="23"/>
          <w:szCs w:val="23"/>
        </w:rPr>
        <w:t>经营证券期货业务许可证</w:t>
      </w:r>
      <w:r>
        <w:rPr>
          <w:rFonts w:ascii="Arial" w:hAnsi="Arial" w:cs="宋体" w:hint="eastAsia"/>
          <w:color w:val="000000"/>
          <w:sz w:val="23"/>
          <w:szCs w:val="23"/>
        </w:rPr>
        <w:t>》最近一年是否有更新</w:t>
      </w:r>
      <w:r>
        <w:rPr>
          <w:rFonts w:ascii="Arial" w:hAnsi="Arial" w:cs="宋体"/>
          <w:color w:val="000000"/>
          <w:sz w:val="23"/>
          <w:szCs w:val="23"/>
        </w:rPr>
        <w:t xml:space="preserve">? </w:t>
      </w:r>
      <w:r>
        <w:rPr>
          <w:rFonts w:ascii="Arial" w:hAnsi="Arial" w:cs="宋体" w:hint="eastAsia"/>
          <w:color w:val="000000"/>
          <w:sz w:val="23"/>
          <w:szCs w:val="23"/>
        </w:rPr>
        <w:t>如有更新</w:t>
      </w:r>
      <w:r>
        <w:rPr>
          <w:rFonts w:ascii="Arial" w:hAnsi="Arial" w:cs="宋体"/>
          <w:color w:val="000000"/>
          <w:sz w:val="23"/>
          <w:szCs w:val="23"/>
        </w:rPr>
        <w:t xml:space="preserve">, </w:t>
      </w:r>
      <w:bookmarkStart w:id="60" w:name="_Hlk110871499"/>
      <w:r>
        <w:rPr>
          <w:rFonts w:ascii="Arial" w:hAnsi="Arial" w:cs="宋体" w:hint="eastAsia"/>
          <w:color w:val="000000"/>
          <w:sz w:val="23"/>
          <w:szCs w:val="23"/>
        </w:rPr>
        <w:t>请公司</w:t>
      </w:r>
      <w:r>
        <w:rPr>
          <w:rFonts w:ascii="Arial" w:hAnsi="Arial" w:cs="宋体" w:hint="eastAsia"/>
          <w:color w:val="000000"/>
          <w:sz w:val="23"/>
          <w:szCs w:val="23"/>
          <w:highlight w:val="yellow"/>
        </w:rPr>
        <w:t>写明更新时间</w:t>
      </w:r>
      <w:r>
        <w:rPr>
          <w:rFonts w:ascii="Arial" w:hAnsi="Arial" w:cs="宋体" w:hint="eastAsia"/>
          <w:color w:val="000000"/>
          <w:sz w:val="23"/>
          <w:szCs w:val="23"/>
        </w:rPr>
        <w:t>,</w:t>
      </w:r>
      <w:r>
        <w:rPr>
          <w:rFonts w:ascii="Arial" w:hAnsi="Arial" w:cs="宋体"/>
          <w:color w:val="000000"/>
          <w:sz w:val="23"/>
          <w:szCs w:val="23"/>
        </w:rPr>
        <w:t xml:space="preserve"> </w:t>
      </w:r>
      <w:bookmarkEnd w:id="60"/>
      <w:r>
        <w:rPr>
          <w:rFonts w:ascii="Arial" w:hAnsi="Arial" w:cs="宋体" w:hint="eastAsia"/>
          <w:color w:val="000000"/>
          <w:sz w:val="23"/>
          <w:szCs w:val="23"/>
        </w:rPr>
        <w:t>并另行提供最新的前述文件正副本</w:t>
      </w:r>
      <w:r>
        <w:rPr>
          <w:rFonts w:ascii="Arial" w:hAnsi="宋体" w:cs="宋体" w:hint="eastAsia"/>
          <w:color w:val="000000"/>
          <w:sz w:val="23"/>
          <w:szCs w:val="23"/>
        </w:rPr>
        <w:t>的复印件</w:t>
      </w:r>
      <w:r>
        <w:rPr>
          <w:rFonts w:ascii="Arial" w:hAnsi="宋体" w:cs="宋体"/>
          <w:color w:val="000000"/>
          <w:sz w:val="23"/>
          <w:szCs w:val="23"/>
        </w:rPr>
        <w:t>(</w:t>
      </w:r>
      <w:r>
        <w:rPr>
          <w:rFonts w:ascii="Arial" w:hAnsi="宋体" w:cs="宋体" w:hint="eastAsia"/>
          <w:color w:val="000000"/>
          <w:sz w:val="23"/>
          <w:szCs w:val="23"/>
        </w:rPr>
        <w:t>需加盖公章</w:t>
      </w:r>
      <w:r>
        <w:rPr>
          <w:rFonts w:ascii="Arial" w:hAnsi="宋体" w:cs="宋体"/>
          <w:color w:val="000000"/>
          <w:sz w:val="23"/>
          <w:szCs w:val="23"/>
        </w:rPr>
        <w:t>)</w:t>
      </w:r>
      <w:r>
        <w:rPr>
          <w:rFonts w:ascii="Arial" w:hAnsi="Arial" w:cs="宋体" w:hint="eastAsia"/>
          <w:color w:val="000000"/>
          <w:sz w:val="23"/>
          <w:szCs w:val="23"/>
        </w:rPr>
        <w:t>。</w:t>
      </w:r>
    </w:p>
    <w:p w14:paraId="54B9008F" w14:textId="77777777" w:rsidR="008763A1" w:rsidRDefault="008763A1">
      <w:pPr>
        <w:adjustRightInd w:val="0"/>
        <w:snapToGrid w:val="0"/>
        <w:spacing w:line="276" w:lineRule="auto"/>
        <w:ind w:left="14"/>
        <w:rPr>
          <w:rFonts w:ascii="Arial" w:hAnsi="Arial" w:cs="宋体"/>
          <w:color w:val="000000"/>
          <w:sz w:val="23"/>
          <w:szCs w:val="23"/>
        </w:rPr>
      </w:pPr>
    </w:p>
    <w:p w14:paraId="585743E4" w14:textId="77777777" w:rsidR="008763A1" w:rsidRDefault="001620BF">
      <w:pPr>
        <w:numPr>
          <w:ilvl w:val="0"/>
          <w:numId w:val="4"/>
        </w:numPr>
        <w:adjustRightInd w:val="0"/>
        <w:snapToGrid w:val="0"/>
        <w:spacing w:line="276" w:lineRule="auto"/>
        <w:ind w:hanging="100"/>
        <w:rPr>
          <w:rFonts w:ascii="Arial" w:hAnsi="宋体" w:cs="Arial"/>
          <w:sz w:val="23"/>
        </w:rPr>
      </w:pPr>
      <w:r>
        <w:rPr>
          <w:rFonts w:ascii="Arial" w:hAnsi="宋体" w:cs="Arial" w:hint="eastAsia"/>
          <w:sz w:val="23"/>
        </w:rPr>
        <w:lastRenderedPageBreak/>
        <w:t>是</w:t>
      </w:r>
      <w:r>
        <w:rPr>
          <w:rFonts w:ascii="Arial" w:hAnsi="宋体" w:cs="Arial"/>
          <w:sz w:val="23"/>
        </w:rPr>
        <w:t xml:space="preserve">, </w:t>
      </w:r>
      <w:r>
        <w:rPr>
          <w:rFonts w:ascii="Arial" w:hAnsi="宋体" w:cs="Arial" w:hint="eastAsia"/>
          <w:sz w:val="23"/>
        </w:rPr>
        <w:t>另行提供</w:t>
      </w:r>
      <w:r>
        <w:rPr>
          <w:rFonts w:ascii="Arial" w:hAnsi="宋体" w:cs="Arial" w:hint="eastAsia"/>
          <w:sz w:val="23"/>
        </w:rPr>
        <w:t xml:space="preserve">, </w:t>
      </w:r>
      <w:r>
        <w:rPr>
          <w:rFonts w:ascii="Arial" w:hAnsi="宋体" w:cs="Arial" w:hint="eastAsia"/>
          <w:sz w:val="23"/>
        </w:rPr>
        <w:t>更新时间为【】年【】月【】日</w:t>
      </w:r>
    </w:p>
    <w:p w14:paraId="26D468C8" w14:textId="77777777" w:rsidR="008763A1" w:rsidRDefault="001620BF">
      <w:pPr>
        <w:numPr>
          <w:ilvl w:val="3"/>
          <w:numId w:val="3"/>
        </w:numPr>
        <w:tabs>
          <w:tab w:val="clear" w:pos="2340"/>
          <w:tab w:val="left" w:pos="1276"/>
        </w:tabs>
        <w:adjustRightInd w:val="0"/>
        <w:snapToGrid w:val="0"/>
        <w:spacing w:line="276" w:lineRule="auto"/>
        <w:ind w:left="1275" w:hanging="561"/>
        <w:rPr>
          <w:rFonts w:ascii="Arial" w:hAnsi="Arial" w:cs="Arial"/>
          <w:sz w:val="23"/>
        </w:rPr>
      </w:pPr>
      <w:proofErr w:type="gramStart"/>
      <w:r>
        <w:rPr>
          <w:rFonts w:ascii="Arial" w:hAnsi="Arial" w:cs="Arial" w:hint="eastAsia"/>
          <w:sz w:val="23"/>
        </w:rPr>
        <w:t>否</w:t>
      </w:r>
      <w:proofErr w:type="gramEnd"/>
    </w:p>
    <w:p w14:paraId="3DC48A29" w14:textId="77777777" w:rsidR="008763A1" w:rsidRDefault="008763A1">
      <w:pPr>
        <w:adjustRightInd w:val="0"/>
        <w:snapToGrid w:val="0"/>
        <w:spacing w:line="276" w:lineRule="auto"/>
        <w:rPr>
          <w:rFonts w:ascii="Arial" w:hAnsi="Arial" w:cs="宋体"/>
          <w:color w:val="000000"/>
          <w:sz w:val="23"/>
          <w:szCs w:val="23"/>
        </w:rPr>
      </w:pPr>
    </w:p>
    <w:p w14:paraId="37F52801" w14:textId="77777777" w:rsidR="008763A1" w:rsidRDefault="001620BF">
      <w:pPr>
        <w:numPr>
          <w:ilvl w:val="0"/>
          <w:numId w:val="2"/>
        </w:numPr>
        <w:tabs>
          <w:tab w:val="clear" w:pos="360"/>
          <w:tab w:val="left" w:pos="672"/>
        </w:tabs>
        <w:adjustRightInd w:val="0"/>
        <w:snapToGrid w:val="0"/>
        <w:spacing w:line="276" w:lineRule="auto"/>
        <w:ind w:left="672" w:hanging="658"/>
        <w:rPr>
          <w:rFonts w:ascii="Arial" w:hAnsi="Arial" w:cs="宋体"/>
          <w:color w:val="000000"/>
          <w:sz w:val="23"/>
          <w:szCs w:val="23"/>
        </w:rPr>
      </w:pPr>
      <w:r>
        <w:rPr>
          <w:rFonts w:ascii="Arial" w:hAnsi="Arial" w:cs="宋体" w:hint="eastAsia"/>
          <w:color w:val="000000"/>
          <w:sz w:val="23"/>
          <w:szCs w:val="23"/>
        </w:rPr>
        <w:t>贵公司的《公司章程》最近一年是否有更新</w:t>
      </w:r>
      <w:r>
        <w:rPr>
          <w:rFonts w:ascii="Arial" w:hAnsi="Arial" w:cs="宋体"/>
          <w:color w:val="000000"/>
          <w:sz w:val="23"/>
          <w:szCs w:val="23"/>
        </w:rPr>
        <w:t xml:space="preserve">? </w:t>
      </w:r>
      <w:r>
        <w:rPr>
          <w:rFonts w:ascii="Arial" w:hAnsi="Arial" w:cs="宋体" w:hint="eastAsia"/>
          <w:color w:val="000000"/>
          <w:sz w:val="23"/>
          <w:szCs w:val="23"/>
        </w:rPr>
        <w:t>如有更新</w:t>
      </w:r>
      <w:r>
        <w:rPr>
          <w:rFonts w:ascii="Arial" w:hAnsi="Arial" w:cs="宋体"/>
          <w:color w:val="000000"/>
          <w:sz w:val="23"/>
          <w:szCs w:val="23"/>
        </w:rPr>
        <w:t>,</w:t>
      </w:r>
      <w:r>
        <w:rPr>
          <w:rFonts w:ascii="Arial" w:hAnsi="Arial" w:cs="宋体" w:hint="eastAsia"/>
          <w:color w:val="000000"/>
          <w:sz w:val="23"/>
          <w:szCs w:val="23"/>
        </w:rPr>
        <w:t xml:space="preserve"> </w:t>
      </w:r>
      <w:r>
        <w:rPr>
          <w:rFonts w:ascii="Arial" w:hAnsi="Arial" w:cs="宋体" w:hint="eastAsia"/>
          <w:color w:val="000000"/>
          <w:sz w:val="23"/>
          <w:szCs w:val="23"/>
        </w:rPr>
        <w:t>请公司</w:t>
      </w:r>
      <w:r>
        <w:rPr>
          <w:rFonts w:ascii="Arial" w:hAnsi="Arial" w:cs="宋体" w:hint="eastAsia"/>
          <w:color w:val="000000"/>
          <w:sz w:val="23"/>
          <w:szCs w:val="23"/>
          <w:highlight w:val="yellow"/>
        </w:rPr>
        <w:t>写明更新时间</w:t>
      </w:r>
      <w:r>
        <w:rPr>
          <w:rFonts w:ascii="Arial" w:hAnsi="Arial" w:cs="宋体" w:hint="eastAsia"/>
          <w:color w:val="000000"/>
          <w:sz w:val="23"/>
          <w:szCs w:val="23"/>
        </w:rPr>
        <w:t>,</w:t>
      </w:r>
      <w:r>
        <w:rPr>
          <w:rFonts w:ascii="Arial" w:hAnsi="Arial" w:cs="宋体"/>
          <w:color w:val="000000"/>
          <w:sz w:val="23"/>
          <w:szCs w:val="23"/>
        </w:rPr>
        <w:t xml:space="preserve"> </w:t>
      </w:r>
      <w:r>
        <w:rPr>
          <w:rFonts w:ascii="Arial" w:hAnsi="Arial" w:cs="宋体" w:hint="eastAsia"/>
          <w:color w:val="000000"/>
          <w:sz w:val="23"/>
          <w:szCs w:val="23"/>
        </w:rPr>
        <w:t>并另行提供最新的经各方股东签署盖章的前述文件。</w:t>
      </w:r>
    </w:p>
    <w:p w14:paraId="530C716C" w14:textId="77777777" w:rsidR="008763A1" w:rsidRDefault="008763A1">
      <w:pPr>
        <w:adjustRightInd w:val="0"/>
        <w:snapToGrid w:val="0"/>
        <w:spacing w:line="276" w:lineRule="auto"/>
        <w:ind w:left="14"/>
        <w:rPr>
          <w:rFonts w:ascii="Arial" w:hAnsi="Arial" w:cs="宋体"/>
          <w:color w:val="000000"/>
          <w:sz w:val="23"/>
          <w:szCs w:val="23"/>
        </w:rPr>
      </w:pPr>
    </w:p>
    <w:p w14:paraId="1F682BE1" w14:textId="77777777" w:rsidR="008763A1" w:rsidRDefault="001620BF">
      <w:pPr>
        <w:numPr>
          <w:ilvl w:val="0"/>
          <w:numId w:val="4"/>
        </w:numPr>
        <w:adjustRightInd w:val="0"/>
        <w:snapToGrid w:val="0"/>
        <w:spacing w:line="276" w:lineRule="auto"/>
        <w:ind w:hanging="100"/>
        <w:rPr>
          <w:rFonts w:ascii="Arial" w:hAnsi="宋体" w:cs="Arial"/>
          <w:sz w:val="23"/>
        </w:rPr>
      </w:pPr>
      <w:r>
        <w:rPr>
          <w:rFonts w:ascii="Arial" w:hAnsi="宋体" w:cs="Arial" w:hint="eastAsia"/>
          <w:sz w:val="23"/>
        </w:rPr>
        <w:t>是</w:t>
      </w:r>
      <w:r>
        <w:rPr>
          <w:rFonts w:ascii="Arial" w:hAnsi="宋体" w:cs="Arial"/>
          <w:sz w:val="23"/>
        </w:rPr>
        <w:t xml:space="preserve">, </w:t>
      </w:r>
      <w:r>
        <w:rPr>
          <w:rFonts w:ascii="Arial" w:hAnsi="宋体" w:cs="Arial" w:hint="eastAsia"/>
          <w:sz w:val="23"/>
        </w:rPr>
        <w:t>另行提供</w:t>
      </w:r>
      <w:r>
        <w:rPr>
          <w:rFonts w:ascii="Arial" w:hAnsi="宋体" w:cs="Arial" w:hint="eastAsia"/>
          <w:sz w:val="23"/>
        </w:rPr>
        <w:t xml:space="preserve">, </w:t>
      </w:r>
      <w:r>
        <w:rPr>
          <w:rFonts w:ascii="Arial" w:hAnsi="宋体" w:cs="Arial" w:hint="eastAsia"/>
          <w:sz w:val="23"/>
        </w:rPr>
        <w:t>更新时间为【】年【】月【】日</w:t>
      </w:r>
    </w:p>
    <w:p w14:paraId="7A6822F0" w14:textId="77777777" w:rsidR="008763A1" w:rsidRDefault="001620BF">
      <w:pPr>
        <w:numPr>
          <w:ilvl w:val="3"/>
          <w:numId w:val="3"/>
        </w:numPr>
        <w:tabs>
          <w:tab w:val="clear" w:pos="2340"/>
          <w:tab w:val="left" w:pos="1276"/>
        </w:tabs>
        <w:adjustRightInd w:val="0"/>
        <w:snapToGrid w:val="0"/>
        <w:spacing w:line="276" w:lineRule="auto"/>
        <w:ind w:left="1275" w:hanging="561"/>
        <w:rPr>
          <w:rFonts w:ascii="Arial" w:hAnsi="Arial" w:cs="Arial"/>
          <w:sz w:val="23"/>
        </w:rPr>
      </w:pPr>
      <w:proofErr w:type="gramStart"/>
      <w:r>
        <w:rPr>
          <w:rFonts w:ascii="Arial" w:hAnsi="Arial" w:cs="Arial" w:hint="eastAsia"/>
          <w:sz w:val="23"/>
        </w:rPr>
        <w:t>否</w:t>
      </w:r>
      <w:proofErr w:type="gramEnd"/>
    </w:p>
    <w:p w14:paraId="081146FA" w14:textId="77777777" w:rsidR="008763A1" w:rsidRDefault="008763A1">
      <w:pPr>
        <w:adjustRightInd w:val="0"/>
        <w:snapToGrid w:val="0"/>
        <w:spacing w:line="276" w:lineRule="auto"/>
        <w:rPr>
          <w:rFonts w:ascii="Arial" w:hAnsi="宋体" w:cs="Arial"/>
          <w:sz w:val="23"/>
        </w:rPr>
      </w:pPr>
    </w:p>
    <w:p w14:paraId="19DCACFB" w14:textId="77777777" w:rsidR="008763A1" w:rsidRDefault="008763A1">
      <w:pPr>
        <w:adjustRightInd w:val="0"/>
        <w:snapToGrid w:val="0"/>
        <w:spacing w:line="276" w:lineRule="auto"/>
        <w:ind w:left="672"/>
        <w:rPr>
          <w:rFonts w:ascii="Arial" w:hAnsi="Arial" w:cs="宋体"/>
          <w:color w:val="000000"/>
          <w:sz w:val="23"/>
          <w:szCs w:val="23"/>
        </w:rPr>
      </w:pPr>
    </w:p>
    <w:p w14:paraId="41E4C996" w14:textId="77777777" w:rsidR="008763A1" w:rsidRDefault="008763A1">
      <w:pPr>
        <w:adjustRightInd w:val="0"/>
        <w:snapToGrid w:val="0"/>
        <w:spacing w:line="276" w:lineRule="auto"/>
        <w:rPr>
          <w:rFonts w:ascii="Arial" w:hAnsi="Arial" w:cs="宋体"/>
          <w:color w:val="000000"/>
          <w:sz w:val="23"/>
          <w:szCs w:val="23"/>
        </w:rPr>
      </w:pPr>
    </w:p>
    <w:p w14:paraId="0116665F" w14:textId="77777777" w:rsidR="008763A1" w:rsidRDefault="008763A1">
      <w:pPr>
        <w:adjustRightInd w:val="0"/>
        <w:snapToGrid w:val="0"/>
        <w:spacing w:line="276" w:lineRule="auto"/>
        <w:ind w:left="672"/>
        <w:rPr>
          <w:rFonts w:ascii="Arial" w:hAnsi="Arial" w:cs="Arial"/>
          <w:sz w:val="23"/>
        </w:rPr>
      </w:pPr>
    </w:p>
    <w:p w14:paraId="53620D0C" w14:textId="77777777" w:rsidR="008763A1" w:rsidRDefault="001620BF">
      <w:pPr>
        <w:adjustRightInd w:val="0"/>
        <w:snapToGrid w:val="0"/>
        <w:spacing w:line="276" w:lineRule="auto"/>
        <w:rPr>
          <w:rFonts w:ascii="Arial" w:hAnsi="Arial" w:cs="Arial"/>
          <w:i/>
          <w:sz w:val="23"/>
        </w:rPr>
      </w:pPr>
      <w:r>
        <w:rPr>
          <w:rFonts w:ascii="Arial" w:hAnsi="Arial" w:cs="Arial" w:hint="eastAsia"/>
          <w:i/>
          <w:sz w:val="23"/>
        </w:rPr>
        <w:t>[</w:t>
      </w:r>
      <w:r>
        <w:rPr>
          <w:rFonts w:ascii="Arial" w:hAnsi="Arial" w:cs="Arial" w:hint="eastAsia"/>
          <w:i/>
          <w:sz w:val="23"/>
        </w:rPr>
        <w:t>注</w:t>
      </w:r>
      <w:r>
        <w:rPr>
          <w:rFonts w:ascii="Arial" w:hAnsi="Arial" w:cs="Arial" w:hint="eastAsia"/>
          <w:i/>
          <w:sz w:val="23"/>
        </w:rPr>
        <w:t xml:space="preserve">: </w:t>
      </w:r>
      <w:r>
        <w:rPr>
          <w:rFonts w:ascii="Arial" w:hAnsi="Arial" w:cs="Arial" w:hint="eastAsia"/>
          <w:i/>
          <w:sz w:val="23"/>
        </w:rPr>
        <w:t>本函中“最近一年”均指自本公司出具</w:t>
      </w:r>
      <w:r>
        <w:rPr>
          <w:rFonts w:ascii="Arial" w:hAnsi="Arial" w:cs="Arial"/>
          <w:i/>
          <w:sz w:val="23"/>
        </w:rPr>
        <w:t>本函</w:t>
      </w:r>
      <w:r>
        <w:rPr>
          <w:rFonts w:ascii="Arial" w:hAnsi="Arial" w:cs="Arial" w:hint="eastAsia"/>
          <w:i/>
          <w:sz w:val="23"/>
        </w:rPr>
        <w:t>之日止向前推算的一年期间。</w:t>
      </w:r>
      <w:r>
        <w:rPr>
          <w:rFonts w:ascii="Arial" w:hAnsi="Arial" w:cs="Arial" w:hint="eastAsia"/>
          <w:i/>
          <w:sz w:val="23"/>
        </w:rPr>
        <w:t>]</w:t>
      </w:r>
    </w:p>
    <w:p w14:paraId="739B6A96" w14:textId="77777777" w:rsidR="008763A1" w:rsidRDefault="008763A1">
      <w:pPr>
        <w:adjustRightInd w:val="0"/>
        <w:snapToGrid w:val="0"/>
        <w:spacing w:line="276" w:lineRule="auto"/>
        <w:rPr>
          <w:rFonts w:ascii="Arial" w:hAnsi="Arial" w:cs="Arial"/>
          <w:sz w:val="23"/>
        </w:rPr>
      </w:pPr>
    </w:p>
    <w:p w14:paraId="2C54F102" w14:textId="77777777" w:rsidR="008763A1" w:rsidRDefault="008763A1">
      <w:pPr>
        <w:adjustRightInd w:val="0"/>
        <w:snapToGrid w:val="0"/>
        <w:spacing w:line="276" w:lineRule="auto"/>
        <w:rPr>
          <w:rFonts w:ascii="Arial" w:hAnsi="Arial" w:cs="Arial"/>
          <w:sz w:val="23"/>
        </w:rPr>
      </w:pPr>
    </w:p>
    <w:p w14:paraId="51AE9E96" w14:textId="77777777" w:rsidR="008763A1" w:rsidRDefault="001620BF">
      <w:pPr>
        <w:adjustRightInd w:val="0"/>
        <w:snapToGrid w:val="0"/>
        <w:spacing w:line="276" w:lineRule="auto"/>
        <w:ind w:leftChars="2200" w:left="4620"/>
        <w:rPr>
          <w:rFonts w:ascii="Arial" w:hAnsi="Arial" w:cs="Arial"/>
          <w:sz w:val="23"/>
        </w:rPr>
      </w:pPr>
      <w:r>
        <w:rPr>
          <w:rFonts w:ascii="Arial" w:hAnsi="Arial" w:cs="Arial" w:hint="eastAsia"/>
          <w:bCs/>
          <w:sz w:val="23"/>
        </w:rPr>
        <w:t>南方基金管理股份有限公司</w:t>
      </w:r>
      <w:r>
        <w:rPr>
          <w:rFonts w:ascii="Arial" w:hAnsi="Arial" w:cs="Arial"/>
          <w:sz w:val="23"/>
        </w:rPr>
        <w:t>(</w:t>
      </w:r>
      <w:r>
        <w:rPr>
          <w:rFonts w:ascii="Arial" w:hAnsi="Arial" w:cs="Arial" w:hint="eastAsia"/>
          <w:sz w:val="23"/>
        </w:rPr>
        <w:t>公</w:t>
      </w:r>
      <w:r>
        <w:rPr>
          <w:rFonts w:ascii="Arial" w:hAnsi="Arial" w:cs="Arial"/>
          <w:sz w:val="23"/>
        </w:rPr>
        <w:t>章</w:t>
      </w:r>
      <w:r>
        <w:rPr>
          <w:rFonts w:ascii="Arial" w:hAnsi="Arial" w:cs="Arial"/>
          <w:sz w:val="23"/>
        </w:rPr>
        <w:t>)</w:t>
      </w:r>
    </w:p>
    <w:p w14:paraId="3306B78F" w14:textId="77777777" w:rsidR="008763A1" w:rsidRDefault="008763A1">
      <w:pPr>
        <w:adjustRightInd w:val="0"/>
        <w:snapToGrid w:val="0"/>
        <w:spacing w:line="276" w:lineRule="auto"/>
        <w:rPr>
          <w:rFonts w:ascii="Arial" w:hAnsi="Arial" w:cs="Arial"/>
          <w:sz w:val="23"/>
        </w:rPr>
      </w:pPr>
    </w:p>
    <w:p w14:paraId="23BCC556" w14:textId="77777777" w:rsidR="008763A1" w:rsidRDefault="008763A1">
      <w:pPr>
        <w:adjustRightInd w:val="0"/>
        <w:snapToGrid w:val="0"/>
        <w:spacing w:line="276" w:lineRule="auto"/>
        <w:rPr>
          <w:rFonts w:ascii="Arial" w:hAnsi="Arial" w:cs="Arial"/>
          <w:sz w:val="23"/>
        </w:rPr>
      </w:pPr>
    </w:p>
    <w:p w14:paraId="1BEB4CA9" w14:textId="77777777" w:rsidR="008763A1" w:rsidRDefault="001620BF">
      <w:pPr>
        <w:adjustRightInd w:val="0"/>
        <w:snapToGrid w:val="0"/>
        <w:spacing w:line="276" w:lineRule="auto"/>
        <w:ind w:leftChars="2200" w:left="4620"/>
        <w:rPr>
          <w:rFonts w:ascii="Arial" w:hAnsi="Arial" w:cs="Arial"/>
          <w:sz w:val="23"/>
        </w:rPr>
      </w:pPr>
      <w:r>
        <w:rPr>
          <w:rFonts w:ascii="Arial" w:hAnsi="Arial" w:cs="Arial" w:hint="eastAsia"/>
          <w:sz w:val="23"/>
        </w:rPr>
        <w:t>法定代表人或授权代表</w:t>
      </w:r>
      <w:r>
        <w:rPr>
          <w:rFonts w:ascii="Arial" w:hAnsi="Arial" w:cs="Arial"/>
          <w:sz w:val="23"/>
        </w:rPr>
        <w:t>:  ______________</w:t>
      </w:r>
    </w:p>
    <w:p w14:paraId="2CE8AFC2" w14:textId="77777777" w:rsidR="008763A1" w:rsidRDefault="008763A1">
      <w:pPr>
        <w:adjustRightInd w:val="0"/>
        <w:snapToGrid w:val="0"/>
        <w:spacing w:line="276" w:lineRule="auto"/>
        <w:rPr>
          <w:rFonts w:ascii="Arial" w:hAnsi="Arial" w:cs="Arial"/>
          <w:sz w:val="23"/>
        </w:rPr>
      </w:pPr>
    </w:p>
    <w:p w14:paraId="75AB8070" w14:textId="77777777" w:rsidR="008763A1" w:rsidRDefault="008763A1">
      <w:pPr>
        <w:adjustRightInd w:val="0"/>
        <w:snapToGrid w:val="0"/>
        <w:spacing w:line="276" w:lineRule="auto"/>
        <w:rPr>
          <w:rFonts w:ascii="Arial" w:hAnsi="Arial" w:cs="Arial"/>
          <w:sz w:val="23"/>
        </w:rPr>
      </w:pPr>
    </w:p>
    <w:p w14:paraId="4F6B3628" w14:textId="2DB2D21C" w:rsidR="008763A1" w:rsidRDefault="001620BF">
      <w:pPr>
        <w:adjustRightInd w:val="0"/>
        <w:snapToGrid w:val="0"/>
        <w:spacing w:line="276" w:lineRule="auto"/>
        <w:ind w:leftChars="2200" w:left="4620"/>
        <w:rPr>
          <w:rFonts w:ascii="Arial" w:hAnsi="Arial" w:cs="Arial"/>
          <w:sz w:val="23"/>
        </w:rPr>
      </w:pPr>
      <w:r>
        <w:rPr>
          <w:rFonts w:ascii="Arial" w:hAnsi="Arial" w:cs="Arial"/>
          <w:sz w:val="23"/>
        </w:rPr>
        <w:t>二</w:t>
      </w:r>
      <w:r>
        <w:rPr>
          <w:rFonts w:ascii="Arial" w:hAnsi="Arial" w:cs="Arial" w:hint="eastAsia"/>
          <w:sz w:val="23"/>
        </w:rPr>
        <w:t>○</w:t>
      </w:r>
      <w:r>
        <w:rPr>
          <w:rFonts w:ascii="Arial" w:hAnsi="Arial" w:cs="Arial"/>
          <w:sz w:val="23"/>
        </w:rPr>
        <w:t>二</w:t>
      </w:r>
      <w:r w:rsidR="003B0D7D">
        <w:rPr>
          <w:rFonts w:ascii="Arial" w:hAnsi="Arial" w:cs="Arial" w:hint="eastAsia"/>
          <w:sz w:val="23"/>
        </w:rPr>
        <w:t>六</w:t>
      </w:r>
      <w:r>
        <w:rPr>
          <w:rFonts w:ascii="Arial" w:hAnsi="Arial" w:cs="Arial"/>
          <w:sz w:val="23"/>
        </w:rPr>
        <w:t>年</w:t>
      </w:r>
      <w:r>
        <w:rPr>
          <w:rFonts w:ascii="Arial" w:hAnsi="Arial" w:cs="Arial" w:hint="eastAsia"/>
          <w:sz w:val="23"/>
        </w:rPr>
        <w:t xml:space="preserve">  </w:t>
      </w:r>
      <w:r>
        <w:rPr>
          <w:rFonts w:ascii="Arial" w:hAnsi="Arial" w:cs="Arial"/>
          <w:sz w:val="23"/>
        </w:rPr>
        <w:t>月</w:t>
      </w:r>
      <w:r>
        <w:rPr>
          <w:rFonts w:ascii="Arial" w:hAnsi="Arial" w:cs="Arial" w:hint="eastAsia"/>
          <w:sz w:val="23"/>
        </w:rPr>
        <w:t xml:space="preserve">  </w:t>
      </w:r>
      <w:r>
        <w:rPr>
          <w:rFonts w:ascii="Arial" w:hAnsi="Arial" w:cs="Arial"/>
          <w:sz w:val="23"/>
        </w:rPr>
        <w:t>日</w:t>
      </w:r>
    </w:p>
    <w:p w14:paraId="5F0984E8" w14:textId="77777777" w:rsidR="008763A1" w:rsidRDefault="001620BF">
      <w:pPr>
        <w:adjustRightInd w:val="0"/>
        <w:snapToGrid w:val="0"/>
        <w:spacing w:line="276" w:lineRule="auto"/>
        <w:jc w:val="center"/>
        <w:rPr>
          <w:rFonts w:ascii="Arial" w:hAnsi="Arial" w:cs="Arial"/>
          <w:sz w:val="23"/>
        </w:rPr>
      </w:pPr>
      <w:r>
        <w:rPr>
          <w:rFonts w:ascii="Arial" w:hAnsi="Arial" w:cs="Arial"/>
          <w:sz w:val="23"/>
        </w:rPr>
        <w:br w:type="page"/>
      </w:r>
      <w:r>
        <w:rPr>
          <w:rFonts w:ascii="Arial" w:eastAsia="黑体" w:hAnsi="Arial" w:cs="Arial" w:hint="eastAsia"/>
          <w:b/>
          <w:bCs/>
          <w:sz w:val="32"/>
          <w:szCs w:val="32"/>
        </w:rPr>
        <w:lastRenderedPageBreak/>
        <w:t>承诺函</w:t>
      </w:r>
      <w:r>
        <w:rPr>
          <w:rFonts w:ascii="Arial" w:eastAsia="黑体" w:hAnsi="Arial" w:cs="Arial"/>
          <w:b/>
          <w:bCs/>
          <w:sz w:val="32"/>
          <w:szCs w:val="32"/>
        </w:rPr>
        <w:br/>
      </w:r>
    </w:p>
    <w:p w14:paraId="0B3C9319" w14:textId="77777777" w:rsidR="008763A1" w:rsidRDefault="001620BF">
      <w:pPr>
        <w:tabs>
          <w:tab w:val="left" w:pos="540"/>
          <w:tab w:val="left" w:pos="720"/>
        </w:tabs>
        <w:adjustRightInd w:val="0"/>
        <w:snapToGrid w:val="0"/>
        <w:spacing w:line="276" w:lineRule="auto"/>
        <w:rPr>
          <w:rFonts w:ascii="Arial" w:eastAsia="黑体" w:hAnsi="Arial" w:cs="Arial"/>
          <w:b/>
          <w:bCs/>
          <w:sz w:val="23"/>
          <w:szCs w:val="23"/>
        </w:rPr>
      </w:pPr>
      <w:r>
        <w:rPr>
          <w:rFonts w:ascii="Arial" w:eastAsia="黑体" w:hAnsi="Arial" w:cs="Arial" w:hint="eastAsia"/>
          <w:b/>
          <w:bCs/>
          <w:sz w:val="23"/>
          <w:szCs w:val="23"/>
        </w:rPr>
        <w:t>致</w:t>
      </w:r>
      <w:r>
        <w:rPr>
          <w:rFonts w:ascii="Arial" w:eastAsia="黑体" w:hAnsi="Arial" w:cs="Arial" w:hint="eastAsia"/>
          <w:b/>
          <w:bCs/>
          <w:sz w:val="23"/>
          <w:szCs w:val="23"/>
        </w:rPr>
        <w:t xml:space="preserve">: </w:t>
      </w:r>
      <w:r>
        <w:rPr>
          <w:rFonts w:ascii="Arial" w:eastAsia="黑体" w:hAnsi="Arial" w:cs="Arial" w:hint="eastAsia"/>
          <w:b/>
          <w:bCs/>
          <w:sz w:val="23"/>
          <w:szCs w:val="23"/>
        </w:rPr>
        <w:t>上海市通力律师事务所</w:t>
      </w:r>
      <w:r>
        <w:rPr>
          <w:rFonts w:ascii="Arial" w:eastAsia="黑体" w:hAnsi="Arial" w:cs="Arial"/>
          <w:b/>
          <w:bCs/>
          <w:sz w:val="23"/>
          <w:szCs w:val="23"/>
        </w:rPr>
        <w:t xml:space="preserve">  </w:t>
      </w:r>
    </w:p>
    <w:p w14:paraId="2DE3DF41" w14:textId="77777777" w:rsidR="008763A1" w:rsidRDefault="008763A1">
      <w:pPr>
        <w:adjustRightInd w:val="0"/>
        <w:snapToGrid w:val="0"/>
        <w:spacing w:line="276" w:lineRule="auto"/>
        <w:rPr>
          <w:rFonts w:ascii="Arial" w:hAnsi="Arial" w:cs="Arial"/>
          <w:sz w:val="23"/>
        </w:rPr>
      </w:pPr>
    </w:p>
    <w:p w14:paraId="19F88ACC" w14:textId="77777777" w:rsidR="008763A1" w:rsidRDefault="001620BF">
      <w:pPr>
        <w:adjustRightInd w:val="0"/>
        <w:snapToGrid w:val="0"/>
        <w:spacing w:line="276" w:lineRule="auto"/>
        <w:ind w:firstLineChars="250" w:firstLine="575"/>
        <w:rPr>
          <w:rFonts w:ascii="Arial" w:hAnsi="Arial" w:cs="Arial"/>
          <w:sz w:val="23"/>
        </w:rPr>
      </w:pPr>
      <w:r>
        <w:rPr>
          <w:rFonts w:ascii="Arial" w:hAnsi="Arial" w:cs="Arial"/>
          <w:sz w:val="23"/>
        </w:rPr>
        <w:t>本公司特向贵所承诺如下</w:t>
      </w:r>
      <w:r>
        <w:rPr>
          <w:rFonts w:ascii="Arial" w:hAnsi="Arial" w:cs="Arial"/>
          <w:sz w:val="23"/>
        </w:rPr>
        <w:t xml:space="preserve">: </w:t>
      </w:r>
    </w:p>
    <w:p w14:paraId="6EF160D7" w14:textId="77777777" w:rsidR="008763A1" w:rsidRDefault="008763A1">
      <w:pPr>
        <w:adjustRightInd w:val="0"/>
        <w:snapToGrid w:val="0"/>
        <w:spacing w:line="276" w:lineRule="auto"/>
        <w:ind w:leftChars="269" w:left="1131" w:hangingChars="246" w:hanging="566"/>
        <w:rPr>
          <w:rFonts w:ascii="Arial" w:hAnsi="Arial" w:cs="Arial"/>
          <w:sz w:val="23"/>
        </w:rPr>
      </w:pPr>
    </w:p>
    <w:p w14:paraId="3D1D02CE" w14:textId="77777777" w:rsidR="008763A1" w:rsidRDefault="001620BF">
      <w:pPr>
        <w:numPr>
          <w:ilvl w:val="0"/>
          <w:numId w:val="5"/>
        </w:numPr>
        <w:tabs>
          <w:tab w:val="clear" w:pos="1440"/>
          <w:tab w:val="left" w:pos="644"/>
          <w:tab w:val="left" w:pos="1120"/>
        </w:tabs>
        <w:adjustRightInd w:val="0"/>
        <w:snapToGrid w:val="0"/>
        <w:spacing w:line="276" w:lineRule="auto"/>
        <w:ind w:leftChars="269" w:left="1131" w:hangingChars="246" w:hanging="566"/>
        <w:rPr>
          <w:rFonts w:ascii="Arial" w:hAnsi="Arial" w:cs="Arial"/>
          <w:sz w:val="23"/>
        </w:rPr>
      </w:pPr>
      <w:r>
        <w:rPr>
          <w:rFonts w:ascii="Arial" w:hAnsi="Arial" w:cs="Arial"/>
          <w:sz w:val="23"/>
        </w:rPr>
        <w:t>本公司向贵所提供了与题述事宜相关的所有文件、资料和信息</w:t>
      </w:r>
      <w:r>
        <w:rPr>
          <w:rFonts w:ascii="Arial" w:hAnsi="Arial" w:cs="Arial"/>
          <w:sz w:val="23"/>
        </w:rPr>
        <w:t xml:space="preserve">, </w:t>
      </w:r>
      <w:r>
        <w:rPr>
          <w:rFonts w:ascii="Arial" w:hAnsi="Arial" w:cs="Arial"/>
          <w:sz w:val="23"/>
        </w:rPr>
        <w:t>并且该等文件、资料和信息均真实</w:t>
      </w:r>
      <w:r>
        <w:rPr>
          <w:rFonts w:ascii="Arial" w:hAnsi="Arial" w:cs="Arial" w:hint="eastAsia"/>
          <w:sz w:val="23"/>
        </w:rPr>
        <w:t>、</w:t>
      </w:r>
      <w:r>
        <w:rPr>
          <w:rFonts w:ascii="Arial" w:hAnsi="Arial" w:cs="Arial"/>
          <w:sz w:val="23"/>
        </w:rPr>
        <w:t>准确</w:t>
      </w:r>
      <w:r>
        <w:rPr>
          <w:rFonts w:ascii="Arial" w:hAnsi="Arial" w:cs="Arial"/>
          <w:sz w:val="23"/>
        </w:rPr>
        <w:t xml:space="preserve">, </w:t>
      </w:r>
      <w:r>
        <w:rPr>
          <w:rFonts w:ascii="Arial" w:hAnsi="Arial" w:cs="Arial"/>
          <w:sz w:val="23"/>
        </w:rPr>
        <w:t>无任何隐瞒、遗漏、误导和虚假之处</w:t>
      </w:r>
      <w:r>
        <w:rPr>
          <w:rFonts w:ascii="Arial" w:hAnsi="Arial" w:cs="Arial"/>
          <w:sz w:val="23"/>
        </w:rPr>
        <w:t xml:space="preserve">; </w:t>
      </w:r>
    </w:p>
    <w:p w14:paraId="1D01657D" w14:textId="77777777" w:rsidR="008763A1" w:rsidRDefault="008763A1">
      <w:pPr>
        <w:tabs>
          <w:tab w:val="left" w:pos="644"/>
          <w:tab w:val="left" w:pos="1120"/>
        </w:tabs>
        <w:adjustRightInd w:val="0"/>
        <w:snapToGrid w:val="0"/>
        <w:spacing w:line="276" w:lineRule="auto"/>
        <w:ind w:leftChars="269" w:left="1131" w:hangingChars="246" w:hanging="566"/>
        <w:rPr>
          <w:rFonts w:ascii="Arial" w:hAnsi="Arial" w:cs="Arial"/>
          <w:sz w:val="23"/>
        </w:rPr>
      </w:pPr>
    </w:p>
    <w:p w14:paraId="599F3F48" w14:textId="77777777" w:rsidR="008763A1" w:rsidRDefault="001620BF">
      <w:pPr>
        <w:numPr>
          <w:ilvl w:val="0"/>
          <w:numId w:val="5"/>
        </w:numPr>
        <w:tabs>
          <w:tab w:val="clear" w:pos="1440"/>
          <w:tab w:val="left" w:pos="644"/>
          <w:tab w:val="left" w:pos="1120"/>
        </w:tabs>
        <w:adjustRightInd w:val="0"/>
        <w:snapToGrid w:val="0"/>
        <w:spacing w:line="276" w:lineRule="auto"/>
        <w:ind w:leftChars="269" w:left="1131" w:hangingChars="246" w:hanging="566"/>
        <w:rPr>
          <w:rFonts w:ascii="Arial" w:hAnsi="Arial" w:cs="Arial"/>
          <w:sz w:val="23"/>
        </w:rPr>
      </w:pPr>
      <w:r>
        <w:rPr>
          <w:rFonts w:ascii="Arial" w:hAnsi="Arial" w:cs="Arial"/>
          <w:sz w:val="23"/>
        </w:rPr>
        <w:t>本公司在贵所核查、验证过程中所作的陈述均真实、完整和有效</w:t>
      </w:r>
      <w:r>
        <w:rPr>
          <w:rFonts w:ascii="Arial" w:hAnsi="Arial" w:cs="Arial"/>
          <w:sz w:val="23"/>
        </w:rPr>
        <w:t>;</w:t>
      </w:r>
    </w:p>
    <w:p w14:paraId="4D4B82F3" w14:textId="77777777" w:rsidR="008763A1" w:rsidRDefault="008763A1">
      <w:pPr>
        <w:tabs>
          <w:tab w:val="left" w:pos="644"/>
          <w:tab w:val="left" w:pos="1120"/>
        </w:tabs>
        <w:adjustRightInd w:val="0"/>
        <w:snapToGrid w:val="0"/>
        <w:spacing w:line="276" w:lineRule="auto"/>
        <w:ind w:leftChars="269" w:left="1131" w:hangingChars="246" w:hanging="566"/>
        <w:rPr>
          <w:rFonts w:ascii="Arial" w:hAnsi="Arial" w:cs="Arial"/>
          <w:sz w:val="23"/>
        </w:rPr>
      </w:pPr>
    </w:p>
    <w:p w14:paraId="64EB7D4A" w14:textId="77777777" w:rsidR="008763A1" w:rsidRDefault="001620BF">
      <w:pPr>
        <w:numPr>
          <w:ilvl w:val="0"/>
          <w:numId w:val="5"/>
        </w:numPr>
        <w:tabs>
          <w:tab w:val="clear" w:pos="1440"/>
          <w:tab w:val="left" w:pos="644"/>
          <w:tab w:val="left" w:pos="1120"/>
        </w:tabs>
        <w:adjustRightInd w:val="0"/>
        <w:snapToGrid w:val="0"/>
        <w:spacing w:line="276" w:lineRule="auto"/>
        <w:ind w:leftChars="269" w:left="1131" w:hangingChars="246" w:hanging="566"/>
        <w:rPr>
          <w:rFonts w:ascii="Arial" w:hAnsi="Arial" w:cs="Arial"/>
          <w:sz w:val="23"/>
        </w:rPr>
      </w:pPr>
      <w:r>
        <w:rPr>
          <w:rFonts w:ascii="Arial" w:hAnsi="Arial" w:cs="Arial"/>
          <w:sz w:val="23"/>
        </w:rPr>
        <w:t>本公司向贵所提供的所有文件的复印件均与原件一致且已经本公司核对</w:t>
      </w:r>
      <w:r>
        <w:rPr>
          <w:rFonts w:ascii="Arial" w:hAnsi="Arial" w:cs="Arial" w:hint="eastAsia"/>
          <w:sz w:val="23"/>
        </w:rPr>
        <w:t>;</w:t>
      </w:r>
    </w:p>
    <w:p w14:paraId="393277FE" w14:textId="77777777" w:rsidR="008763A1" w:rsidRDefault="008763A1">
      <w:pPr>
        <w:pStyle w:val="ad"/>
        <w:ind w:firstLine="460"/>
        <w:rPr>
          <w:rFonts w:ascii="Arial" w:hAnsi="Arial" w:cs="Arial"/>
          <w:sz w:val="23"/>
        </w:rPr>
      </w:pPr>
    </w:p>
    <w:p w14:paraId="60322BA1" w14:textId="77777777" w:rsidR="008763A1" w:rsidRDefault="001620BF">
      <w:pPr>
        <w:numPr>
          <w:ilvl w:val="0"/>
          <w:numId w:val="5"/>
        </w:numPr>
        <w:tabs>
          <w:tab w:val="clear" w:pos="1440"/>
          <w:tab w:val="left" w:pos="644"/>
          <w:tab w:val="left" w:pos="1120"/>
        </w:tabs>
        <w:adjustRightInd w:val="0"/>
        <w:snapToGrid w:val="0"/>
        <w:spacing w:line="276" w:lineRule="auto"/>
        <w:ind w:leftChars="269" w:left="1131" w:hangingChars="246" w:hanging="566"/>
        <w:rPr>
          <w:rFonts w:ascii="Arial" w:hAnsi="Arial" w:cs="Arial"/>
          <w:sz w:val="23"/>
        </w:rPr>
      </w:pPr>
      <w:r>
        <w:rPr>
          <w:rFonts w:ascii="Arial" w:hAnsi="Arial" w:cs="Arial" w:hint="eastAsia"/>
          <w:sz w:val="23"/>
        </w:rPr>
        <w:t>本公司通过国家企业信用信息公示系统公示的信息真实、准确、及时</w:t>
      </w:r>
      <w:r>
        <w:rPr>
          <w:rFonts w:ascii="Arial" w:hAnsi="Arial" w:cs="Arial"/>
          <w:sz w:val="23"/>
        </w:rPr>
        <w:t>。</w:t>
      </w:r>
    </w:p>
    <w:p w14:paraId="7FC0AFF4" w14:textId="77777777" w:rsidR="008763A1" w:rsidRDefault="008763A1">
      <w:pPr>
        <w:adjustRightInd w:val="0"/>
        <w:snapToGrid w:val="0"/>
        <w:spacing w:line="276" w:lineRule="auto"/>
        <w:rPr>
          <w:rFonts w:ascii="Arial" w:hAnsi="Arial" w:cs="Arial"/>
          <w:sz w:val="23"/>
        </w:rPr>
      </w:pPr>
    </w:p>
    <w:p w14:paraId="1E2B1622" w14:textId="77777777" w:rsidR="008763A1" w:rsidRDefault="001620BF">
      <w:pPr>
        <w:adjustRightInd w:val="0"/>
        <w:snapToGrid w:val="0"/>
        <w:spacing w:line="276" w:lineRule="auto"/>
        <w:ind w:firstLineChars="250" w:firstLine="575"/>
        <w:rPr>
          <w:rFonts w:ascii="Arial" w:hAnsi="Arial" w:cs="Arial"/>
          <w:sz w:val="23"/>
        </w:rPr>
      </w:pPr>
      <w:r>
        <w:rPr>
          <w:rFonts w:ascii="Arial" w:hAnsi="Arial" w:cs="Arial" w:hint="eastAsia"/>
          <w:sz w:val="23"/>
        </w:rPr>
        <w:t>特此承诺。</w:t>
      </w:r>
    </w:p>
    <w:p w14:paraId="75FCDECE" w14:textId="77777777" w:rsidR="008763A1" w:rsidRDefault="008763A1">
      <w:pPr>
        <w:adjustRightInd w:val="0"/>
        <w:snapToGrid w:val="0"/>
        <w:spacing w:line="276" w:lineRule="auto"/>
        <w:rPr>
          <w:rFonts w:ascii="Arial" w:hAnsi="Arial" w:cs="Arial"/>
          <w:sz w:val="23"/>
        </w:rPr>
      </w:pPr>
    </w:p>
    <w:p w14:paraId="00FC777B" w14:textId="77777777" w:rsidR="008763A1" w:rsidRDefault="008763A1">
      <w:pPr>
        <w:adjustRightInd w:val="0"/>
        <w:snapToGrid w:val="0"/>
        <w:spacing w:line="276" w:lineRule="auto"/>
        <w:rPr>
          <w:rFonts w:ascii="Arial" w:hAnsi="Arial" w:cs="Arial"/>
          <w:sz w:val="23"/>
        </w:rPr>
      </w:pPr>
    </w:p>
    <w:p w14:paraId="708059DC" w14:textId="77777777" w:rsidR="008763A1" w:rsidRDefault="008763A1">
      <w:pPr>
        <w:adjustRightInd w:val="0"/>
        <w:snapToGrid w:val="0"/>
        <w:spacing w:line="276" w:lineRule="auto"/>
        <w:ind w:leftChars="2200" w:left="4620"/>
        <w:rPr>
          <w:rFonts w:ascii="Arial" w:hAnsi="Arial" w:cs="Arial"/>
          <w:sz w:val="23"/>
        </w:rPr>
      </w:pPr>
    </w:p>
    <w:p w14:paraId="07044543" w14:textId="77777777" w:rsidR="008763A1" w:rsidRDefault="001620BF">
      <w:pPr>
        <w:adjustRightInd w:val="0"/>
        <w:snapToGrid w:val="0"/>
        <w:spacing w:line="276" w:lineRule="auto"/>
        <w:ind w:leftChars="2200" w:left="4620"/>
        <w:rPr>
          <w:rFonts w:ascii="Arial" w:hAnsi="Arial" w:cs="Arial"/>
          <w:sz w:val="23"/>
        </w:rPr>
      </w:pPr>
      <w:r>
        <w:rPr>
          <w:rFonts w:ascii="Arial" w:hAnsi="Arial" w:cs="Arial" w:hint="eastAsia"/>
          <w:bCs/>
          <w:sz w:val="23"/>
        </w:rPr>
        <w:t>南方基金管理股份有限公司</w:t>
      </w:r>
      <w:r>
        <w:rPr>
          <w:rFonts w:ascii="Arial" w:hAnsi="Arial" w:cs="Arial"/>
          <w:sz w:val="23"/>
        </w:rPr>
        <w:t>(</w:t>
      </w:r>
      <w:r>
        <w:rPr>
          <w:rFonts w:ascii="Arial" w:hAnsi="Arial" w:cs="Arial" w:hint="eastAsia"/>
          <w:sz w:val="23"/>
        </w:rPr>
        <w:t>公</w:t>
      </w:r>
      <w:r>
        <w:rPr>
          <w:rFonts w:ascii="Arial" w:hAnsi="Arial" w:cs="Arial"/>
          <w:sz w:val="23"/>
        </w:rPr>
        <w:t>章</w:t>
      </w:r>
      <w:r>
        <w:rPr>
          <w:rFonts w:ascii="Arial" w:hAnsi="Arial" w:cs="Arial"/>
          <w:sz w:val="23"/>
        </w:rPr>
        <w:t>)</w:t>
      </w:r>
    </w:p>
    <w:p w14:paraId="49E1CF6A" w14:textId="77777777" w:rsidR="008763A1" w:rsidRDefault="008763A1">
      <w:pPr>
        <w:adjustRightInd w:val="0"/>
        <w:snapToGrid w:val="0"/>
        <w:spacing w:line="276" w:lineRule="auto"/>
        <w:rPr>
          <w:rFonts w:ascii="Arial" w:hAnsi="Arial" w:cs="Arial"/>
          <w:sz w:val="23"/>
        </w:rPr>
      </w:pPr>
    </w:p>
    <w:p w14:paraId="76DEF88F" w14:textId="77777777" w:rsidR="008763A1" w:rsidRDefault="008763A1">
      <w:pPr>
        <w:adjustRightInd w:val="0"/>
        <w:snapToGrid w:val="0"/>
        <w:spacing w:line="276" w:lineRule="auto"/>
        <w:rPr>
          <w:rFonts w:ascii="Arial" w:hAnsi="Arial" w:cs="Arial"/>
          <w:sz w:val="23"/>
        </w:rPr>
      </w:pPr>
    </w:p>
    <w:p w14:paraId="62F28B18" w14:textId="77777777" w:rsidR="008763A1" w:rsidRDefault="001620BF">
      <w:pPr>
        <w:adjustRightInd w:val="0"/>
        <w:snapToGrid w:val="0"/>
        <w:spacing w:line="276" w:lineRule="auto"/>
        <w:ind w:leftChars="2200" w:left="4620"/>
        <w:rPr>
          <w:rFonts w:ascii="Arial" w:hAnsi="Arial" w:cs="Arial"/>
          <w:sz w:val="23"/>
        </w:rPr>
      </w:pPr>
      <w:r>
        <w:rPr>
          <w:rFonts w:ascii="Arial" w:hAnsi="Arial" w:cs="Arial" w:hint="eastAsia"/>
          <w:sz w:val="23"/>
        </w:rPr>
        <w:t>法定代表人或授权代表</w:t>
      </w:r>
      <w:r>
        <w:rPr>
          <w:rFonts w:ascii="Arial" w:hAnsi="Arial" w:cs="Arial"/>
          <w:sz w:val="23"/>
        </w:rPr>
        <w:t>:  ______________</w:t>
      </w:r>
    </w:p>
    <w:p w14:paraId="0DCF0F62" w14:textId="77777777" w:rsidR="008763A1" w:rsidRDefault="008763A1">
      <w:pPr>
        <w:adjustRightInd w:val="0"/>
        <w:snapToGrid w:val="0"/>
        <w:spacing w:line="276" w:lineRule="auto"/>
        <w:rPr>
          <w:rFonts w:ascii="Arial" w:hAnsi="Arial" w:cs="Arial"/>
          <w:sz w:val="23"/>
        </w:rPr>
      </w:pPr>
    </w:p>
    <w:p w14:paraId="5B8DD926" w14:textId="77777777" w:rsidR="008763A1" w:rsidRDefault="008763A1">
      <w:pPr>
        <w:adjustRightInd w:val="0"/>
        <w:snapToGrid w:val="0"/>
        <w:spacing w:line="276" w:lineRule="auto"/>
        <w:rPr>
          <w:rFonts w:ascii="Arial" w:hAnsi="Arial" w:cs="Arial"/>
          <w:sz w:val="23"/>
        </w:rPr>
      </w:pPr>
    </w:p>
    <w:p w14:paraId="6BD069A2" w14:textId="0947277E" w:rsidR="008763A1" w:rsidRDefault="001620BF">
      <w:pPr>
        <w:adjustRightInd w:val="0"/>
        <w:snapToGrid w:val="0"/>
        <w:spacing w:line="276" w:lineRule="auto"/>
        <w:ind w:leftChars="2200" w:left="4620"/>
        <w:rPr>
          <w:rFonts w:ascii="Arial" w:eastAsia="黑体" w:hAnsi="Arial" w:cs="Arial"/>
          <w:b/>
          <w:bCs/>
          <w:sz w:val="32"/>
          <w:szCs w:val="32"/>
        </w:rPr>
      </w:pPr>
      <w:r>
        <w:rPr>
          <w:rFonts w:ascii="Arial" w:hAnsi="Arial" w:cs="Arial"/>
          <w:sz w:val="23"/>
        </w:rPr>
        <w:t>二</w:t>
      </w:r>
      <w:r>
        <w:rPr>
          <w:rFonts w:ascii="Arial" w:hAnsi="Arial" w:cs="Arial" w:hint="eastAsia"/>
          <w:sz w:val="23"/>
        </w:rPr>
        <w:t>○</w:t>
      </w:r>
      <w:r>
        <w:rPr>
          <w:rFonts w:ascii="Arial" w:hAnsi="Arial" w:cs="Arial"/>
          <w:sz w:val="23"/>
        </w:rPr>
        <w:t>二</w:t>
      </w:r>
      <w:r w:rsidR="003B0D7D">
        <w:rPr>
          <w:rFonts w:ascii="Arial" w:hAnsi="Arial" w:cs="Arial" w:hint="eastAsia"/>
          <w:sz w:val="23"/>
        </w:rPr>
        <w:t>六</w:t>
      </w:r>
      <w:r>
        <w:rPr>
          <w:rFonts w:ascii="Arial" w:hAnsi="Arial" w:cs="Arial"/>
          <w:sz w:val="23"/>
        </w:rPr>
        <w:t>年</w:t>
      </w:r>
      <w:r>
        <w:rPr>
          <w:rFonts w:ascii="Arial" w:hAnsi="Arial" w:cs="Arial" w:hint="eastAsia"/>
          <w:sz w:val="23"/>
        </w:rPr>
        <w:t xml:space="preserve">  </w:t>
      </w:r>
      <w:r>
        <w:rPr>
          <w:rFonts w:ascii="Arial" w:hAnsi="Arial" w:cs="Arial"/>
          <w:sz w:val="23"/>
        </w:rPr>
        <w:t>月</w:t>
      </w:r>
      <w:r>
        <w:rPr>
          <w:rFonts w:ascii="Arial" w:hAnsi="Arial" w:cs="Arial" w:hint="eastAsia"/>
          <w:sz w:val="23"/>
        </w:rPr>
        <w:t xml:space="preserve">  </w:t>
      </w:r>
      <w:r>
        <w:rPr>
          <w:rFonts w:ascii="Arial" w:hAnsi="Arial" w:cs="Arial"/>
          <w:sz w:val="23"/>
        </w:rPr>
        <w:t>日</w:t>
      </w:r>
    </w:p>
    <w:sectPr w:rsidR="008763A1">
      <w:headerReference w:type="default" r:id="rId8"/>
      <w:footerReference w:type="even" r:id="rId9"/>
      <w:footerReference w:type="default" r:id="rId10"/>
      <w:pgSz w:w="11906" w:h="16838"/>
      <w:pgMar w:top="1985" w:right="1418" w:bottom="1701"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97A78F" w14:textId="77777777" w:rsidR="00C45840" w:rsidRDefault="00C45840">
      <w:r>
        <w:separator/>
      </w:r>
    </w:p>
  </w:endnote>
  <w:endnote w:type="continuationSeparator" w:id="0">
    <w:p w14:paraId="1BA60DA8" w14:textId="77777777" w:rsidR="00C45840" w:rsidRDefault="00C458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397EF6" w14:textId="77777777" w:rsidR="008763A1" w:rsidRDefault="001620BF">
    <w:pPr>
      <w:pStyle w:val="a5"/>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03C86E4D" w14:textId="77777777" w:rsidR="008763A1" w:rsidRDefault="008763A1">
    <w:pPr>
      <w:pStyle w:val="a5"/>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84F6F2" w14:textId="6F0FDD54" w:rsidR="008763A1" w:rsidRDefault="001620BF">
    <w:pPr>
      <w:pStyle w:val="a5"/>
      <w:framePr w:wrap="around" w:vAnchor="text" w:hAnchor="margin" w:xAlign="center" w:y="1"/>
      <w:rPr>
        <w:rStyle w:val="ab"/>
        <w:rFonts w:ascii="Arial" w:hAnsi="Arial" w:cs="Arial"/>
      </w:rPr>
    </w:pPr>
    <w:r>
      <w:rPr>
        <w:rStyle w:val="ab"/>
        <w:rFonts w:ascii="Arial" w:hAnsi="Arial" w:cs="Arial"/>
      </w:rPr>
      <w:fldChar w:fldCharType="begin"/>
    </w:r>
    <w:r>
      <w:rPr>
        <w:rStyle w:val="ab"/>
        <w:rFonts w:ascii="Arial" w:hAnsi="Arial" w:cs="Arial"/>
      </w:rPr>
      <w:instrText xml:space="preserve">PAGE  </w:instrText>
    </w:r>
    <w:r>
      <w:rPr>
        <w:rStyle w:val="ab"/>
        <w:rFonts w:ascii="Arial" w:hAnsi="Arial" w:cs="Arial"/>
      </w:rPr>
      <w:fldChar w:fldCharType="separate"/>
    </w:r>
    <w:r w:rsidR="008C768B">
      <w:rPr>
        <w:rStyle w:val="ab"/>
        <w:rFonts w:ascii="Arial" w:hAnsi="Arial" w:cs="Arial"/>
        <w:noProof/>
      </w:rPr>
      <w:t>11</w:t>
    </w:r>
    <w:r>
      <w:rPr>
        <w:rStyle w:val="ab"/>
        <w:rFonts w:ascii="Arial" w:hAnsi="Arial" w:cs="Arial"/>
      </w:rPr>
      <w:fldChar w:fldCharType="end"/>
    </w:r>
  </w:p>
  <w:p w14:paraId="27026414" w14:textId="77777777" w:rsidR="008763A1" w:rsidRDefault="008763A1">
    <w:pPr>
      <w:pStyle w:val="a5"/>
      <w:rPr>
        <w:rFonts w:ascii="Arial" w:hAnsi="Arial" w:cs="Arial"/>
        <w:b/>
        <w:i/>
        <w:sz w:val="15"/>
        <w:szCs w:val="15"/>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4D0D9E" w14:textId="77777777" w:rsidR="00C45840" w:rsidRDefault="00C45840">
      <w:r>
        <w:separator/>
      </w:r>
    </w:p>
  </w:footnote>
  <w:footnote w:type="continuationSeparator" w:id="0">
    <w:p w14:paraId="73C25E3C" w14:textId="77777777" w:rsidR="00C45840" w:rsidRDefault="00C458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62C327" w14:textId="77777777" w:rsidR="008763A1" w:rsidRDefault="008763A1">
    <w:pPr>
      <w:pStyle w:val="a6"/>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43488"/>
    <w:multiLevelType w:val="multilevel"/>
    <w:tmpl w:val="00F43488"/>
    <w:lvl w:ilvl="0">
      <w:start w:val="1"/>
      <w:numFmt w:val="chineseCountingThousand"/>
      <w:lvlText w:val="%1."/>
      <w:lvlJc w:val="left"/>
      <w:pPr>
        <w:tabs>
          <w:tab w:val="left" w:pos="960"/>
        </w:tabs>
        <w:ind w:left="960" w:hanging="480"/>
      </w:pPr>
      <w:rPr>
        <w:rFonts w:hint="default"/>
        <w:lang w:val="en-US"/>
      </w:rPr>
    </w:lvl>
    <w:lvl w:ilvl="1">
      <w:start w:val="1"/>
      <w:numFmt w:val="decimal"/>
      <w:lvlText w:val="（%2）"/>
      <w:lvlJc w:val="left"/>
      <w:pPr>
        <w:tabs>
          <w:tab w:val="left" w:pos="1860"/>
        </w:tabs>
        <w:ind w:left="1860" w:hanging="720"/>
      </w:pPr>
      <w:rPr>
        <w:rFonts w:hint="default"/>
      </w:rPr>
    </w:lvl>
    <w:lvl w:ilvl="2">
      <w:start w:val="1"/>
      <w:numFmt w:val="decimal"/>
      <w:lvlText w:val="%3."/>
      <w:lvlJc w:val="left"/>
      <w:pPr>
        <w:tabs>
          <w:tab w:val="left" w:pos="1935"/>
        </w:tabs>
        <w:ind w:left="1935" w:hanging="375"/>
      </w:pPr>
      <w:rPr>
        <w:rFonts w:hint="default"/>
      </w:rPr>
    </w:lvl>
    <w:lvl w:ilvl="3">
      <w:start w:val="1"/>
      <w:numFmt w:val="bullet"/>
      <w:lvlText w:val="■"/>
      <w:lvlJc w:val="left"/>
      <w:pPr>
        <w:tabs>
          <w:tab w:val="left" w:pos="2340"/>
        </w:tabs>
        <w:ind w:left="2340" w:hanging="360"/>
      </w:pPr>
      <w:rPr>
        <w:rFonts w:ascii="宋体" w:eastAsia="宋体" w:hAnsi="宋体" w:cs="Arial" w:hint="eastAsia"/>
      </w:rPr>
    </w:lvl>
    <w:lvl w:ilvl="4">
      <w:start w:val="1"/>
      <w:numFmt w:val="japaneseCounting"/>
      <w:lvlText w:val="%5．"/>
      <w:lvlJc w:val="left"/>
      <w:pPr>
        <w:tabs>
          <w:tab w:val="left" w:pos="450"/>
        </w:tabs>
        <w:ind w:left="450" w:hanging="450"/>
      </w:pPr>
      <w:rPr>
        <w:rFonts w:hint="eastAsia"/>
      </w:rPr>
    </w:lvl>
    <w:lvl w:ilvl="5">
      <w:start w:val="1"/>
      <w:numFmt w:val="lowerRoman"/>
      <w:lvlText w:val="%6."/>
      <w:lvlJc w:val="right"/>
      <w:pPr>
        <w:tabs>
          <w:tab w:val="left" w:pos="3240"/>
        </w:tabs>
        <w:ind w:left="3240" w:hanging="420"/>
      </w:pPr>
    </w:lvl>
    <w:lvl w:ilvl="6">
      <w:start w:val="1"/>
      <w:numFmt w:val="decimal"/>
      <w:lvlText w:val="%7."/>
      <w:lvlJc w:val="left"/>
      <w:pPr>
        <w:tabs>
          <w:tab w:val="left" w:pos="3660"/>
        </w:tabs>
        <w:ind w:left="3660" w:hanging="420"/>
      </w:pPr>
    </w:lvl>
    <w:lvl w:ilvl="7">
      <w:start w:val="1"/>
      <w:numFmt w:val="lowerLetter"/>
      <w:lvlText w:val="%8)"/>
      <w:lvlJc w:val="left"/>
      <w:pPr>
        <w:tabs>
          <w:tab w:val="left" w:pos="4080"/>
        </w:tabs>
        <w:ind w:left="4080" w:hanging="420"/>
      </w:pPr>
    </w:lvl>
    <w:lvl w:ilvl="8">
      <w:start w:val="1"/>
      <w:numFmt w:val="lowerRoman"/>
      <w:lvlText w:val="%9."/>
      <w:lvlJc w:val="right"/>
      <w:pPr>
        <w:tabs>
          <w:tab w:val="left" w:pos="4500"/>
        </w:tabs>
        <w:ind w:left="4500" w:hanging="420"/>
      </w:pPr>
    </w:lvl>
  </w:abstractNum>
  <w:abstractNum w:abstractNumId="1" w15:restartNumberingAfterBreak="0">
    <w:nsid w:val="05FB311C"/>
    <w:multiLevelType w:val="multilevel"/>
    <w:tmpl w:val="05FB311C"/>
    <w:lvl w:ilvl="0">
      <w:start w:val="1"/>
      <w:numFmt w:val="chineseCountingThousand"/>
      <w:lvlText w:val="%1."/>
      <w:lvlJc w:val="left"/>
      <w:pPr>
        <w:tabs>
          <w:tab w:val="left" w:pos="960"/>
        </w:tabs>
        <w:ind w:left="960" w:hanging="480"/>
      </w:pPr>
      <w:rPr>
        <w:rFonts w:hint="default"/>
        <w:lang w:val="en-US"/>
      </w:rPr>
    </w:lvl>
    <w:lvl w:ilvl="1">
      <w:start w:val="1"/>
      <w:numFmt w:val="decimal"/>
      <w:lvlText w:val="（%2）"/>
      <w:lvlJc w:val="left"/>
      <w:pPr>
        <w:tabs>
          <w:tab w:val="left" w:pos="1860"/>
        </w:tabs>
        <w:ind w:left="1860" w:hanging="720"/>
      </w:pPr>
      <w:rPr>
        <w:rFonts w:hint="default"/>
      </w:rPr>
    </w:lvl>
    <w:lvl w:ilvl="2">
      <w:start w:val="1"/>
      <w:numFmt w:val="decimal"/>
      <w:lvlText w:val="%3."/>
      <w:lvlJc w:val="left"/>
      <w:pPr>
        <w:tabs>
          <w:tab w:val="left" w:pos="1935"/>
        </w:tabs>
        <w:ind w:left="1935" w:hanging="375"/>
      </w:pPr>
      <w:rPr>
        <w:rFonts w:hint="default"/>
      </w:rPr>
    </w:lvl>
    <w:lvl w:ilvl="3">
      <w:numFmt w:val="bullet"/>
      <w:lvlText w:val="□"/>
      <w:lvlJc w:val="left"/>
      <w:pPr>
        <w:tabs>
          <w:tab w:val="left" w:pos="2340"/>
        </w:tabs>
        <w:ind w:left="2340" w:hanging="360"/>
      </w:pPr>
      <w:rPr>
        <w:rFonts w:ascii="宋体" w:eastAsia="宋体" w:hAnsi="宋体" w:cs="Arial" w:hint="eastAsia"/>
      </w:rPr>
    </w:lvl>
    <w:lvl w:ilvl="4">
      <w:start w:val="1"/>
      <w:numFmt w:val="japaneseCounting"/>
      <w:lvlText w:val="%5．"/>
      <w:lvlJc w:val="left"/>
      <w:pPr>
        <w:tabs>
          <w:tab w:val="left" w:pos="450"/>
        </w:tabs>
        <w:ind w:left="450" w:hanging="450"/>
      </w:pPr>
      <w:rPr>
        <w:rFonts w:hint="eastAsia"/>
      </w:rPr>
    </w:lvl>
    <w:lvl w:ilvl="5">
      <w:start w:val="1"/>
      <w:numFmt w:val="lowerRoman"/>
      <w:lvlText w:val="%6."/>
      <w:lvlJc w:val="right"/>
      <w:pPr>
        <w:tabs>
          <w:tab w:val="left" w:pos="3240"/>
        </w:tabs>
        <w:ind w:left="3240" w:hanging="420"/>
      </w:pPr>
    </w:lvl>
    <w:lvl w:ilvl="6">
      <w:start w:val="1"/>
      <w:numFmt w:val="decimal"/>
      <w:lvlText w:val="%7."/>
      <w:lvlJc w:val="left"/>
      <w:pPr>
        <w:tabs>
          <w:tab w:val="left" w:pos="3660"/>
        </w:tabs>
        <w:ind w:left="3660" w:hanging="420"/>
      </w:pPr>
    </w:lvl>
    <w:lvl w:ilvl="7">
      <w:start w:val="1"/>
      <w:numFmt w:val="lowerLetter"/>
      <w:lvlText w:val="%8)"/>
      <w:lvlJc w:val="left"/>
      <w:pPr>
        <w:tabs>
          <w:tab w:val="left" w:pos="4080"/>
        </w:tabs>
        <w:ind w:left="4080" w:hanging="420"/>
      </w:pPr>
    </w:lvl>
    <w:lvl w:ilvl="8">
      <w:start w:val="1"/>
      <w:numFmt w:val="lowerRoman"/>
      <w:lvlText w:val="%9."/>
      <w:lvlJc w:val="right"/>
      <w:pPr>
        <w:tabs>
          <w:tab w:val="left" w:pos="4500"/>
        </w:tabs>
        <w:ind w:left="4500" w:hanging="420"/>
      </w:pPr>
    </w:lvl>
  </w:abstractNum>
  <w:abstractNum w:abstractNumId="2" w15:restartNumberingAfterBreak="0">
    <w:nsid w:val="06F34990"/>
    <w:multiLevelType w:val="multilevel"/>
    <w:tmpl w:val="06F34990"/>
    <w:lvl w:ilvl="0">
      <w:start w:val="1"/>
      <w:numFmt w:val="bullet"/>
      <w:lvlText w:val="□"/>
      <w:lvlJc w:val="left"/>
      <w:pPr>
        <w:tabs>
          <w:tab w:val="left" w:pos="820"/>
        </w:tabs>
        <w:ind w:left="820" w:hanging="360"/>
      </w:pPr>
      <w:rPr>
        <w:rFonts w:ascii="宋体" w:eastAsia="宋体" w:hAnsi="宋体" w:cs="Arial" w:hint="eastAsia"/>
      </w:rPr>
    </w:lvl>
    <w:lvl w:ilvl="1">
      <w:start w:val="1"/>
      <w:numFmt w:val="bullet"/>
      <w:lvlText w:val=""/>
      <w:lvlJc w:val="left"/>
      <w:pPr>
        <w:tabs>
          <w:tab w:val="left" w:pos="1300"/>
        </w:tabs>
        <w:ind w:left="1300" w:hanging="420"/>
      </w:pPr>
      <w:rPr>
        <w:rFonts w:ascii="Wingdings" w:hAnsi="Wingdings" w:hint="default"/>
      </w:rPr>
    </w:lvl>
    <w:lvl w:ilvl="2">
      <w:start w:val="1"/>
      <w:numFmt w:val="bullet"/>
      <w:lvlText w:val=""/>
      <w:lvlJc w:val="left"/>
      <w:pPr>
        <w:tabs>
          <w:tab w:val="left" w:pos="1720"/>
        </w:tabs>
        <w:ind w:left="1720" w:hanging="420"/>
      </w:pPr>
      <w:rPr>
        <w:rFonts w:ascii="Wingdings" w:hAnsi="Wingdings" w:hint="default"/>
      </w:rPr>
    </w:lvl>
    <w:lvl w:ilvl="3">
      <w:start w:val="1"/>
      <w:numFmt w:val="bullet"/>
      <w:lvlText w:val=""/>
      <w:lvlJc w:val="left"/>
      <w:pPr>
        <w:tabs>
          <w:tab w:val="left" w:pos="2140"/>
        </w:tabs>
        <w:ind w:left="2140" w:hanging="420"/>
      </w:pPr>
      <w:rPr>
        <w:rFonts w:ascii="Wingdings" w:hAnsi="Wingdings" w:hint="default"/>
      </w:rPr>
    </w:lvl>
    <w:lvl w:ilvl="4">
      <w:start w:val="1"/>
      <w:numFmt w:val="bullet"/>
      <w:lvlText w:val=""/>
      <w:lvlJc w:val="left"/>
      <w:pPr>
        <w:tabs>
          <w:tab w:val="left" w:pos="2560"/>
        </w:tabs>
        <w:ind w:left="2560" w:hanging="420"/>
      </w:pPr>
      <w:rPr>
        <w:rFonts w:ascii="Wingdings" w:hAnsi="Wingdings" w:hint="default"/>
      </w:rPr>
    </w:lvl>
    <w:lvl w:ilvl="5">
      <w:start w:val="1"/>
      <w:numFmt w:val="bullet"/>
      <w:lvlText w:val=""/>
      <w:lvlJc w:val="left"/>
      <w:pPr>
        <w:tabs>
          <w:tab w:val="left" w:pos="2980"/>
        </w:tabs>
        <w:ind w:left="2980" w:hanging="420"/>
      </w:pPr>
      <w:rPr>
        <w:rFonts w:ascii="Wingdings" w:hAnsi="Wingdings" w:hint="default"/>
      </w:rPr>
    </w:lvl>
    <w:lvl w:ilvl="6">
      <w:start w:val="1"/>
      <w:numFmt w:val="bullet"/>
      <w:lvlText w:val=""/>
      <w:lvlJc w:val="left"/>
      <w:pPr>
        <w:tabs>
          <w:tab w:val="left" w:pos="3400"/>
        </w:tabs>
        <w:ind w:left="3400" w:hanging="420"/>
      </w:pPr>
      <w:rPr>
        <w:rFonts w:ascii="Wingdings" w:hAnsi="Wingdings" w:hint="default"/>
      </w:rPr>
    </w:lvl>
    <w:lvl w:ilvl="7">
      <w:start w:val="1"/>
      <w:numFmt w:val="bullet"/>
      <w:lvlText w:val=""/>
      <w:lvlJc w:val="left"/>
      <w:pPr>
        <w:tabs>
          <w:tab w:val="left" w:pos="3820"/>
        </w:tabs>
        <w:ind w:left="3820" w:hanging="420"/>
      </w:pPr>
      <w:rPr>
        <w:rFonts w:ascii="Wingdings" w:hAnsi="Wingdings" w:hint="default"/>
      </w:rPr>
    </w:lvl>
    <w:lvl w:ilvl="8">
      <w:start w:val="1"/>
      <w:numFmt w:val="bullet"/>
      <w:lvlText w:val=""/>
      <w:lvlJc w:val="left"/>
      <w:pPr>
        <w:tabs>
          <w:tab w:val="left" w:pos="4240"/>
        </w:tabs>
        <w:ind w:left="4240" w:hanging="420"/>
      </w:pPr>
      <w:rPr>
        <w:rFonts w:ascii="Wingdings" w:hAnsi="Wingdings" w:hint="default"/>
      </w:rPr>
    </w:lvl>
  </w:abstractNum>
  <w:abstractNum w:abstractNumId="3" w15:restartNumberingAfterBreak="0">
    <w:nsid w:val="07BA1070"/>
    <w:multiLevelType w:val="multilevel"/>
    <w:tmpl w:val="07BA1070"/>
    <w:lvl w:ilvl="0">
      <w:start w:val="1"/>
      <w:numFmt w:val="chineseCountingThousand"/>
      <w:lvlText w:val="%1."/>
      <w:lvlJc w:val="left"/>
      <w:pPr>
        <w:tabs>
          <w:tab w:val="left" w:pos="1440"/>
        </w:tabs>
        <w:ind w:left="1440" w:hanging="480"/>
      </w:pPr>
      <w:rPr>
        <w:rFonts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4" w15:restartNumberingAfterBreak="0">
    <w:nsid w:val="491142CB"/>
    <w:multiLevelType w:val="hybridMultilevel"/>
    <w:tmpl w:val="691A808E"/>
    <w:lvl w:ilvl="0" w:tplc="C12C2EB6">
      <w:numFmt w:val="bullet"/>
      <w:lvlText w:val="□"/>
      <w:lvlJc w:val="left"/>
      <w:pPr>
        <w:ind w:left="1134" w:hanging="420"/>
      </w:pPr>
      <w:rPr>
        <w:rFonts w:ascii="宋体" w:eastAsia="宋体" w:hAnsi="宋体" w:cs="Arial" w:hint="eastAsia"/>
      </w:rPr>
    </w:lvl>
    <w:lvl w:ilvl="1" w:tplc="04090003" w:tentative="1">
      <w:start w:val="1"/>
      <w:numFmt w:val="bullet"/>
      <w:lvlText w:val=""/>
      <w:lvlJc w:val="left"/>
      <w:pPr>
        <w:ind w:left="1554" w:hanging="420"/>
      </w:pPr>
      <w:rPr>
        <w:rFonts w:ascii="Wingdings" w:hAnsi="Wingdings" w:hint="default"/>
      </w:rPr>
    </w:lvl>
    <w:lvl w:ilvl="2" w:tplc="04090005" w:tentative="1">
      <w:start w:val="1"/>
      <w:numFmt w:val="bullet"/>
      <w:lvlText w:val=""/>
      <w:lvlJc w:val="left"/>
      <w:pPr>
        <w:ind w:left="1974" w:hanging="420"/>
      </w:pPr>
      <w:rPr>
        <w:rFonts w:ascii="Wingdings" w:hAnsi="Wingdings" w:hint="default"/>
      </w:rPr>
    </w:lvl>
    <w:lvl w:ilvl="3" w:tplc="04090001" w:tentative="1">
      <w:start w:val="1"/>
      <w:numFmt w:val="bullet"/>
      <w:lvlText w:val=""/>
      <w:lvlJc w:val="left"/>
      <w:pPr>
        <w:ind w:left="2394" w:hanging="420"/>
      </w:pPr>
      <w:rPr>
        <w:rFonts w:ascii="Wingdings" w:hAnsi="Wingdings" w:hint="default"/>
      </w:rPr>
    </w:lvl>
    <w:lvl w:ilvl="4" w:tplc="04090003" w:tentative="1">
      <w:start w:val="1"/>
      <w:numFmt w:val="bullet"/>
      <w:lvlText w:val=""/>
      <w:lvlJc w:val="left"/>
      <w:pPr>
        <w:ind w:left="2814" w:hanging="420"/>
      </w:pPr>
      <w:rPr>
        <w:rFonts w:ascii="Wingdings" w:hAnsi="Wingdings" w:hint="default"/>
      </w:rPr>
    </w:lvl>
    <w:lvl w:ilvl="5" w:tplc="04090005" w:tentative="1">
      <w:start w:val="1"/>
      <w:numFmt w:val="bullet"/>
      <w:lvlText w:val=""/>
      <w:lvlJc w:val="left"/>
      <w:pPr>
        <w:ind w:left="3234" w:hanging="420"/>
      </w:pPr>
      <w:rPr>
        <w:rFonts w:ascii="Wingdings" w:hAnsi="Wingdings" w:hint="default"/>
      </w:rPr>
    </w:lvl>
    <w:lvl w:ilvl="6" w:tplc="04090001" w:tentative="1">
      <w:start w:val="1"/>
      <w:numFmt w:val="bullet"/>
      <w:lvlText w:val=""/>
      <w:lvlJc w:val="left"/>
      <w:pPr>
        <w:ind w:left="3654" w:hanging="420"/>
      </w:pPr>
      <w:rPr>
        <w:rFonts w:ascii="Wingdings" w:hAnsi="Wingdings" w:hint="default"/>
      </w:rPr>
    </w:lvl>
    <w:lvl w:ilvl="7" w:tplc="04090003" w:tentative="1">
      <w:start w:val="1"/>
      <w:numFmt w:val="bullet"/>
      <w:lvlText w:val=""/>
      <w:lvlJc w:val="left"/>
      <w:pPr>
        <w:ind w:left="4074" w:hanging="420"/>
      </w:pPr>
      <w:rPr>
        <w:rFonts w:ascii="Wingdings" w:hAnsi="Wingdings" w:hint="default"/>
      </w:rPr>
    </w:lvl>
    <w:lvl w:ilvl="8" w:tplc="04090005" w:tentative="1">
      <w:start w:val="1"/>
      <w:numFmt w:val="bullet"/>
      <w:lvlText w:val=""/>
      <w:lvlJc w:val="left"/>
      <w:pPr>
        <w:ind w:left="4494" w:hanging="420"/>
      </w:pPr>
      <w:rPr>
        <w:rFonts w:ascii="Wingdings" w:hAnsi="Wingdings" w:hint="default"/>
      </w:rPr>
    </w:lvl>
  </w:abstractNum>
  <w:abstractNum w:abstractNumId="5" w15:restartNumberingAfterBreak="0">
    <w:nsid w:val="53E838F1"/>
    <w:multiLevelType w:val="multilevel"/>
    <w:tmpl w:val="53E838F1"/>
    <w:lvl w:ilvl="0">
      <w:start w:val="1"/>
      <w:numFmt w:val="japaneseCounting"/>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 w15:restartNumberingAfterBreak="0">
    <w:nsid w:val="7404174D"/>
    <w:multiLevelType w:val="hybridMultilevel"/>
    <w:tmpl w:val="1E76EDC2"/>
    <w:lvl w:ilvl="0" w:tplc="08BA46B0">
      <w:start w:val="1"/>
      <w:numFmt w:val="bullet"/>
      <w:lvlText w:val="■"/>
      <w:lvlJc w:val="left"/>
      <w:pPr>
        <w:ind w:left="1134" w:hanging="420"/>
      </w:pPr>
      <w:rPr>
        <w:rFonts w:ascii="宋体" w:eastAsia="宋体" w:hAnsi="宋体" w:cs="Arial" w:hint="eastAsia"/>
      </w:rPr>
    </w:lvl>
    <w:lvl w:ilvl="1" w:tplc="04090003" w:tentative="1">
      <w:start w:val="1"/>
      <w:numFmt w:val="bullet"/>
      <w:lvlText w:val=""/>
      <w:lvlJc w:val="left"/>
      <w:pPr>
        <w:ind w:left="1554" w:hanging="420"/>
      </w:pPr>
      <w:rPr>
        <w:rFonts w:ascii="Wingdings" w:hAnsi="Wingdings" w:hint="default"/>
      </w:rPr>
    </w:lvl>
    <w:lvl w:ilvl="2" w:tplc="04090005" w:tentative="1">
      <w:start w:val="1"/>
      <w:numFmt w:val="bullet"/>
      <w:lvlText w:val=""/>
      <w:lvlJc w:val="left"/>
      <w:pPr>
        <w:ind w:left="1974" w:hanging="420"/>
      </w:pPr>
      <w:rPr>
        <w:rFonts w:ascii="Wingdings" w:hAnsi="Wingdings" w:hint="default"/>
      </w:rPr>
    </w:lvl>
    <w:lvl w:ilvl="3" w:tplc="04090001" w:tentative="1">
      <w:start w:val="1"/>
      <w:numFmt w:val="bullet"/>
      <w:lvlText w:val=""/>
      <w:lvlJc w:val="left"/>
      <w:pPr>
        <w:ind w:left="2394" w:hanging="420"/>
      </w:pPr>
      <w:rPr>
        <w:rFonts w:ascii="Wingdings" w:hAnsi="Wingdings" w:hint="default"/>
      </w:rPr>
    </w:lvl>
    <w:lvl w:ilvl="4" w:tplc="04090003" w:tentative="1">
      <w:start w:val="1"/>
      <w:numFmt w:val="bullet"/>
      <w:lvlText w:val=""/>
      <w:lvlJc w:val="left"/>
      <w:pPr>
        <w:ind w:left="2814" w:hanging="420"/>
      </w:pPr>
      <w:rPr>
        <w:rFonts w:ascii="Wingdings" w:hAnsi="Wingdings" w:hint="default"/>
      </w:rPr>
    </w:lvl>
    <w:lvl w:ilvl="5" w:tplc="04090005" w:tentative="1">
      <w:start w:val="1"/>
      <w:numFmt w:val="bullet"/>
      <w:lvlText w:val=""/>
      <w:lvlJc w:val="left"/>
      <w:pPr>
        <w:ind w:left="3234" w:hanging="420"/>
      </w:pPr>
      <w:rPr>
        <w:rFonts w:ascii="Wingdings" w:hAnsi="Wingdings" w:hint="default"/>
      </w:rPr>
    </w:lvl>
    <w:lvl w:ilvl="6" w:tplc="04090001" w:tentative="1">
      <w:start w:val="1"/>
      <w:numFmt w:val="bullet"/>
      <w:lvlText w:val=""/>
      <w:lvlJc w:val="left"/>
      <w:pPr>
        <w:ind w:left="3654" w:hanging="420"/>
      </w:pPr>
      <w:rPr>
        <w:rFonts w:ascii="Wingdings" w:hAnsi="Wingdings" w:hint="default"/>
      </w:rPr>
    </w:lvl>
    <w:lvl w:ilvl="7" w:tplc="04090003" w:tentative="1">
      <w:start w:val="1"/>
      <w:numFmt w:val="bullet"/>
      <w:lvlText w:val=""/>
      <w:lvlJc w:val="left"/>
      <w:pPr>
        <w:ind w:left="4074" w:hanging="420"/>
      </w:pPr>
      <w:rPr>
        <w:rFonts w:ascii="Wingdings" w:hAnsi="Wingdings" w:hint="default"/>
      </w:rPr>
    </w:lvl>
    <w:lvl w:ilvl="8" w:tplc="04090005" w:tentative="1">
      <w:start w:val="1"/>
      <w:numFmt w:val="bullet"/>
      <w:lvlText w:val=""/>
      <w:lvlJc w:val="left"/>
      <w:pPr>
        <w:ind w:left="4494" w:hanging="420"/>
      </w:pPr>
      <w:rPr>
        <w:rFonts w:ascii="Wingdings" w:hAnsi="Wingdings" w:hint="default"/>
      </w:rPr>
    </w:lvl>
  </w:abstractNum>
  <w:num w:numId="1">
    <w:abstractNumId w:val="1"/>
  </w:num>
  <w:num w:numId="2">
    <w:abstractNumId w:val="5"/>
  </w:num>
  <w:num w:numId="3">
    <w:abstractNumId w:val="0"/>
  </w:num>
  <w:num w:numId="4">
    <w:abstractNumId w:val="2"/>
  </w:num>
  <w:num w:numId="5">
    <w:abstractNumId w:val="3"/>
  </w:num>
  <w:num w:numId="6">
    <w:abstractNumId w:val="4"/>
  </w:num>
  <w:num w:numId="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罗依灵">
    <w15:presenceInfo w15:providerId="None" w15:userId="罗依灵"/>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450F"/>
    <w:rsid w:val="000113EE"/>
    <w:rsid w:val="000142F2"/>
    <w:rsid w:val="000146E9"/>
    <w:rsid w:val="00023F8A"/>
    <w:rsid w:val="00030B0B"/>
    <w:rsid w:val="000313AA"/>
    <w:rsid w:val="00031AFD"/>
    <w:rsid w:val="0003658B"/>
    <w:rsid w:val="00040AB4"/>
    <w:rsid w:val="00041116"/>
    <w:rsid w:val="00041E0E"/>
    <w:rsid w:val="00043C62"/>
    <w:rsid w:val="000460F1"/>
    <w:rsid w:val="00046566"/>
    <w:rsid w:val="000477D5"/>
    <w:rsid w:val="000515A3"/>
    <w:rsid w:val="00052C2F"/>
    <w:rsid w:val="00057886"/>
    <w:rsid w:val="00061B83"/>
    <w:rsid w:val="000623DF"/>
    <w:rsid w:val="00062432"/>
    <w:rsid w:val="00067AA5"/>
    <w:rsid w:val="000752BB"/>
    <w:rsid w:val="000812E0"/>
    <w:rsid w:val="00081A53"/>
    <w:rsid w:val="00090851"/>
    <w:rsid w:val="000911F0"/>
    <w:rsid w:val="000922D3"/>
    <w:rsid w:val="00093C53"/>
    <w:rsid w:val="00096DF8"/>
    <w:rsid w:val="000A1005"/>
    <w:rsid w:val="000A2CEF"/>
    <w:rsid w:val="000A35A9"/>
    <w:rsid w:val="000A6AB6"/>
    <w:rsid w:val="000B2C5D"/>
    <w:rsid w:val="000B4EF6"/>
    <w:rsid w:val="000B5477"/>
    <w:rsid w:val="000B79DE"/>
    <w:rsid w:val="000C27D6"/>
    <w:rsid w:val="000C40F4"/>
    <w:rsid w:val="000C5836"/>
    <w:rsid w:val="000C70F0"/>
    <w:rsid w:val="000D50EE"/>
    <w:rsid w:val="000D5CA8"/>
    <w:rsid w:val="000E09DB"/>
    <w:rsid w:val="000E4770"/>
    <w:rsid w:val="000F67A5"/>
    <w:rsid w:val="000F733B"/>
    <w:rsid w:val="00101C13"/>
    <w:rsid w:val="00104436"/>
    <w:rsid w:val="00107B4D"/>
    <w:rsid w:val="001123AE"/>
    <w:rsid w:val="00112449"/>
    <w:rsid w:val="001136E7"/>
    <w:rsid w:val="00114680"/>
    <w:rsid w:val="00121070"/>
    <w:rsid w:val="00121212"/>
    <w:rsid w:val="001226C2"/>
    <w:rsid w:val="00126BC7"/>
    <w:rsid w:val="00134D47"/>
    <w:rsid w:val="00136F80"/>
    <w:rsid w:val="00137701"/>
    <w:rsid w:val="00140290"/>
    <w:rsid w:val="00142F7F"/>
    <w:rsid w:val="00144877"/>
    <w:rsid w:val="00150007"/>
    <w:rsid w:val="0015339B"/>
    <w:rsid w:val="001539CA"/>
    <w:rsid w:val="00157E78"/>
    <w:rsid w:val="00161807"/>
    <w:rsid w:val="001620BF"/>
    <w:rsid w:val="00164294"/>
    <w:rsid w:val="001655E3"/>
    <w:rsid w:val="00165D20"/>
    <w:rsid w:val="00171EAE"/>
    <w:rsid w:val="001766F3"/>
    <w:rsid w:val="00180B28"/>
    <w:rsid w:val="00191269"/>
    <w:rsid w:val="001926C3"/>
    <w:rsid w:val="00192CD0"/>
    <w:rsid w:val="0019309E"/>
    <w:rsid w:val="001956E8"/>
    <w:rsid w:val="00195771"/>
    <w:rsid w:val="001A269B"/>
    <w:rsid w:val="001B2DFB"/>
    <w:rsid w:val="001B56FD"/>
    <w:rsid w:val="001B7BBD"/>
    <w:rsid w:val="001C0F2F"/>
    <w:rsid w:val="001C5B9A"/>
    <w:rsid w:val="001C7099"/>
    <w:rsid w:val="001D0BA6"/>
    <w:rsid w:val="001D1F1D"/>
    <w:rsid w:val="001D221C"/>
    <w:rsid w:val="001D24CE"/>
    <w:rsid w:val="001D4FCC"/>
    <w:rsid w:val="001D5645"/>
    <w:rsid w:val="001E160E"/>
    <w:rsid w:val="001F0406"/>
    <w:rsid w:val="002036FC"/>
    <w:rsid w:val="00203C87"/>
    <w:rsid w:val="00205259"/>
    <w:rsid w:val="00210D1F"/>
    <w:rsid w:val="0021108A"/>
    <w:rsid w:val="00211AE6"/>
    <w:rsid w:val="00211D0F"/>
    <w:rsid w:val="00216CA7"/>
    <w:rsid w:val="00217B2B"/>
    <w:rsid w:val="00221570"/>
    <w:rsid w:val="0022588F"/>
    <w:rsid w:val="00225A9C"/>
    <w:rsid w:val="00227F9B"/>
    <w:rsid w:val="00230804"/>
    <w:rsid w:val="00233197"/>
    <w:rsid w:val="00233907"/>
    <w:rsid w:val="00234772"/>
    <w:rsid w:val="00234A9B"/>
    <w:rsid w:val="0023612F"/>
    <w:rsid w:val="00236548"/>
    <w:rsid w:val="002366F3"/>
    <w:rsid w:val="00237D58"/>
    <w:rsid w:val="00240103"/>
    <w:rsid w:val="002412B2"/>
    <w:rsid w:val="00241700"/>
    <w:rsid w:val="0024452F"/>
    <w:rsid w:val="00244841"/>
    <w:rsid w:val="0024555A"/>
    <w:rsid w:val="002464D9"/>
    <w:rsid w:val="0024769F"/>
    <w:rsid w:val="00250970"/>
    <w:rsid w:val="0025223F"/>
    <w:rsid w:val="0025254F"/>
    <w:rsid w:val="00255DF0"/>
    <w:rsid w:val="002575FF"/>
    <w:rsid w:val="0026466C"/>
    <w:rsid w:val="00264F9E"/>
    <w:rsid w:val="0027088F"/>
    <w:rsid w:val="00272D29"/>
    <w:rsid w:val="0027414D"/>
    <w:rsid w:val="00276A30"/>
    <w:rsid w:val="00277511"/>
    <w:rsid w:val="00281E94"/>
    <w:rsid w:val="00282342"/>
    <w:rsid w:val="00283751"/>
    <w:rsid w:val="002838C1"/>
    <w:rsid w:val="00287AC8"/>
    <w:rsid w:val="00292895"/>
    <w:rsid w:val="002933A7"/>
    <w:rsid w:val="002976E2"/>
    <w:rsid w:val="002A06DA"/>
    <w:rsid w:val="002A25AD"/>
    <w:rsid w:val="002A5424"/>
    <w:rsid w:val="002B0B45"/>
    <w:rsid w:val="002B2147"/>
    <w:rsid w:val="002B498E"/>
    <w:rsid w:val="002C11B0"/>
    <w:rsid w:val="002D56C4"/>
    <w:rsid w:val="002D664F"/>
    <w:rsid w:val="002D6E4C"/>
    <w:rsid w:val="002E014F"/>
    <w:rsid w:val="002E3434"/>
    <w:rsid w:val="002E5304"/>
    <w:rsid w:val="002E59E5"/>
    <w:rsid w:val="002F09D9"/>
    <w:rsid w:val="002F36CD"/>
    <w:rsid w:val="002F491E"/>
    <w:rsid w:val="002F5321"/>
    <w:rsid w:val="002F5787"/>
    <w:rsid w:val="00304C4D"/>
    <w:rsid w:val="0030535E"/>
    <w:rsid w:val="0030761B"/>
    <w:rsid w:val="00310CAE"/>
    <w:rsid w:val="00312EC5"/>
    <w:rsid w:val="0031536E"/>
    <w:rsid w:val="00323814"/>
    <w:rsid w:val="003262D5"/>
    <w:rsid w:val="003275DA"/>
    <w:rsid w:val="00332772"/>
    <w:rsid w:val="00334425"/>
    <w:rsid w:val="00337DB6"/>
    <w:rsid w:val="00342738"/>
    <w:rsid w:val="0034444A"/>
    <w:rsid w:val="00345638"/>
    <w:rsid w:val="00347BCB"/>
    <w:rsid w:val="00350D82"/>
    <w:rsid w:val="00353C5F"/>
    <w:rsid w:val="00354BAC"/>
    <w:rsid w:val="00357248"/>
    <w:rsid w:val="00357E73"/>
    <w:rsid w:val="00370337"/>
    <w:rsid w:val="00371380"/>
    <w:rsid w:val="00375C43"/>
    <w:rsid w:val="00377960"/>
    <w:rsid w:val="00377D92"/>
    <w:rsid w:val="00382CCF"/>
    <w:rsid w:val="003830BD"/>
    <w:rsid w:val="00383697"/>
    <w:rsid w:val="00383BE5"/>
    <w:rsid w:val="00384FF4"/>
    <w:rsid w:val="003850D5"/>
    <w:rsid w:val="00397B36"/>
    <w:rsid w:val="003A08E2"/>
    <w:rsid w:val="003A19DC"/>
    <w:rsid w:val="003A339E"/>
    <w:rsid w:val="003A4106"/>
    <w:rsid w:val="003A4CFC"/>
    <w:rsid w:val="003A7381"/>
    <w:rsid w:val="003B0D7D"/>
    <w:rsid w:val="003B220C"/>
    <w:rsid w:val="003B3BDC"/>
    <w:rsid w:val="003C1C09"/>
    <w:rsid w:val="003C2746"/>
    <w:rsid w:val="003C2A10"/>
    <w:rsid w:val="003D0D06"/>
    <w:rsid w:val="003D2403"/>
    <w:rsid w:val="003D69D0"/>
    <w:rsid w:val="003D75B5"/>
    <w:rsid w:val="003D75F6"/>
    <w:rsid w:val="003E188D"/>
    <w:rsid w:val="003E356F"/>
    <w:rsid w:val="003E6431"/>
    <w:rsid w:val="003F364B"/>
    <w:rsid w:val="003F384C"/>
    <w:rsid w:val="004010F9"/>
    <w:rsid w:val="004024F0"/>
    <w:rsid w:val="00403D2A"/>
    <w:rsid w:val="00410C92"/>
    <w:rsid w:val="00410E78"/>
    <w:rsid w:val="00410F3E"/>
    <w:rsid w:val="004110ED"/>
    <w:rsid w:val="00416552"/>
    <w:rsid w:val="00416A91"/>
    <w:rsid w:val="00421609"/>
    <w:rsid w:val="00427073"/>
    <w:rsid w:val="00433072"/>
    <w:rsid w:val="00434F26"/>
    <w:rsid w:val="0043689A"/>
    <w:rsid w:val="00437320"/>
    <w:rsid w:val="00437907"/>
    <w:rsid w:val="0044687A"/>
    <w:rsid w:val="004470F2"/>
    <w:rsid w:val="00453067"/>
    <w:rsid w:val="004567C5"/>
    <w:rsid w:val="004629AF"/>
    <w:rsid w:val="0046608E"/>
    <w:rsid w:val="0047112D"/>
    <w:rsid w:val="00472395"/>
    <w:rsid w:val="00474F51"/>
    <w:rsid w:val="004774A5"/>
    <w:rsid w:val="004809E5"/>
    <w:rsid w:val="00482903"/>
    <w:rsid w:val="004833D5"/>
    <w:rsid w:val="00484DAA"/>
    <w:rsid w:val="0048720D"/>
    <w:rsid w:val="00491F09"/>
    <w:rsid w:val="00493C90"/>
    <w:rsid w:val="004A198A"/>
    <w:rsid w:val="004A5C9E"/>
    <w:rsid w:val="004B11E1"/>
    <w:rsid w:val="004B1F3F"/>
    <w:rsid w:val="004B37EF"/>
    <w:rsid w:val="004B47A6"/>
    <w:rsid w:val="004B50D1"/>
    <w:rsid w:val="004C0226"/>
    <w:rsid w:val="004C3650"/>
    <w:rsid w:val="004C5A41"/>
    <w:rsid w:val="004C7C0A"/>
    <w:rsid w:val="004D1A8B"/>
    <w:rsid w:val="004D2767"/>
    <w:rsid w:val="004D32E7"/>
    <w:rsid w:val="004D3355"/>
    <w:rsid w:val="004D37E5"/>
    <w:rsid w:val="004D4041"/>
    <w:rsid w:val="004D67B2"/>
    <w:rsid w:val="004E456A"/>
    <w:rsid w:val="004E6E4F"/>
    <w:rsid w:val="004F18B0"/>
    <w:rsid w:val="004F3BFB"/>
    <w:rsid w:val="004F3E00"/>
    <w:rsid w:val="004F3EF6"/>
    <w:rsid w:val="004F4088"/>
    <w:rsid w:val="004F5C12"/>
    <w:rsid w:val="0050315A"/>
    <w:rsid w:val="00503C48"/>
    <w:rsid w:val="00507186"/>
    <w:rsid w:val="0051071D"/>
    <w:rsid w:val="00513304"/>
    <w:rsid w:val="0051366A"/>
    <w:rsid w:val="0053107E"/>
    <w:rsid w:val="00533BA0"/>
    <w:rsid w:val="0053635E"/>
    <w:rsid w:val="005375A3"/>
    <w:rsid w:val="00540B58"/>
    <w:rsid w:val="00544AAA"/>
    <w:rsid w:val="00552694"/>
    <w:rsid w:val="00552E85"/>
    <w:rsid w:val="005546BC"/>
    <w:rsid w:val="0055499B"/>
    <w:rsid w:val="005641C4"/>
    <w:rsid w:val="00571D19"/>
    <w:rsid w:val="00581E5A"/>
    <w:rsid w:val="005838FD"/>
    <w:rsid w:val="00583B66"/>
    <w:rsid w:val="0059623A"/>
    <w:rsid w:val="005A1017"/>
    <w:rsid w:val="005A3E03"/>
    <w:rsid w:val="005B0A0B"/>
    <w:rsid w:val="005B1744"/>
    <w:rsid w:val="005B3BAF"/>
    <w:rsid w:val="005B60E5"/>
    <w:rsid w:val="005C15E8"/>
    <w:rsid w:val="005C7E43"/>
    <w:rsid w:val="005D2C9C"/>
    <w:rsid w:val="005D3CA0"/>
    <w:rsid w:val="005D72FF"/>
    <w:rsid w:val="005E5979"/>
    <w:rsid w:val="005F2B51"/>
    <w:rsid w:val="005F635B"/>
    <w:rsid w:val="005F78DC"/>
    <w:rsid w:val="00601996"/>
    <w:rsid w:val="00601EF3"/>
    <w:rsid w:val="00604838"/>
    <w:rsid w:val="006072E1"/>
    <w:rsid w:val="00607EFC"/>
    <w:rsid w:val="00610843"/>
    <w:rsid w:val="00616E31"/>
    <w:rsid w:val="006202B2"/>
    <w:rsid w:val="006233C8"/>
    <w:rsid w:val="00624D5F"/>
    <w:rsid w:val="006257BF"/>
    <w:rsid w:val="00631678"/>
    <w:rsid w:val="00631737"/>
    <w:rsid w:val="006335FC"/>
    <w:rsid w:val="006345C2"/>
    <w:rsid w:val="006348A7"/>
    <w:rsid w:val="00636755"/>
    <w:rsid w:val="0064004D"/>
    <w:rsid w:val="00641ACD"/>
    <w:rsid w:val="00642472"/>
    <w:rsid w:val="0064435B"/>
    <w:rsid w:val="00650BE0"/>
    <w:rsid w:val="00652B3D"/>
    <w:rsid w:val="006534B1"/>
    <w:rsid w:val="00655085"/>
    <w:rsid w:val="00667C22"/>
    <w:rsid w:val="006737EA"/>
    <w:rsid w:val="00673EF8"/>
    <w:rsid w:val="00680AB7"/>
    <w:rsid w:val="0068118F"/>
    <w:rsid w:val="006828AE"/>
    <w:rsid w:val="00682D79"/>
    <w:rsid w:val="006844AD"/>
    <w:rsid w:val="0068680D"/>
    <w:rsid w:val="0068756F"/>
    <w:rsid w:val="00687B45"/>
    <w:rsid w:val="00690EA3"/>
    <w:rsid w:val="0069182C"/>
    <w:rsid w:val="00693F53"/>
    <w:rsid w:val="00697566"/>
    <w:rsid w:val="006979B3"/>
    <w:rsid w:val="006A2317"/>
    <w:rsid w:val="006A4CCC"/>
    <w:rsid w:val="006B293A"/>
    <w:rsid w:val="006C7602"/>
    <w:rsid w:val="006D0E2C"/>
    <w:rsid w:val="006D3034"/>
    <w:rsid w:val="006D3C00"/>
    <w:rsid w:val="006D4916"/>
    <w:rsid w:val="006E0243"/>
    <w:rsid w:val="006E32BF"/>
    <w:rsid w:val="006E3D64"/>
    <w:rsid w:val="006E6F3C"/>
    <w:rsid w:val="006F1D17"/>
    <w:rsid w:val="006F2854"/>
    <w:rsid w:val="006F6851"/>
    <w:rsid w:val="00711A10"/>
    <w:rsid w:val="007178EA"/>
    <w:rsid w:val="007211CC"/>
    <w:rsid w:val="00721F9C"/>
    <w:rsid w:val="0072409D"/>
    <w:rsid w:val="00736FE1"/>
    <w:rsid w:val="00737C3C"/>
    <w:rsid w:val="00743002"/>
    <w:rsid w:val="007450F8"/>
    <w:rsid w:val="00746F80"/>
    <w:rsid w:val="00751956"/>
    <w:rsid w:val="007627C1"/>
    <w:rsid w:val="00762FA8"/>
    <w:rsid w:val="0076469A"/>
    <w:rsid w:val="00765D76"/>
    <w:rsid w:val="007672FE"/>
    <w:rsid w:val="00773B37"/>
    <w:rsid w:val="0077543D"/>
    <w:rsid w:val="007773A3"/>
    <w:rsid w:val="00782998"/>
    <w:rsid w:val="00783EE8"/>
    <w:rsid w:val="00784750"/>
    <w:rsid w:val="00786695"/>
    <w:rsid w:val="007910CB"/>
    <w:rsid w:val="007A31B1"/>
    <w:rsid w:val="007A3230"/>
    <w:rsid w:val="007A55D6"/>
    <w:rsid w:val="007B0E1B"/>
    <w:rsid w:val="007B1F11"/>
    <w:rsid w:val="007B1F5D"/>
    <w:rsid w:val="007B4451"/>
    <w:rsid w:val="007B5BE2"/>
    <w:rsid w:val="007B6233"/>
    <w:rsid w:val="007B74DF"/>
    <w:rsid w:val="007C24EE"/>
    <w:rsid w:val="007C2714"/>
    <w:rsid w:val="007C315B"/>
    <w:rsid w:val="007C6227"/>
    <w:rsid w:val="007C6BB6"/>
    <w:rsid w:val="007E0ED5"/>
    <w:rsid w:val="007E1C5D"/>
    <w:rsid w:val="007E1C8B"/>
    <w:rsid w:val="007E2140"/>
    <w:rsid w:val="007E4F17"/>
    <w:rsid w:val="007F1D11"/>
    <w:rsid w:val="007F3612"/>
    <w:rsid w:val="00802667"/>
    <w:rsid w:val="00813482"/>
    <w:rsid w:val="00814D01"/>
    <w:rsid w:val="0083170C"/>
    <w:rsid w:val="0083311B"/>
    <w:rsid w:val="008334EA"/>
    <w:rsid w:val="008351EA"/>
    <w:rsid w:val="0084337D"/>
    <w:rsid w:val="00843647"/>
    <w:rsid w:val="00844821"/>
    <w:rsid w:val="00845FA0"/>
    <w:rsid w:val="00847F02"/>
    <w:rsid w:val="00851DE4"/>
    <w:rsid w:val="008547D0"/>
    <w:rsid w:val="00862BA4"/>
    <w:rsid w:val="00862ECD"/>
    <w:rsid w:val="008643FB"/>
    <w:rsid w:val="00867ECB"/>
    <w:rsid w:val="00870961"/>
    <w:rsid w:val="008748CC"/>
    <w:rsid w:val="008763A1"/>
    <w:rsid w:val="00876A4E"/>
    <w:rsid w:val="00876FDE"/>
    <w:rsid w:val="00880CA2"/>
    <w:rsid w:val="008835D7"/>
    <w:rsid w:val="00892A92"/>
    <w:rsid w:val="00895415"/>
    <w:rsid w:val="00896D23"/>
    <w:rsid w:val="00896F33"/>
    <w:rsid w:val="0089751A"/>
    <w:rsid w:val="008A4FB5"/>
    <w:rsid w:val="008A5CD9"/>
    <w:rsid w:val="008A660D"/>
    <w:rsid w:val="008A67BC"/>
    <w:rsid w:val="008B1580"/>
    <w:rsid w:val="008B2480"/>
    <w:rsid w:val="008B3000"/>
    <w:rsid w:val="008B5232"/>
    <w:rsid w:val="008B5DA7"/>
    <w:rsid w:val="008B6BE7"/>
    <w:rsid w:val="008B79B3"/>
    <w:rsid w:val="008C08EE"/>
    <w:rsid w:val="008C1967"/>
    <w:rsid w:val="008C2B27"/>
    <w:rsid w:val="008C42CD"/>
    <w:rsid w:val="008C6EEC"/>
    <w:rsid w:val="008C7251"/>
    <w:rsid w:val="008C768B"/>
    <w:rsid w:val="008D0EA1"/>
    <w:rsid w:val="008D1284"/>
    <w:rsid w:val="008D1DD6"/>
    <w:rsid w:val="008D5DA0"/>
    <w:rsid w:val="008D7946"/>
    <w:rsid w:val="008E10DE"/>
    <w:rsid w:val="008E2DB1"/>
    <w:rsid w:val="008E4D24"/>
    <w:rsid w:val="008E541B"/>
    <w:rsid w:val="008E70B7"/>
    <w:rsid w:val="008F07D4"/>
    <w:rsid w:val="008F22FF"/>
    <w:rsid w:val="008F2745"/>
    <w:rsid w:val="008F3BE1"/>
    <w:rsid w:val="008F3DF1"/>
    <w:rsid w:val="009003A7"/>
    <w:rsid w:val="009056B9"/>
    <w:rsid w:val="0091057A"/>
    <w:rsid w:val="0091110A"/>
    <w:rsid w:val="00925615"/>
    <w:rsid w:val="00927854"/>
    <w:rsid w:val="009341E0"/>
    <w:rsid w:val="00935EA7"/>
    <w:rsid w:val="00955E10"/>
    <w:rsid w:val="00961BEF"/>
    <w:rsid w:val="00963FCF"/>
    <w:rsid w:val="00965313"/>
    <w:rsid w:val="00966A7E"/>
    <w:rsid w:val="009719B6"/>
    <w:rsid w:val="0097769A"/>
    <w:rsid w:val="00980980"/>
    <w:rsid w:val="00980A61"/>
    <w:rsid w:val="00982BA8"/>
    <w:rsid w:val="0098321D"/>
    <w:rsid w:val="00984826"/>
    <w:rsid w:val="00986796"/>
    <w:rsid w:val="0099133E"/>
    <w:rsid w:val="00993ADF"/>
    <w:rsid w:val="009A197C"/>
    <w:rsid w:val="009A2B02"/>
    <w:rsid w:val="009A3B02"/>
    <w:rsid w:val="009A7231"/>
    <w:rsid w:val="009A7544"/>
    <w:rsid w:val="009B0CBD"/>
    <w:rsid w:val="009B4176"/>
    <w:rsid w:val="009B4C1F"/>
    <w:rsid w:val="009C52AA"/>
    <w:rsid w:val="009C5ABB"/>
    <w:rsid w:val="009C5E74"/>
    <w:rsid w:val="009C6EE8"/>
    <w:rsid w:val="009C7591"/>
    <w:rsid w:val="009D2EC5"/>
    <w:rsid w:val="009D2EDD"/>
    <w:rsid w:val="009D4335"/>
    <w:rsid w:val="009D4743"/>
    <w:rsid w:val="009E18FF"/>
    <w:rsid w:val="009E5578"/>
    <w:rsid w:val="009F03AE"/>
    <w:rsid w:val="009F5F79"/>
    <w:rsid w:val="00A0174E"/>
    <w:rsid w:val="00A11147"/>
    <w:rsid w:val="00A119FA"/>
    <w:rsid w:val="00A140FE"/>
    <w:rsid w:val="00A15CCC"/>
    <w:rsid w:val="00A168AD"/>
    <w:rsid w:val="00A23A31"/>
    <w:rsid w:val="00A25A3B"/>
    <w:rsid w:val="00A31C47"/>
    <w:rsid w:val="00A334A6"/>
    <w:rsid w:val="00A33660"/>
    <w:rsid w:val="00A33672"/>
    <w:rsid w:val="00A364FC"/>
    <w:rsid w:val="00A37A93"/>
    <w:rsid w:val="00A416B0"/>
    <w:rsid w:val="00A46627"/>
    <w:rsid w:val="00A5021D"/>
    <w:rsid w:val="00A52F9D"/>
    <w:rsid w:val="00A54C25"/>
    <w:rsid w:val="00A63C8F"/>
    <w:rsid w:val="00A72277"/>
    <w:rsid w:val="00A72E8D"/>
    <w:rsid w:val="00A8082C"/>
    <w:rsid w:val="00A82705"/>
    <w:rsid w:val="00A8545D"/>
    <w:rsid w:val="00A87CCF"/>
    <w:rsid w:val="00A92193"/>
    <w:rsid w:val="00A92D4F"/>
    <w:rsid w:val="00A9494A"/>
    <w:rsid w:val="00AA01AC"/>
    <w:rsid w:val="00AA10EF"/>
    <w:rsid w:val="00AA1FD2"/>
    <w:rsid w:val="00AA40EA"/>
    <w:rsid w:val="00AA4677"/>
    <w:rsid w:val="00AB2A14"/>
    <w:rsid w:val="00AB2C70"/>
    <w:rsid w:val="00AB7592"/>
    <w:rsid w:val="00AC4ACF"/>
    <w:rsid w:val="00AC52D5"/>
    <w:rsid w:val="00AC68B6"/>
    <w:rsid w:val="00AD0A12"/>
    <w:rsid w:val="00AD4AB3"/>
    <w:rsid w:val="00AD4BC3"/>
    <w:rsid w:val="00AD4C67"/>
    <w:rsid w:val="00AE0919"/>
    <w:rsid w:val="00AE548E"/>
    <w:rsid w:val="00AF467D"/>
    <w:rsid w:val="00B004D3"/>
    <w:rsid w:val="00B01922"/>
    <w:rsid w:val="00B01CC2"/>
    <w:rsid w:val="00B15120"/>
    <w:rsid w:val="00B16000"/>
    <w:rsid w:val="00B17427"/>
    <w:rsid w:val="00B17A6F"/>
    <w:rsid w:val="00B2016A"/>
    <w:rsid w:val="00B215CA"/>
    <w:rsid w:val="00B2475A"/>
    <w:rsid w:val="00B25FB9"/>
    <w:rsid w:val="00B26166"/>
    <w:rsid w:val="00B26766"/>
    <w:rsid w:val="00B270EF"/>
    <w:rsid w:val="00B2739F"/>
    <w:rsid w:val="00B312AF"/>
    <w:rsid w:val="00B34935"/>
    <w:rsid w:val="00B46354"/>
    <w:rsid w:val="00B46B95"/>
    <w:rsid w:val="00B5010D"/>
    <w:rsid w:val="00B5073A"/>
    <w:rsid w:val="00B53545"/>
    <w:rsid w:val="00B54FD3"/>
    <w:rsid w:val="00B57121"/>
    <w:rsid w:val="00B602A7"/>
    <w:rsid w:val="00B6064E"/>
    <w:rsid w:val="00B60E55"/>
    <w:rsid w:val="00B61B27"/>
    <w:rsid w:val="00B63BD9"/>
    <w:rsid w:val="00B6486E"/>
    <w:rsid w:val="00B655EA"/>
    <w:rsid w:val="00B675F3"/>
    <w:rsid w:val="00B71249"/>
    <w:rsid w:val="00B73646"/>
    <w:rsid w:val="00B748F2"/>
    <w:rsid w:val="00B75810"/>
    <w:rsid w:val="00B7631A"/>
    <w:rsid w:val="00B765EE"/>
    <w:rsid w:val="00B76EC4"/>
    <w:rsid w:val="00B77624"/>
    <w:rsid w:val="00B81183"/>
    <w:rsid w:val="00B82C95"/>
    <w:rsid w:val="00B848F9"/>
    <w:rsid w:val="00B855E2"/>
    <w:rsid w:val="00B90E85"/>
    <w:rsid w:val="00B92D92"/>
    <w:rsid w:val="00B936AF"/>
    <w:rsid w:val="00B96BCE"/>
    <w:rsid w:val="00B97993"/>
    <w:rsid w:val="00BA3A02"/>
    <w:rsid w:val="00BA4E66"/>
    <w:rsid w:val="00BA657E"/>
    <w:rsid w:val="00BB119C"/>
    <w:rsid w:val="00BB12B1"/>
    <w:rsid w:val="00BB131D"/>
    <w:rsid w:val="00BB3897"/>
    <w:rsid w:val="00BC014A"/>
    <w:rsid w:val="00BC09C9"/>
    <w:rsid w:val="00BC11B9"/>
    <w:rsid w:val="00BC20B9"/>
    <w:rsid w:val="00BC33CF"/>
    <w:rsid w:val="00BC3546"/>
    <w:rsid w:val="00BC6E12"/>
    <w:rsid w:val="00BC78A6"/>
    <w:rsid w:val="00BD4694"/>
    <w:rsid w:val="00BD4796"/>
    <w:rsid w:val="00BD6329"/>
    <w:rsid w:val="00BD6A9F"/>
    <w:rsid w:val="00BD7E2E"/>
    <w:rsid w:val="00BE3F8E"/>
    <w:rsid w:val="00BE450F"/>
    <w:rsid w:val="00BE57EA"/>
    <w:rsid w:val="00BE6624"/>
    <w:rsid w:val="00BE6F7A"/>
    <w:rsid w:val="00BE7AAB"/>
    <w:rsid w:val="00BF34CE"/>
    <w:rsid w:val="00BF54AD"/>
    <w:rsid w:val="00BF7EB8"/>
    <w:rsid w:val="00C03225"/>
    <w:rsid w:val="00C03268"/>
    <w:rsid w:val="00C1488C"/>
    <w:rsid w:val="00C14CA5"/>
    <w:rsid w:val="00C21DB3"/>
    <w:rsid w:val="00C25818"/>
    <w:rsid w:val="00C30D77"/>
    <w:rsid w:val="00C32213"/>
    <w:rsid w:val="00C33AFA"/>
    <w:rsid w:val="00C34A19"/>
    <w:rsid w:val="00C354BC"/>
    <w:rsid w:val="00C375E2"/>
    <w:rsid w:val="00C4399C"/>
    <w:rsid w:val="00C45840"/>
    <w:rsid w:val="00C51397"/>
    <w:rsid w:val="00C52336"/>
    <w:rsid w:val="00C5540F"/>
    <w:rsid w:val="00C558ED"/>
    <w:rsid w:val="00C63748"/>
    <w:rsid w:val="00C73166"/>
    <w:rsid w:val="00C74A0E"/>
    <w:rsid w:val="00C75FC8"/>
    <w:rsid w:val="00C776AA"/>
    <w:rsid w:val="00C83196"/>
    <w:rsid w:val="00C83FB1"/>
    <w:rsid w:val="00C84055"/>
    <w:rsid w:val="00C84C0C"/>
    <w:rsid w:val="00C90490"/>
    <w:rsid w:val="00C91714"/>
    <w:rsid w:val="00C919FB"/>
    <w:rsid w:val="00C91DA2"/>
    <w:rsid w:val="00C921CB"/>
    <w:rsid w:val="00C955DB"/>
    <w:rsid w:val="00C95CF7"/>
    <w:rsid w:val="00C96F2A"/>
    <w:rsid w:val="00CB1537"/>
    <w:rsid w:val="00CB2F07"/>
    <w:rsid w:val="00CB4701"/>
    <w:rsid w:val="00CB69EC"/>
    <w:rsid w:val="00CB7EC2"/>
    <w:rsid w:val="00CC0F6B"/>
    <w:rsid w:val="00CC2755"/>
    <w:rsid w:val="00CC4749"/>
    <w:rsid w:val="00CD0C3E"/>
    <w:rsid w:val="00CD4B9D"/>
    <w:rsid w:val="00CE26EB"/>
    <w:rsid w:val="00CE2B07"/>
    <w:rsid w:val="00CE2F7A"/>
    <w:rsid w:val="00CE47E1"/>
    <w:rsid w:val="00CF1731"/>
    <w:rsid w:val="00CF20E9"/>
    <w:rsid w:val="00CF7958"/>
    <w:rsid w:val="00D012AA"/>
    <w:rsid w:val="00D04982"/>
    <w:rsid w:val="00D0521B"/>
    <w:rsid w:val="00D05EE1"/>
    <w:rsid w:val="00D10EBF"/>
    <w:rsid w:val="00D13BA0"/>
    <w:rsid w:val="00D171D3"/>
    <w:rsid w:val="00D219B6"/>
    <w:rsid w:val="00D230D1"/>
    <w:rsid w:val="00D274BD"/>
    <w:rsid w:val="00D32F35"/>
    <w:rsid w:val="00D33500"/>
    <w:rsid w:val="00D36225"/>
    <w:rsid w:val="00D37E1F"/>
    <w:rsid w:val="00D42A51"/>
    <w:rsid w:val="00D43173"/>
    <w:rsid w:val="00D442CB"/>
    <w:rsid w:val="00D44DD6"/>
    <w:rsid w:val="00D52720"/>
    <w:rsid w:val="00D539B5"/>
    <w:rsid w:val="00D54CE8"/>
    <w:rsid w:val="00D56832"/>
    <w:rsid w:val="00D60DFA"/>
    <w:rsid w:val="00D617E9"/>
    <w:rsid w:val="00D65707"/>
    <w:rsid w:val="00D6669E"/>
    <w:rsid w:val="00D66A36"/>
    <w:rsid w:val="00D7012D"/>
    <w:rsid w:val="00D70319"/>
    <w:rsid w:val="00D72D51"/>
    <w:rsid w:val="00D73D4D"/>
    <w:rsid w:val="00D75C06"/>
    <w:rsid w:val="00D82E97"/>
    <w:rsid w:val="00D835FD"/>
    <w:rsid w:val="00D8674A"/>
    <w:rsid w:val="00D86C46"/>
    <w:rsid w:val="00D86EA9"/>
    <w:rsid w:val="00D914A6"/>
    <w:rsid w:val="00D963A6"/>
    <w:rsid w:val="00D970B6"/>
    <w:rsid w:val="00DA3079"/>
    <w:rsid w:val="00DB2497"/>
    <w:rsid w:val="00DB491C"/>
    <w:rsid w:val="00DB57E5"/>
    <w:rsid w:val="00DB6A3C"/>
    <w:rsid w:val="00DC1220"/>
    <w:rsid w:val="00DC1D31"/>
    <w:rsid w:val="00DC46A1"/>
    <w:rsid w:val="00DD20C9"/>
    <w:rsid w:val="00DD2D33"/>
    <w:rsid w:val="00DD3844"/>
    <w:rsid w:val="00DD3FFA"/>
    <w:rsid w:val="00DD4C68"/>
    <w:rsid w:val="00DD6C13"/>
    <w:rsid w:val="00DE0ACE"/>
    <w:rsid w:val="00DE3572"/>
    <w:rsid w:val="00DE4D40"/>
    <w:rsid w:val="00DF049B"/>
    <w:rsid w:val="00DF4F6E"/>
    <w:rsid w:val="00E02A5F"/>
    <w:rsid w:val="00E02FD9"/>
    <w:rsid w:val="00E06D43"/>
    <w:rsid w:val="00E120AF"/>
    <w:rsid w:val="00E12756"/>
    <w:rsid w:val="00E17E4C"/>
    <w:rsid w:val="00E17F11"/>
    <w:rsid w:val="00E21658"/>
    <w:rsid w:val="00E221CC"/>
    <w:rsid w:val="00E22708"/>
    <w:rsid w:val="00E25222"/>
    <w:rsid w:val="00E27357"/>
    <w:rsid w:val="00E27ED1"/>
    <w:rsid w:val="00E34F8B"/>
    <w:rsid w:val="00E41BA1"/>
    <w:rsid w:val="00E421C2"/>
    <w:rsid w:val="00E424B1"/>
    <w:rsid w:val="00E44BB6"/>
    <w:rsid w:val="00E45084"/>
    <w:rsid w:val="00E537A8"/>
    <w:rsid w:val="00E612B2"/>
    <w:rsid w:val="00E65824"/>
    <w:rsid w:val="00E71B08"/>
    <w:rsid w:val="00E73B1C"/>
    <w:rsid w:val="00E8263D"/>
    <w:rsid w:val="00E829A5"/>
    <w:rsid w:val="00E835E1"/>
    <w:rsid w:val="00E861A0"/>
    <w:rsid w:val="00E9021D"/>
    <w:rsid w:val="00E915F7"/>
    <w:rsid w:val="00E95810"/>
    <w:rsid w:val="00EA3A7F"/>
    <w:rsid w:val="00EA3DA8"/>
    <w:rsid w:val="00EB41BC"/>
    <w:rsid w:val="00EB630E"/>
    <w:rsid w:val="00EB672E"/>
    <w:rsid w:val="00EB7855"/>
    <w:rsid w:val="00EC2F70"/>
    <w:rsid w:val="00EC6F1B"/>
    <w:rsid w:val="00ED232B"/>
    <w:rsid w:val="00ED4F0E"/>
    <w:rsid w:val="00ED6C20"/>
    <w:rsid w:val="00EE046C"/>
    <w:rsid w:val="00EE0A06"/>
    <w:rsid w:val="00EE11AE"/>
    <w:rsid w:val="00EE3821"/>
    <w:rsid w:val="00EE453D"/>
    <w:rsid w:val="00EE6FB0"/>
    <w:rsid w:val="00EE717F"/>
    <w:rsid w:val="00EF1AA6"/>
    <w:rsid w:val="00EF42E2"/>
    <w:rsid w:val="00EF5D4F"/>
    <w:rsid w:val="00EF5DAF"/>
    <w:rsid w:val="00F00BF2"/>
    <w:rsid w:val="00F0181F"/>
    <w:rsid w:val="00F02E18"/>
    <w:rsid w:val="00F031CD"/>
    <w:rsid w:val="00F03595"/>
    <w:rsid w:val="00F055C6"/>
    <w:rsid w:val="00F07A3B"/>
    <w:rsid w:val="00F1269A"/>
    <w:rsid w:val="00F13952"/>
    <w:rsid w:val="00F21827"/>
    <w:rsid w:val="00F21E2D"/>
    <w:rsid w:val="00F22BE0"/>
    <w:rsid w:val="00F27312"/>
    <w:rsid w:val="00F30F36"/>
    <w:rsid w:val="00F33976"/>
    <w:rsid w:val="00F40A24"/>
    <w:rsid w:val="00F412F7"/>
    <w:rsid w:val="00F469A4"/>
    <w:rsid w:val="00F51E35"/>
    <w:rsid w:val="00F54719"/>
    <w:rsid w:val="00F55149"/>
    <w:rsid w:val="00F5635E"/>
    <w:rsid w:val="00F56610"/>
    <w:rsid w:val="00F56E83"/>
    <w:rsid w:val="00F6266F"/>
    <w:rsid w:val="00F672BE"/>
    <w:rsid w:val="00F72BED"/>
    <w:rsid w:val="00F73448"/>
    <w:rsid w:val="00F74C59"/>
    <w:rsid w:val="00F7748B"/>
    <w:rsid w:val="00F81159"/>
    <w:rsid w:val="00F82AFF"/>
    <w:rsid w:val="00F840D0"/>
    <w:rsid w:val="00F85DF4"/>
    <w:rsid w:val="00F863EE"/>
    <w:rsid w:val="00F86735"/>
    <w:rsid w:val="00F93A34"/>
    <w:rsid w:val="00F956E8"/>
    <w:rsid w:val="00FA2964"/>
    <w:rsid w:val="00FA3DEB"/>
    <w:rsid w:val="00FB22E0"/>
    <w:rsid w:val="00FB383E"/>
    <w:rsid w:val="00FB40AA"/>
    <w:rsid w:val="00FB40E6"/>
    <w:rsid w:val="00FB5774"/>
    <w:rsid w:val="00FC1216"/>
    <w:rsid w:val="00FC3802"/>
    <w:rsid w:val="00FC44DA"/>
    <w:rsid w:val="00FC7BB3"/>
    <w:rsid w:val="00FC7BBF"/>
    <w:rsid w:val="00FD0607"/>
    <w:rsid w:val="00FD075D"/>
    <w:rsid w:val="00FD15B4"/>
    <w:rsid w:val="00FD3097"/>
    <w:rsid w:val="00FD30D4"/>
    <w:rsid w:val="00FD7758"/>
    <w:rsid w:val="00FE0F4E"/>
    <w:rsid w:val="00FE7D4A"/>
    <w:rsid w:val="00FF089E"/>
    <w:rsid w:val="00FF55D3"/>
    <w:rsid w:val="00FF7EA5"/>
    <w:rsid w:val="00FF7EDD"/>
    <w:rsid w:val="3C11404D"/>
    <w:rsid w:val="3CEC75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BD0AE6F"/>
  <w15:docId w15:val="{173F8AE2-E9B5-4AAC-8891-686C12F2F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page number"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
    <w:pPr>
      <w:jc w:val="left"/>
    </w:pPr>
  </w:style>
  <w:style w:type="paragraph" w:styleId="a4">
    <w:name w:val="Balloon Text"/>
    <w:basedOn w:val="a"/>
    <w:semiHidden/>
    <w:qFormat/>
    <w:rPr>
      <w:sz w:val="18"/>
      <w:szCs w:val="18"/>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annotation subject"/>
    <w:basedOn w:val="a3"/>
    <w:next w:val="a3"/>
    <w:link w:val="a8"/>
    <w:rPr>
      <w:b/>
      <w:bCs/>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qFormat/>
    <w:rPr>
      <w:b/>
      <w:bCs/>
    </w:rPr>
  </w:style>
  <w:style w:type="character" w:styleId="ab">
    <w:name w:val="page number"/>
    <w:basedOn w:val="a0"/>
    <w:qFormat/>
  </w:style>
  <w:style w:type="character" w:styleId="ac">
    <w:name w:val="annotation reference"/>
    <w:rPr>
      <w:sz w:val="21"/>
      <w:szCs w:val="21"/>
    </w:rPr>
  </w:style>
  <w:style w:type="paragraph" w:customStyle="1" w:styleId="CharCharChar">
    <w:name w:val="Char Char Char"/>
    <w:basedOn w:val="a"/>
    <w:qFormat/>
  </w:style>
  <w:style w:type="paragraph" w:customStyle="1" w:styleId="CharCharCharCharCharCharCharCharChar1CharCharCharCharCharCharCharCharCharCharCharCharCharCharCharCharCharCharCharCharCharCharCharCharCharCharCharCharCharChar">
    <w:name w:val="Char Char Char Char Char Char Char Char Char1 Char Char Char Char Char Char Char Char Char Char Char Char Char Char Char Char Char Char Char Char Char Char Char Char Char Char Char Char Char Char"/>
    <w:basedOn w:val="a"/>
    <w:pPr>
      <w:widowControl/>
      <w:spacing w:after="160" w:line="240" w:lineRule="exact"/>
      <w:jc w:val="left"/>
    </w:pPr>
    <w:rPr>
      <w:rFonts w:ascii="Verdana" w:eastAsia="Times New Roman" w:hAnsi="Verdana"/>
      <w:kern w:val="0"/>
      <w:sz w:val="20"/>
      <w:szCs w:val="20"/>
      <w:lang w:eastAsia="en-US"/>
    </w:rPr>
  </w:style>
  <w:style w:type="paragraph" w:styleId="ad">
    <w:name w:val="List Paragraph"/>
    <w:basedOn w:val="a"/>
    <w:uiPriority w:val="34"/>
    <w:qFormat/>
    <w:pPr>
      <w:ind w:firstLineChars="200" w:firstLine="420"/>
    </w:pPr>
  </w:style>
  <w:style w:type="character" w:customStyle="1" w:styleId="1">
    <w:name w:val="批注文字 字符1"/>
    <w:link w:val="a3"/>
    <w:qFormat/>
    <w:rPr>
      <w:kern w:val="2"/>
      <w:sz w:val="21"/>
      <w:szCs w:val="24"/>
    </w:rPr>
  </w:style>
  <w:style w:type="character" w:customStyle="1" w:styleId="a8">
    <w:name w:val="批注主题 字符"/>
    <w:link w:val="a7"/>
    <w:qFormat/>
    <w:rPr>
      <w:b/>
      <w:bCs/>
      <w:kern w:val="2"/>
      <w:sz w:val="21"/>
      <w:szCs w:val="24"/>
    </w:rPr>
  </w:style>
  <w:style w:type="paragraph" w:customStyle="1" w:styleId="ParaChar">
    <w:name w:val="默认段落字体 Para Char"/>
    <w:basedOn w:val="a"/>
    <w:qFormat/>
    <w:pPr>
      <w:tabs>
        <w:tab w:val="left" w:pos="360"/>
      </w:tabs>
      <w:spacing w:before="312" w:after="312" w:line="360" w:lineRule="auto"/>
    </w:pPr>
    <w:rPr>
      <w:szCs w:val="20"/>
    </w:rPr>
  </w:style>
  <w:style w:type="paragraph" w:customStyle="1" w:styleId="10">
    <w:name w:val="修订1"/>
    <w:hidden/>
    <w:uiPriority w:val="99"/>
    <w:semiHidden/>
    <w:qFormat/>
    <w:rPr>
      <w:kern w:val="2"/>
      <w:sz w:val="21"/>
      <w:szCs w:val="24"/>
    </w:rPr>
  </w:style>
  <w:style w:type="character" w:customStyle="1" w:styleId="ae">
    <w:name w:val="批注文字 字符"/>
    <w:qFormat/>
    <w:rPr>
      <w:kern w:val="2"/>
      <w:sz w:val="21"/>
      <w:szCs w:val="24"/>
    </w:rPr>
  </w:style>
  <w:style w:type="paragraph" w:styleId="af">
    <w:name w:val="Revision"/>
    <w:hidden/>
    <w:uiPriority w:val="99"/>
    <w:unhideWhenUsed/>
    <w:rsid w:val="003B0D7D"/>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BADE00-8BCD-4A5A-864A-1D39A98FE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1234</Words>
  <Characters>7034</Characters>
  <Application>Microsoft Office Word</Application>
  <DocSecurity>0</DocSecurity>
  <Lines>58</Lines>
  <Paragraphs>16</Paragraphs>
  <ScaleCrop>false</ScaleCrop>
  <Company>Microsoft</Company>
  <LinksUpToDate>false</LinksUpToDate>
  <CharactersWithSpaces>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询证函</dc:title>
  <dc:creator>Llinks</dc:creator>
  <cp:lastModifiedBy>罗依灵</cp:lastModifiedBy>
  <cp:revision>11</cp:revision>
  <dcterms:created xsi:type="dcterms:W3CDTF">2025-09-18T08:46:00Z</dcterms:created>
  <dcterms:modified xsi:type="dcterms:W3CDTF">2026-02-04T05:23:00Z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2052-11.8.2.12195</vt:lpwstr>
  </property>
  <property fmtid="{D5CDD505-2E9C-101B-9397-08002B2CF9AE}" pid="3" name="ICV">
    <vt:lpwstr>90AB6CD2C9B0409581AD6A45CCB9E2C7</vt:lpwstr>
  </property>
</Properties>
</file>