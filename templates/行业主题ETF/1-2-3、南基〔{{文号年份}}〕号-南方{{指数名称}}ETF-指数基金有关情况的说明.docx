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8011EBD" w14:textId="77777777" w:rsidR="0064493B" w:rsidRPr="005D7BA0" w:rsidRDefault="0064493B" w:rsidP="0064493B">
      <w:pPr>
        <w:pStyle w:val="a8"/>
        <w:spacing w:line="560" w:lineRule="exact"/>
        <w:jc w:val="center"/>
        <w:rPr>
          <w:rFonts w:ascii="仿宋_GB2312" w:eastAsia="仿宋_GB2312" w:hAnsi="仿宋"/>
          <w:b/>
          <w:bCs/>
          <w:color w:val="000000"/>
        </w:rPr>
      </w:pPr>
    </w:p>
    <w:p w14:paraId="5E0523CE" w14:textId="77777777" w:rsidR="0064493B" w:rsidRPr="005D7BA0" w:rsidRDefault="0064493B" w:rsidP="0064493B">
      <w:pPr>
        <w:pStyle w:val="a8"/>
        <w:spacing w:line="560" w:lineRule="exact"/>
        <w:jc w:val="center"/>
        <w:rPr>
          <w:rFonts w:ascii="仿宋_GB2312" w:eastAsia="仿宋_GB2312" w:hAnsi="仿宋"/>
          <w:b/>
          <w:bCs/>
          <w:color w:val="000000"/>
        </w:rPr>
      </w:pPr>
    </w:p>
    <w:p w14:paraId="063B8C74" w14:textId="77777777" w:rsidR="0064493B" w:rsidRPr="005D7BA0" w:rsidRDefault="0064493B" w:rsidP="0064493B">
      <w:pPr>
        <w:pStyle w:val="a8"/>
        <w:spacing w:line="560" w:lineRule="exact"/>
        <w:jc w:val="center"/>
        <w:rPr>
          <w:rFonts w:ascii="仿宋_GB2312" w:eastAsia="仿宋_GB2312" w:hAnsi="仿宋"/>
          <w:b/>
          <w:bCs/>
          <w:color w:val="000000"/>
        </w:rPr>
      </w:pPr>
    </w:p>
    <w:p w14:paraId="3587DFDC" w14:textId="77777777" w:rsidR="0064493B" w:rsidRPr="005D7BA0" w:rsidRDefault="0064493B" w:rsidP="0064493B">
      <w:pPr>
        <w:pStyle w:val="a8"/>
        <w:spacing w:line="560" w:lineRule="exact"/>
        <w:jc w:val="center"/>
        <w:rPr>
          <w:rFonts w:ascii="仿宋_GB2312" w:eastAsia="仿宋_GB2312" w:hAnsi="仿宋"/>
          <w:b/>
          <w:bCs/>
          <w:color w:val="000000"/>
        </w:rPr>
      </w:pPr>
    </w:p>
    <w:p w14:paraId="38A3CAB9" w14:textId="77777777" w:rsidR="0064493B" w:rsidRPr="005D7BA0" w:rsidRDefault="0064493B" w:rsidP="0064493B">
      <w:pPr>
        <w:pStyle w:val="a8"/>
        <w:spacing w:line="560" w:lineRule="exact"/>
        <w:jc w:val="center"/>
        <w:rPr>
          <w:rFonts w:ascii="仿宋_GB2312" w:eastAsia="仿宋_GB2312" w:hAnsi="仿宋"/>
          <w:b/>
          <w:bCs/>
          <w:color w:val="000000"/>
        </w:rPr>
      </w:pPr>
    </w:p>
    <w:p w14:paraId="7EA4DFD6" w14:textId="2910EBB8" w:rsidR="0064493B" w:rsidRPr="005D7BA0" w:rsidRDefault="00596340" w:rsidP="0064493B">
      <w:pPr>
        <w:pStyle w:val="a8"/>
        <w:spacing w:line="560" w:lineRule="exact"/>
        <w:jc w:val="center"/>
        <w:rPr>
          <w:rFonts w:ascii="仿宋_GB2312" w:eastAsia="仿宋_GB2312" w:hAnsi="仿宋"/>
          <w:color w:val="000000"/>
          <w:sz w:val="28"/>
          <w:szCs w:val="28"/>
        </w:rPr>
      </w:pPr>
      <w:r>
        <w:rPr>
          <w:rFonts w:ascii="仿宋_GB2312" w:eastAsia="仿宋_GB2312" w:hAnsi="仿宋" w:hint="eastAsia"/>
          <w:color w:val="000000"/>
          <w:sz w:val="28"/>
          <w:szCs w:val="28"/>
        </w:rPr>
        <w:t>南基〔</w:t>
      </w:r>
      <w:del w:id="0" w:author="罗依灵" w:date="2026-02-03T14:39:00Z">
        <w:r w:rsidDel="00431789">
          <w:rPr>
            <w:rFonts w:ascii="仿宋_GB2312" w:eastAsia="仿宋_GB2312" w:hAnsi="仿宋" w:hint="eastAsia"/>
            <w:color w:val="000000"/>
            <w:sz w:val="28"/>
            <w:szCs w:val="28"/>
          </w:rPr>
          <w:delText>2026</w:delText>
        </w:r>
      </w:del>
      <w:ins w:id="1" w:author="罗依灵" w:date="2026-02-03T14:39:00Z">
        <w:r w:rsidR="00431789">
          <w:rPr>
            <w:rFonts w:ascii="仿宋_GB2312" w:eastAsia="仿宋_GB2312" w:hAnsi="仿宋" w:hint="eastAsia"/>
            <w:color w:val="000000"/>
            <w:sz w:val="28"/>
            <w:szCs w:val="28"/>
          </w:rPr>
          <w:t>{{文号年份}}</w:t>
        </w:r>
      </w:ins>
      <w:r>
        <w:rPr>
          <w:rFonts w:ascii="仿宋_GB2312" w:eastAsia="仿宋_GB2312" w:hAnsi="仿宋" w:hint="eastAsia"/>
          <w:color w:val="000000"/>
          <w:sz w:val="28"/>
          <w:szCs w:val="28"/>
        </w:rPr>
        <w:t>〕号</w:t>
      </w:r>
    </w:p>
    <w:p w14:paraId="162C23A2" w14:textId="77777777" w:rsidR="0064493B" w:rsidRPr="005D7BA0" w:rsidRDefault="0064493B" w:rsidP="0064493B">
      <w:pPr>
        <w:pStyle w:val="a8"/>
        <w:spacing w:line="560" w:lineRule="exact"/>
        <w:jc w:val="center"/>
        <w:rPr>
          <w:rFonts w:ascii="仿宋_GB2312" w:eastAsia="仿宋_GB2312" w:hAnsi="仿宋"/>
          <w:b/>
          <w:bCs/>
          <w:color w:val="000000"/>
        </w:rPr>
      </w:pPr>
    </w:p>
    <w:p w14:paraId="365FC050" w14:textId="146A679C" w:rsidR="0064493B" w:rsidRPr="008319D0" w:rsidRDefault="00440810" w:rsidP="008319D0">
      <w:pPr>
        <w:widowControl w:val="0"/>
        <w:adjustRightInd w:val="0"/>
        <w:snapToGrid w:val="0"/>
        <w:spacing w:line="360" w:lineRule="auto"/>
        <w:jc w:val="center"/>
        <w:rPr>
          <w:rFonts w:asciiTheme="minorEastAsia" w:eastAsiaTheme="minorEastAsia" w:hAnsiTheme="minorEastAsia" w:cstheme="minorBidi"/>
          <w:b/>
          <w:bCs/>
          <w:color w:val="000000"/>
          <w:kern w:val="2"/>
          <w:sz w:val="36"/>
          <w:szCs w:val="36"/>
        </w:rPr>
      </w:pPr>
      <w:r>
        <w:rPr>
          <w:rFonts w:asciiTheme="minorEastAsia" w:eastAsiaTheme="minorEastAsia" w:hAnsiTheme="minorEastAsia" w:cstheme="minorBidi" w:hint="eastAsia"/>
          <w:b/>
          <w:bCs/>
          <w:color w:val="000000"/>
          <w:kern w:val="2"/>
          <w:sz w:val="36"/>
          <w:szCs w:val="36"/>
        </w:rPr>
        <w:t>南方</w:t>
      </w:r>
      <w:del w:id="2" w:author="罗依灵" w:date="2026-02-03T14:39:00Z">
        <w:r w:rsidR="006F741A" w:rsidDel="00431789">
          <w:rPr>
            <w:rFonts w:asciiTheme="minorEastAsia" w:eastAsiaTheme="minorEastAsia" w:hAnsiTheme="minorEastAsia" w:cstheme="minorBidi" w:hint="eastAsia"/>
            <w:b/>
            <w:bCs/>
            <w:color w:val="000000"/>
            <w:kern w:val="2"/>
            <w:sz w:val="36"/>
            <w:szCs w:val="36"/>
          </w:rPr>
          <w:delText>恒生A股电网设备</w:delText>
        </w:r>
      </w:del>
      <w:ins w:id="3" w:author="罗依灵" w:date="2026-02-03T14:39:00Z">
        <w:r w:rsidR="00431789">
          <w:rPr>
            <w:rFonts w:asciiTheme="minorEastAsia" w:eastAsiaTheme="minorEastAsia" w:hAnsiTheme="minorEastAsia" w:cstheme="minorBidi" w:hint="eastAsia"/>
            <w:b/>
            <w:bCs/>
            <w:color w:val="000000"/>
            <w:kern w:val="2"/>
            <w:sz w:val="36"/>
            <w:szCs w:val="36"/>
          </w:rPr>
          <w:t>{{指数名称}}</w:t>
        </w:r>
      </w:ins>
      <w:r>
        <w:rPr>
          <w:rFonts w:asciiTheme="minorEastAsia" w:eastAsiaTheme="minorEastAsia" w:hAnsiTheme="minorEastAsia" w:cstheme="minorBidi" w:hint="eastAsia"/>
          <w:b/>
          <w:bCs/>
          <w:color w:val="000000"/>
          <w:kern w:val="2"/>
          <w:sz w:val="36"/>
          <w:szCs w:val="36"/>
        </w:rPr>
        <w:t>交易型开放式指数证券投资基金指数基金有关情况的说明</w:t>
      </w:r>
    </w:p>
    <w:p w14:paraId="12619B53" w14:textId="77777777" w:rsidR="0064493B" w:rsidRPr="00FC45D6" w:rsidRDefault="0064493B" w:rsidP="0064493B">
      <w:pPr>
        <w:spacing w:line="560" w:lineRule="exact"/>
        <w:jc w:val="center"/>
        <w:rPr>
          <w:rFonts w:ascii="仿宋_GB2312" w:eastAsia="仿宋_GB2312" w:hAnsi="仿宋"/>
          <w:b/>
          <w:bCs/>
          <w:sz w:val="44"/>
        </w:rPr>
      </w:pPr>
    </w:p>
    <w:p w14:paraId="459085F6" w14:textId="77777777" w:rsidR="001B0D6D" w:rsidRPr="001A4F59" w:rsidRDefault="00123748" w:rsidP="001B0D6D">
      <w:pPr>
        <w:spacing w:line="560" w:lineRule="exact"/>
        <w:rPr>
          <w:rFonts w:ascii="仿宋_GB2312" w:eastAsia="仿宋_GB2312" w:hAnsi="仿宋"/>
          <w:sz w:val="28"/>
        </w:rPr>
      </w:pPr>
      <w:r w:rsidRPr="00123748">
        <w:rPr>
          <w:rFonts w:ascii="仿宋_GB2312" w:eastAsia="仿宋_GB2312" w:hAnsi="仿宋" w:hint="eastAsia"/>
          <w:sz w:val="28"/>
        </w:rPr>
        <w:t>中国证券监督管理委员会：</w:t>
      </w:r>
    </w:p>
    <w:p w14:paraId="546FFACB" w14:textId="5115970D" w:rsidR="009F3C6F" w:rsidRPr="005D7BA0" w:rsidRDefault="00123748" w:rsidP="001B0D6D">
      <w:pPr>
        <w:spacing w:line="560" w:lineRule="exact"/>
        <w:ind w:firstLineChars="200" w:firstLine="560"/>
        <w:rPr>
          <w:rFonts w:ascii="仿宋_GB2312" w:eastAsia="仿宋_GB2312" w:hAnsi="仿宋" w:cs="Times New Roman"/>
          <w:sz w:val="28"/>
        </w:rPr>
      </w:pPr>
      <w:r>
        <w:rPr>
          <w:rFonts w:ascii="仿宋_GB2312" w:eastAsia="仿宋_GB2312" w:hAnsi="仿宋" w:cs="Times New Roman" w:hint="eastAsia"/>
          <w:sz w:val="28"/>
        </w:rPr>
        <w:t>南方基金管理股份有限公司（简称“本公司”）拟向贵会申请募集南方</w:t>
      </w:r>
      <w:del w:id="4" w:author="罗依灵" w:date="2026-02-03T14:39:00Z">
        <w:r w:rsidR="006F741A" w:rsidDel="00431789">
          <w:rPr>
            <w:rFonts w:ascii="仿宋_GB2312" w:eastAsia="仿宋_GB2312" w:hAnsi="仿宋" w:cs="Times New Roman" w:hint="eastAsia"/>
            <w:sz w:val="28"/>
          </w:rPr>
          <w:delText>恒生A股电网设备</w:delText>
        </w:r>
      </w:del>
      <w:ins w:id="5" w:author="罗依灵" w:date="2026-02-03T14:39:00Z">
        <w:r w:rsidR="00431789">
          <w:rPr>
            <w:rFonts w:ascii="仿宋_GB2312" w:eastAsia="仿宋_GB2312" w:hAnsi="仿宋" w:cs="Times New Roman" w:hint="eastAsia"/>
            <w:sz w:val="28"/>
          </w:rPr>
          <w:t>{{指数名称}}</w:t>
        </w:r>
      </w:ins>
      <w:r>
        <w:rPr>
          <w:rFonts w:ascii="仿宋_GB2312" w:eastAsia="仿宋_GB2312" w:hAnsi="仿宋" w:cs="Times New Roman" w:hint="eastAsia"/>
          <w:sz w:val="28"/>
        </w:rPr>
        <w:t>交易型开放式指数证券投资基金（以下简称“本基金”）。现就本基金有关问题</w:t>
      </w:r>
      <w:proofErr w:type="gramStart"/>
      <w:r>
        <w:rPr>
          <w:rFonts w:ascii="仿宋_GB2312" w:eastAsia="仿宋_GB2312" w:hAnsi="仿宋" w:cs="Times New Roman" w:hint="eastAsia"/>
          <w:sz w:val="28"/>
        </w:rPr>
        <w:t>作出</w:t>
      </w:r>
      <w:proofErr w:type="gramEnd"/>
      <w:r>
        <w:rPr>
          <w:rFonts w:ascii="仿宋_GB2312" w:eastAsia="仿宋_GB2312" w:hAnsi="仿宋" w:cs="Times New Roman" w:hint="eastAsia"/>
          <w:sz w:val="28"/>
        </w:rPr>
        <w:t>如下说明。</w:t>
      </w:r>
    </w:p>
    <w:p w14:paraId="66F52213" w14:textId="77777777" w:rsidR="001B0D6D" w:rsidRPr="00B8603A" w:rsidRDefault="0096005E" w:rsidP="00B8603A">
      <w:pPr>
        <w:pStyle w:val="a7"/>
        <w:widowControl w:val="0"/>
        <w:numPr>
          <w:ilvl w:val="0"/>
          <w:numId w:val="6"/>
        </w:numPr>
        <w:spacing w:beforeLines="50" w:before="156" w:line="560" w:lineRule="exact"/>
        <w:ind w:left="0" w:firstLine="562"/>
        <w:jc w:val="both"/>
        <w:outlineLvl w:val="0"/>
        <w:rPr>
          <w:rFonts w:ascii="仿宋_GB2312" w:eastAsia="仿宋_GB2312" w:hAnsi="仿宋" w:cs="Times New Roman"/>
          <w:b/>
          <w:kern w:val="2"/>
          <w:sz w:val="28"/>
          <w:szCs w:val="28"/>
        </w:rPr>
      </w:pPr>
      <w:commentRangeStart w:id="6"/>
      <w:r w:rsidRPr="00B8603A">
        <w:rPr>
          <w:rFonts w:ascii="仿宋_GB2312" w:eastAsia="仿宋_GB2312" w:hAnsi="仿宋" w:cs="Times New Roman" w:hint="eastAsia"/>
          <w:b/>
          <w:kern w:val="2"/>
          <w:sz w:val="28"/>
          <w:szCs w:val="28"/>
        </w:rPr>
        <w:t>标的指数相关说明，包括指数名称、发布日期、成份股数量、指数自由流通市值（亿元）、公</w:t>
      </w:r>
      <w:proofErr w:type="gramStart"/>
      <w:r w:rsidRPr="00B8603A">
        <w:rPr>
          <w:rFonts w:ascii="仿宋_GB2312" w:eastAsia="仿宋_GB2312" w:hAnsi="仿宋" w:cs="Times New Roman" w:hint="eastAsia"/>
          <w:b/>
          <w:kern w:val="2"/>
          <w:sz w:val="28"/>
          <w:szCs w:val="28"/>
        </w:rPr>
        <w:t>募基金</w:t>
      </w:r>
      <w:proofErr w:type="gramEnd"/>
      <w:r w:rsidRPr="00B8603A">
        <w:rPr>
          <w:rFonts w:ascii="仿宋_GB2312" w:eastAsia="仿宋_GB2312" w:hAnsi="仿宋" w:cs="Times New Roman" w:hint="eastAsia"/>
          <w:b/>
          <w:kern w:val="2"/>
          <w:sz w:val="28"/>
          <w:szCs w:val="28"/>
        </w:rPr>
        <w:t>持仓集中度（指数平均集中度及占比最高个股，其中若有超过50%的需逐一列出）。</w:t>
      </w:r>
      <w:commentRangeEnd w:id="6"/>
      <w:r w:rsidR="006F741A">
        <w:rPr>
          <w:rStyle w:val="ac"/>
          <w:rFonts w:ascii="Times New Roman" w:hAnsi="Times New Roman" w:cs="Times New Roman"/>
        </w:rPr>
        <w:commentReference w:id="6"/>
      </w:r>
    </w:p>
    <w:p w14:paraId="6529150E" w14:textId="76211990" w:rsidR="00F7771B" w:rsidRDefault="001464CF" w:rsidP="001621E4">
      <w:pPr>
        <w:spacing w:line="550" w:lineRule="exact"/>
        <w:ind w:firstLineChars="200" w:firstLine="560"/>
        <w:rPr>
          <w:rFonts w:ascii="仿宋_GB2312" w:eastAsia="仿宋_GB2312" w:hAnsi="仿宋" w:cs="Times New Roman"/>
          <w:sz w:val="28"/>
        </w:rPr>
      </w:pPr>
      <w:r>
        <w:rPr>
          <w:rFonts w:ascii="仿宋_GB2312" w:eastAsia="仿宋_GB2312" w:hAnsi="仿宋" w:cs="Times New Roman" w:hint="eastAsia"/>
          <w:sz w:val="28"/>
        </w:rPr>
        <w:t>本基金标的指数为</w:t>
      </w:r>
      <w:del w:id="7" w:author="罗依灵" w:date="2026-02-03T14:39:00Z">
        <w:r w:rsidDel="00431789">
          <w:rPr>
            <w:rFonts w:ascii="仿宋_GB2312" w:eastAsia="仿宋_GB2312" w:hAnsi="仿宋" w:cs="Times New Roman" w:hint="eastAsia"/>
            <w:sz w:val="28"/>
          </w:rPr>
          <w:delText>恒生A股电网设备</w:delText>
        </w:r>
      </w:del>
      <w:ins w:id="8" w:author="罗依灵" w:date="2026-02-03T14:39:00Z">
        <w:r w:rsidR="00431789">
          <w:rPr>
            <w:rFonts w:ascii="仿宋_GB2312" w:eastAsia="仿宋_GB2312" w:hAnsi="仿宋" w:cs="Times New Roman" w:hint="eastAsia"/>
            <w:sz w:val="28"/>
          </w:rPr>
          <w:t>{{指数名称}}</w:t>
        </w:r>
      </w:ins>
      <w:r>
        <w:rPr>
          <w:rFonts w:ascii="仿宋_GB2312" w:eastAsia="仿宋_GB2312" w:hAnsi="仿宋" w:cs="Times New Roman" w:hint="eastAsia"/>
          <w:sz w:val="28"/>
        </w:rPr>
        <w:t>指数，</w:t>
      </w:r>
      <w:r w:rsidR="006F741A" w:rsidRPr="006F741A">
        <w:rPr>
          <w:rFonts w:ascii="仿宋_GB2312" w:eastAsia="仿宋_GB2312" w:hAnsi="仿宋" w:cs="Times New Roman" w:hint="eastAsia"/>
          <w:sz w:val="28"/>
        </w:rPr>
        <w:t>该指数</w:t>
      </w:r>
      <w:del w:id="9" w:author="罗依灵" w:date="2026-02-03T14:40:00Z">
        <w:r w:rsidR="006F741A" w:rsidRPr="006F741A" w:rsidDel="00431789">
          <w:rPr>
            <w:rFonts w:ascii="仿宋_GB2312" w:eastAsia="仿宋_GB2312" w:hAnsi="仿宋" w:cs="Times New Roman" w:hint="eastAsia"/>
            <w:sz w:val="28"/>
          </w:rPr>
          <w:delText>反映与特高压及电网设备相关的内地上市公司之表现</w:delText>
        </w:r>
      </w:del>
      <w:ins w:id="10" w:author="罗依灵" w:date="2026-02-03T14:40:00Z">
        <w:r w:rsidR="00431789">
          <w:rPr>
            <w:rFonts w:ascii="仿宋_GB2312" w:eastAsia="仿宋_GB2312" w:hAnsi="仿宋" w:cs="Times New Roman" w:hint="eastAsia"/>
            <w:sz w:val="28"/>
          </w:rPr>
          <w:t>{{指数简介}}</w:t>
        </w:r>
      </w:ins>
      <w:r w:rsidR="006F741A" w:rsidRPr="006F741A">
        <w:rPr>
          <w:rFonts w:ascii="仿宋_GB2312" w:eastAsia="仿宋_GB2312" w:hAnsi="仿宋" w:cs="Times New Roman" w:hint="eastAsia"/>
          <w:sz w:val="28"/>
        </w:rPr>
        <w:t>。</w:t>
      </w:r>
      <w:r>
        <w:rPr>
          <w:rFonts w:ascii="仿宋_GB2312" w:eastAsia="仿宋_GB2312" w:hAnsi="仿宋" w:cs="Times New Roman" w:hint="eastAsia"/>
          <w:sz w:val="28"/>
        </w:rPr>
        <w:t>该指数发布日期为</w:t>
      </w:r>
      <w:del w:id="11" w:author="罗依灵" w:date="2026-02-03T14:40:00Z">
        <w:r w:rsidDel="00431789">
          <w:rPr>
            <w:rFonts w:ascii="仿宋_GB2312" w:eastAsia="仿宋_GB2312" w:hAnsi="仿宋" w:cs="Times New Roman" w:hint="eastAsia"/>
            <w:sz w:val="28"/>
          </w:rPr>
          <w:delText>2022年</w:delText>
        </w:r>
        <w:r w:rsidR="006F741A" w:rsidDel="00431789">
          <w:rPr>
            <w:rFonts w:ascii="仿宋_GB2312" w:eastAsia="仿宋_GB2312" w:hAnsi="仿宋" w:cs="Times New Roman" w:hint="eastAsia"/>
            <w:sz w:val="28"/>
          </w:rPr>
          <w:delText>2</w:delText>
        </w:r>
        <w:r w:rsidDel="00431789">
          <w:rPr>
            <w:rFonts w:ascii="仿宋_GB2312" w:eastAsia="仿宋_GB2312" w:hAnsi="仿宋" w:cs="Times New Roman" w:hint="eastAsia"/>
            <w:sz w:val="28"/>
          </w:rPr>
          <w:delText>月</w:delText>
        </w:r>
        <w:r w:rsidR="006F741A" w:rsidDel="00431789">
          <w:rPr>
            <w:rFonts w:ascii="仿宋_GB2312" w:eastAsia="仿宋_GB2312" w:hAnsi="仿宋" w:cs="Times New Roman" w:hint="eastAsia"/>
            <w:sz w:val="28"/>
          </w:rPr>
          <w:delText>28</w:delText>
        </w:r>
        <w:r w:rsidDel="00431789">
          <w:rPr>
            <w:rFonts w:ascii="仿宋_GB2312" w:eastAsia="仿宋_GB2312" w:hAnsi="仿宋" w:cs="Times New Roman" w:hint="eastAsia"/>
            <w:sz w:val="28"/>
          </w:rPr>
          <w:delText>日</w:delText>
        </w:r>
      </w:del>
      <w:ins w:id="12" w:author="罗依灵" w:date="2026-02-03T14:40:00Z">
        <w:r w:rsidR="00431789">
          <w:rPr>
            <w:rFonts w:ascii="仿宋_GB2312" w:eastAsia="仿宋_GB2312" w:hAnsi="仿宋" w:cs="Times New Roman" w:hint="eastAsia"/>
            <w:sz w:val="28"/>
          </w:rPr>
          <w:t>{{指数发布日期}}</w:t>
        </w:r>
      </w:ins>
      <w:r>
        <w:rPr>
          <w:rFonts w:ascii="仿宋_GB2312" w:eastAsia="仿宋_GB2312" w:hAnsi="仿宋" w:cs="Times New Roman" w:hint="eastAsia"/>
          <w:sz w:val="28"/>
        </w:rPr>
        <w:t>。截止</w:t>
      </w:r>
      <w:del w:id="13" w:author="罗依灵" w:date="2026-02-03T14:40:00Z">
        <w:r w:rsidR="001503AD" w:rsidRPr="001503AD" w:rsidDel="00431789">
          <w:rPr>
            <w:rFonts w:ascii="仿宋_GB2312" w:eastAsia="仿宋_GB2312" w:hAnsi="仿宋" w:cs="Times New Roman" w:hint="eastAsia"/>
            <w:sz w:val="28"/>
          </w:rPr>
          <w:delText>2025年12月31日</w:delText>
        </w:r>
      </w:del>
      <w:ins w:id="14" w:author="罗依灵" w:date="2026-02-03T14:40:00Z">
        <w:r w:rsidR="00431789">
          <w:rPr>
            <w:rFonts w:ascii="仿宋_GB2312" w:eastAsia="仿宋_GB2312" w:hAnsi="仿宋" w:cs="Times New Roman" w:hint="eastAsia"/>
            <w:sz w:val="28"/>
          </w:rPr>
          <w:t>{{数据截止日期}}</w:t>
        </w:r>
      </w:ins>
      <w:r>
        <w:rPr>
          <w:rFonts w:ascii="仿宋_GB2312" w:eastAsia="仿宋_GB2312" w:hAnsi="仿宋" w:cs="Times New Roman" w:hint="eastAsia"/>
          <w:sz w:val="28"/>
        </w:rPr>
        <w:t>，该指数成份股数量共</w:t>
      </w:r>
      <w:del w:id="15" w:author="罗依灵" w:date="2026-02-03T14:40:00Z">
        <w:r w:rsidR="006F741A" w:rsidDel="00431789">
          <w:rPr>
            <w:rFonts w:ascii="仿宋_GB2312" w:eastAsia="仿宋_GB2312" w:hAnsi="仿宋" w:cs="Times New Roman" w:hint="eastAsia"/>
            <w:sz w:val="28"/>
          </w:rPr>
          <w:delText>50</w:delText>
        </w:r>
      </w:del>
      <w:ins w:id="16" w:author="罗依灵" w:date="2026-02-03T14:40:00Z">
        <w:r w:rsidR="00431789">
          <w:rPr>
            <w:rFonts w:ascii="仿宋_GB2312" w:eastAsia="仿宋_GB2312" w:hAnsi="仿宋" w:cs="Times New Roman" w:hint="eastAsia"/>
            <w:sz w:val="28"/>
          </w:rPr>
          <w:t>{{成分股数量}}</w:t>
        </w:r>
      </w:ins>
      <w:r>
        <w:rPr>
          <w:rFonts w:ascii="仿宋_GB2312" w:eastAsia="仿宋_GB2312" w:hAnsi="仿宋" w:cs="Times New Roman" w:hint="eastAsia"/>
          <w:sz w:val="28"/>
        </w:rPr>
        <w:t>只，自由流通市值合计8,313亿元。根据全市场公</w:t>
      </w:r>
      <w:proofErr w:type="gramStart"/>
      <w:r>
        <w:rPr>
          <w:rFonts w:ascii="仿宋_GB2312" w:eastAsia="仿宋_GB2312" w:hAnsi="仿宋" w:cs="Times New Roman" w:hint="eastAsia"/>
          <w:sz w:val="28"/>
        </w:rPr>
        <w:t>募基金</w:t>
      </w:r>
      <w:proofErr w:type="gramEnd"/>
      <w:r>
        <w:rPr>
          <w:rFonts w:ascii="仿宋_GB2312" w:eastAsia="仿宋_GB2312" w:hAnsi="仿宋" w:cs="Times New Roman" w:hint="eastAsia"/>
          <w:sz w:val="28"/>
        </w:rPr>
        <w:t>2026年半年度报告，经测算，公</w:t>
      </w:r>
      <w:proofErr w:type="gramStart"/>
      <w:r>
        <w:rPr>
          <w:rFonts w:ascii="仿宋_GB2312" w:eastAsia="仿宋_GB2312" w:hAnsi="仿宋" w:cs="Times New Roman" w:hint="eastAsia"/>
          <w:sz w:val="28"/>
        </w:rPr>
        <w:t>募基金</w:t>
      </w:r>
      <w:proofErr w:type="gramEnd"/>
      <w:r>
        <w:rPr>
          <w:rFonts w:ascii="仿宋_GB2312" w:eastAsia="仿宋_GB2312" w:hAnsi="仿宋" w:cs="Times New Roman" w:hint="eastAsia"/>
          <w:sz w:val="28"/>
        </w:rPr>
        <w:t>持仓占标的指数成份股</w:t>
      </w:r>
      <w:proofErr w:type="gramStart"/>
      <w:r>
        <w:rPr>
          <w:rFonts w:ascii="仿宋_GB2312" w:eastAsia="仿宋_GB2312" w:hAnsi="仿宋" w:cs="Times New Roman" w:hint="eastAsia"/>
          <w:sz w:val="28"/>
        </w:rPr>
        <w:t>总自由</w:t>
      </w:r>
      <w:proofErr w:type="gramEnd"/>
      <w:r>
        <w:rPr>
          <w:rFonts w:ascii="仿宋_GB2312" w:eastAsia="仿宋_GB2312" w:hAnsi="仿宋" w:cs="Times New Roman" w:hint="eastAsia"/>
          <w:sz w:val="28"/>
        </w:rPr>
        <w:t>流通市值的比例为12.10%。</w:t>
      </w:r>
      <w:del w:id="17" w:author="罗依灵" w:date="2026-02-03T14:39:00Z">
        <w:r w:rsidDel="00431789">
          <w:rPr>
            <w:rFonts w:ascii="仿宋_GB2312" w:eastAsia="仿宋_GB2312" w:hAnsi="仿宋" w:cs="Times New Roman" w:hint="eastAsia"/>
            <w:sz w:val="28"/>
          </w:rPr>
          <w:delText>恒生A股电网设备</w:delText>
        </w:r>
      </w:del>
      <w:ins w:id="18" w:author="罗依灵" w:date="2026-02-03T14:39:00Z">
        <w:r w:rsidR="00431789">
          <w:rPr>
            <w:rFonts w:ascii="仿宋_GB2312" w:eastAsia="仿宋_GB2312" w:hAnsi="仿宋" w:cs="Times New Roman" w:hint="eastAsia"/>
            <w:sz w:val="28"/>
          </w:rPr>
          <w:t>{{指数名称}}</w:t>
        </w:r>
      </w:ins>
      <w:r>
        <w:rPr>
          <w:rFonts w:ascii="仿宋_GB2312" w:eastAsia="仿宋_GB2312" w:hAnsi="仿宋" w:cs="Times New Roman" w:hint="eastAsia"/>
          <w:sz w:val="28"/>
        </w:rPr>
        <w:t>指数成份股中，公</w:t>
      </w:r>
      <w:proofErr w:type="gramStart"/>
      <w:r>
        <w:rPr>
          <w:rFonts w:ascii="仿宋_GB2312" w:eastAsia="仿宋_GB2312" w:hAnsi="仿宋" w:cs="Times New Roman" w:hint="eastAsia"/>
          <w:sz w:val="28"/>
        </w:rPr>
        <w:t>募基金</w:t>
      </w:r>
      <w:proofErr w:type="gramEnd"/>
      <w:r>
        <w:rPr>
          <w:rFonts w:ascii="仿宋_GB2312" w:eastAsia="仿宋_GB2312" w:hAnsi="仿宋" w:cs="Times New Roman" w:hint="eastAsia"/>
          <w:sz w:val="28"/>
        </w:rPr>
        <w:t>持仓占成份</w:t>
      </w:r>
      <w:proofErr w:type="gramStart"/>
      <w:r>
        <w:rPr>
          <w:rFonts w:ascii="仿宋_GB2312" w:eastAsia="仿宋_GB2312" w:hAnsi="仿宋" w:cs="Times New Roman" w:hint="eastAsia"/>
          <w:sz w:val="28"/>
        </w:rPr>
        <w:t>股自由</w:t>
      </w:r>
      <w:proofErr w:type="gramEnd"/>
      <w:r>
        <w:rPr>
          <w:rFonts w:ascii="仿宋_GB2312" w:eastAsia="仿宋_GB2312" w:hAnsi="仿宋" w:cs="Times New Roman" w:hint="eastAsia"/>
          <w:sz w:val="28"/>
        </w:rPr>
        <w:t>流通市值的比例最</w:t>
      </w:r>
      <w:r>
        <w:rPr>
          <w:rFonts w:ascii="仿宋_GB2312" w:eastAsia="仿宋_GB2312" w:hAnsi="仿宋" w:cs="Times New Roman" w:hint="eastAsia"/>
          <w:sz w:val="28"/>
        </w:rPr>
        <w:lastRenderedPageBreak/>
        <w:t>高为31.97%（中熔电气），公</w:t>
      </w:r>
      <w:proofErr w:type="gramStart"/>
      <w:r>
        <w:rPr>
          <w:rFonts w:ascii="仿宋_GB2312" w:eastAsia="仿宋_GB2312" w:hAnsi="仿宋" w:cs="Times New Roman" w:hint="eastAsia"/>
          <w:sz w:val="28"/>
        </w:rPr>
        <w:t>募基金</w:t>
      </w:r>
      <w:proofErr w:type="gramEnd"/>
      <w:r>
        <w:rPr>
          <w:rFonts w:ascii="仿宋_GB2312" w:eastAsia="仿宋_GB2312" w:hAnsi="仿宋" w:cs="Times New Roman" w:hint="eastAsia"/>
          <w:sz w:val="28"/>
        </w:rPr>
        <w:t>持仓占成份</w:t>
      </w:r>
      <w:proofErr w:type="gramStart"/>
      <w:r>
        <w:rPr>
          <w:rFonts w:ascii="仿宋_GB2312" w:eastAsia="仿宋_GB2312" w:hAnsi="仿宋" w:cs="Times New Roman" w:hint="eastAsia"/>
          <w:sz w:val="28"/>
        </w:rPr>
        <w:t>股自由</w:t>
      </w:r>
      <w:proofErr w:type="gramEnd"/>
      <w:r>
        <w:rPr>
          <w:rFonts w:ascii="仿宋_GB2312" w:eastAsia="仿宋_GB2312" w:hAnsi="仿宋" w:cs="Times New Roman" w:hint="eastAsia"/>
          <w:sz w:val="28"/>
        </w:rPr>
        <w:t>流通市值的比例超过50%的成份股共0只。</w:t>
      </w:r>
    </w:p>
    <w:p w14:paraId="7419B856" w14:textId="77777777" w:rsidR="000C5747" w:rsidRPr="00FF2D03" w:rsidRDefault="000C5747" w:rsidP="001621E4">
      <w:pPr>
        <w:spacing w:line="550" w:lineRule="exact"/>
        <w:ind w:firstLineChars="200" w:firstLine="562"/>
        <w:rPr>
          <w:rFonts w:ascii="仿宋_GB2312" w:eastAsia="仿宋_GB2312" w:hAnsi="仿宋" w:cs="Times New Roman"/>
          <w:b/>
          <w:sz w:val="28"/>
        </w:rPr>
      </w:pPr>
      <w:r w:rsidRPr="00FF2D03">
        <w:rPr>
          <w:rFonts w:ascii="仿宋_GB2312" w:eastAsia="仿宋_GB2312" w:hAnsi="仿宋" w:cs="Times New Roman" w:hint="eastAsia"/>
          <w:b/>
          <w:sz w:val="28"/>
        </w:rPr>
        <w:t>测算数据口径说明：</w:t>
      </w:r>
    </w:p>
    <w:p w14:paraId="19C1BDEB" w14:textId="77777777" w:rsidR="00933BA9" w:rsidRPr="00933BA9" w:rsidRDefault="00933BA9" w:rsidP="00933BA9">
      <w:pPr>
        <w:spacing w:line="550" w:lineRule="exact"/>
        <w:ind w:firstLineChars="200" w:firstLine="560"/>
        <w:rPr>
          <w:rFonts w:ascii="仿宋_GB2312" w:eastAsia="仿宋_GB2312" w:hAnsi="仿宋" w:cs="Times New Roman"/>
          <w:sz w:val="28"/>
        </w:rPr>
      </w:pPr>
      <w:r w:rsidRPr="00933BA9">
        <w:rPr>
          <w:rFonts w:ascii="仿宋_GB2312" w:eastAsia="仿宋_GB2312" w:hAnsi="仿宋" w:cs="Times New Roman"/>
          <w:sz w:val="28"/>
        </w:rPr>
        <w:t>1、公募基金：所有境内发行的投资于A股市场的公募基金；</w:t>
      </w:r>
    </w:p>
    <w:p w14:paraId="389FB1D2" w14:textId="1F94EF0D" w:rsidR="00933BA9" w:rsidRPr="00933BA9" w:rsidRDefault="00933BA9" w:rsidP="00933BA9">
      <w:pPr>
        <w:spacing w:line="550" w:lineRule="exact"/>
        <w:ind w:firstLineChars="200" w:firstLine="560"/>
        <w:rPr>
          <w:rFonts w:ascii="仿宋_GB2312" w:eastAsia="仿宋_GB2312" w:hAnsi="仿宋" w:cs="Times New Roman"/>
          <w:sz w:val="28"/>
        </w:rPr>
      </w:pPr>
      <w:r>
        <w:rPr>
          <w:rFonts w:ascii="仿宋_GB2312" w:eastAsia="仿宋_GB2312" w:hAnsi="仿宋" w:cs="Times New Roman"/>
          <w:sz w:val="28"/>
        </w:rPr>
        <w:t>2、公</w:t>
      </w:r>
      <w:proofErr w:type="gramStart"/>
      <w:r>
        <w:rPr>
          <w:rFonts w:ascii="仿宋_GB2312" w:eastAsia="仿宋_GB2312" w:hAnsi="仿宋" w:cs="Times New Roman"/>
          <w:sz w:val="28"/>
        </w:rPr>
        <w:t>募基金</w:t>
      </w:r>
      <w:proofErr w:type="gramEnd"/>
      <w:r>
        <w:rPr>
          <w:rFonts w:ascii="仿宋_GB2312" w:eastAsia="仿宋_GB2312" w:hAnsi="仿宋" w:cs="Times New Roman"/>
          <w:sz w:val="28"/>
        </w:rPr>
        <w:t>持有股数：WIND数据库内202</w:t>
      </w:r>
      <w:r w:rsidR="00BC5016">
        <w:rPr>
          <w:rFonts w:ascii="仿宋_GB2312" w:eastAsia="仿宋_GB2312" w:hAnsi="仿宋" w:cs="Times New Roman"/>
          <w:sz w:val="28"/>
        </w:rPr>
        <w:t>5</w:t>
      </w:r>
      <w:r>
        <w:rPr>
          <w:rFonts w:ascii="仿宋_GB2312" w:eastAsia="仿宋_GB2312" w:hAnsi="仿宋" w:cs="Times New Roman"/>
          <w:sz w:val="28"/>
        </w:rPr>
        <w:t>年半年报持仓数据汇总；</w:t>
      </w:r>
    </w:p>
    <w:p w14:paraId="617589C6" w14:textId="77777777" w:rsidR="00933BA9" w:rsidRPr="00933BA9" w:rsidRDefault="00933BA9" w:rsidP="00933BA9">
      <w:pPr>
        <w:spacing w:line="550" w:lineRule="exact"/>
        <w:ind w:firstLineChars="200" w:firstLine="560"/>
        <w:rPr>
          <w:rFonts w:ascii="仿宋_GB2312" w:eastAsia="仿宋_GB2312" w:hAnsi="仿宋" w:cs="Times New Roman"/>
          <w:sz w:val="28"/>
        </w:rPr>
      </w:pPr>
      <w:r w:rsidRPr="00933BA9">
        <w:rPr>
          <w:rFonts w:ascii="仿宋_GB2312" w:eastAsia="仿宋_GB2312" w:hAnsi="仿宋" w:cs="Times New Roman"/>
          <w:sz w:val="28"/>
        </w:rPr>
        <w:t>3、指数成份股名单</w:t>
      </w:r>
      <w:proofErr w:type="gramStart"/>
      <w:r w:rsidRPr="00933BA9">
        <w:rPr>
          <w:rFonts w:ascii="仿宋_GB2312" w:eastAsia="仿宋_GB2312" w:hAnsi="仿宋" w:cs="Times New Roman"/>
          <w:sz w:val="28"/>
        </w:rPr>
        <w:t>取最新</w:t>
      </w:r>
      <w:proofErr w:type="gramEnd"/>
      <w:r w:rsidRPr="00933BA9">
        <w:rPr>
          <w:rFonts w:ascii="仿宋_GB2312" w:eastAsia="仿宋_GB2312" w:hAnsi="仿宋" w:cs="Times New Roman"/>
          <w:sz w:val="28"/>
        </w:rPr>
        <w:t>一期；</w:t>
      </w:r>
    </w:p>
    <w:p w14:paraId="75334B84" w14:textId="09F0B7D1" w:rsidR="00933BA9" w:rsidRPr="00933BA9" w:rsidRDefault="00933BA9" w:rsidP="004A2C43">
      <w:pPr>
        <w:spacing w:line="550" w:lineRule="exact"/>
        <w:ind w:firstLineChars="200" w:firstLine="560"/>
        <w:rPr>
          <w:rFonts w:ascii="仿宋_GB2312" w:eastAsia="仿宋_GB2312" w:hAnsi="仿宋" w:cs="Times New Roman"/>
          <w:sz w:val="28"/>
        </w:rPr>
      </w:pPr>
      <w:r>
        <w:rPr>
          <w:rFonts w:ascii="仿宋_GB2312" w:eastAsia="仿宋_GB2312" w:hAnsi="仿宋" w:cs="Times New Roman"/>
          <w:sz w:val="28"/>
        </w:rPr>
        <w:t>4、自由流通市值合计取</w:t>
      </w:r>
      <w:ins w:id="19" w:author="罗依灵" w:date="2026-02-03T14:41:00Z">
        <w:r w:rsidR="00431789" w:rsidRPr="00431789">
          <w:rPr>
            <w:rFonts w:ascii="仿宋_GB2312" w:eastAsia="仿宋_GB2312" w:hAnsi="仿宋" w:cs="Times New Roman"/>
            <w:sz w:val="28"/>
          </w:rPr>
          <w:t>{{数据截止日期}}</w:t>
        </w:r>
      </w:ins>
      <w:del w:id="20" w:author="罗依灵" w:date="2026-02-03T14:41:00Z">
        <w:r w:rsidDel="00431789">
          <w:rPr>
            <w:rFonts w:ascii="仿宋_GB2312" w:eastAsia="仿宋_GB2312" w:hAnsi="仿宋" w:cs="Times New Roman"/>
            <w:sz w:val="28"/>
          </w:rPr>
          <w:delText>2026年</w:delText>
        </w:r>
        <w:r w:rsidR="006F741A" w:rsidDel="00431789">
          <w:rPr>
            <w:rFonts w:ascii="仿宋_GB2312" w:eastAsia="仿宋_GB2312" w:hAnsi="仿宋" w:cs="Times New Roman" w:hint="eastAsia"/>
            <w:sz w:val="28"/>
          </w:rPr>
          <w:delText>X</w:delText>
        </w:r>
        <w:r w:rsidDel="00431789">
          <w:rPr>
            <w:rFonts w:ascii="仿宋_GB2312" w:eastAsia="仿宋_GB2312" w:hAnsi="仿宋" w:cs="Times New Roman"/>
            <w:sz w:val="28"/>
          </w:rPr>
          <w:delText>月</w:delText>
        </w:r>
        <w:r w:rsidR="006F741A" w:rsidDel="00431789">
          <w:rPr>
            <w:rFonts w:ascii="仿宋_GB2312" w:eastAsia="仿宋_GB2312" w:hAnsi="仿宋" w:cs="Times New Roman" w:hint="eastAsia"/>
            <w:sz w:val="28"/>
          </w:rPr>
          <w:delText>X</w:delText>
        </w:r>
        <w:r w:rsidDel="00431789">
          <w:rPr>
            <w:rFonts w:ascii="仿宋_GB2312" w:eastAsia="仿宋_GB2312" w:hAnsi="仿宋" w:cs="Times New Roman"/>
            <w:sz w:val="28"/>
          </w:rPr>
          <w:delText>日</w:delText>
        </w:r>
      </w:del>
      <w:r>
        <w:rPr>
          <w:rFonts w:ascii="仿宋_GB2312" w:eastAsia="仿宋_GB2312" w:hAnsi="仿宋" w:cs="Times New Roman"/>
          <w:sz w:val="28"/>
        </w:rPr>
        <w:t>，计算公</w:t>
      </w:r>
      <w:proofErr w:type="gramStart"/>
      <w:r>
        <w:rPr>
          <w:rFonts w:ascii="仿宋_GB2312" w:eastAsia="仿宋_GB2312" w:hAnsi="仿宋" w:cs="Times New Roman"/>
          <w:sz w:val="28"/>
        </w:rPr>
        <w:t>募基金</w:t>
      </w:r>
      <w:proofErr w:type="gramEnd"/>
      <w:r>
        <w:rPr>
          <w:rFonts w:ascii="仿宋_GB2312" w:eastAsia="仿宋_GB2312" w:hAnsi="仿宋" w:cs="Times New Roman"/>
          <w:sz w:val="28"/>
        </w:rPr>
        <w:t>持仓占比的自由流通市值、成份股收盘价等数据时间均取202</w:t>
      </w:r>
      <w:r w:rsidR="006F741A">
        <w:rPr>
          <w:rFonts w:ascii="仿宋_GB2312" w:eastAsia="仿宋_GB2312" w:hAnsi="仿宋" w:cs="Times New Roman"/>
          <w:sz w:val="28"/>
        </w:rPr>
        <w:t>5</w:t>
      </w:r>
      <w:r>
        <w:rPr>
          <w:rFonts w:ascii="仿宋_GB2312" w:eastAsia="仿宋_GB2312" w:hAnsi="仿宋" w:cs="Times New Roman"/>
          <w:sz w:val="28"/>
        </w:rPr>
        <w:t>年6月30日。测算数据具体计算方法如下：</w:t>
      </w:r>
    </w:p>
    <w:p w14:paraId="4BE4F7F2" w14:textId="6BFEA2B1" w:rsidR="00933BA9" w:rsidRPr="00933BA9" w:rsidRDefault="00933BA9" w:rsidP="00933BA9">
      <w:pPr>
        <w:spacing w:line="550" w:lineRule="exact"/>
        <w:ind w:firstLineChars="200" w:firstLine="560"/>
        <w:rPr>
          <w:rFonts w:ascii="仿宋_GB2312" w:eastAsia="仿宋_GB2312" w:hAnsi="仿宋" w:cs="Times New Roman"/>
          <w:sz w:val="28"/>
        </w:rPr>
      </w:pPr>
      <w:r>
        <w:rPr>
          <w:rFonts w:ascii="仿宋_GB2312" w:eastAsia="仿宋_GB2312" w:hAnsi="仿宋" w:cs="Times New Roman" w:hint="eastAsia"/>
          <w:sz w:val="28"/>
        </w:rPr>
        <w:t>（1）自由流通市值合计根据WIND函数，取202</w:t>
      </w:r>
      <w:r w:rsidR="00BC5016">
        <w:rPr>
          <w:rFonts w:ascii="仿宋_GB2312" w:eastAsia="仿宋_GB2312" w:hAnsi="仿宋" w:cs="Times New Roman"/>
          <w:sz w:val="28"/>
        </w:rPr>
        <w:t>5</w:t>
      </w:r>
      <w:r>
        <w:rPr>
          <w:rFonts w:ascii="仿宋_GB2312" w:eastAsia="仿宋_GB2312" w:hAnsi="仿宋" w:cs="Times New Roman" w:hint="eastAsia"/>
          <w:sz w:val="28"/>
        </w:rPr>
        <w:t>年6月30日的成份</w:t>
      </w:r>
      <w:proofErr w:type="gramStart"/>
      <w:r>
        <w:rPr>
          <w:rFonts w:ascii="仿宋_GB2312" w:eastAsia="仿宋_GB2312" w:hAnsi="仿宋" w:cs="Times New Roman" w:hint="eastAsia"/>
          <w:sz w:val="28"/>
        </w:rPr>
        <w:t>股自由</w:t>
      </w:r>
      <w:proofErr w:type="gramEnd"/>
      <w:r>
        <w:rPr>
          <w:rFonts w:ascii="仿宋_GB2312" w:eastAsia="仿宋_GB2312" w:hAnsi="仿宋" w:cs="Times New Roman" w:hint="eastAsia"/>
          <w:sz w:val="28"/>
        </w:rPr>
        <w:t>流通市值，并进行汇总；</w:t>
      </w:r>
    </w:p>
    <w:p w14:paraId="2A08D575" w14:textId="77777777" w:rsidR="00933BA9" w:rsidRPr="00933BA9" w:rsidRDefault="00933BA9" w:rsidP="00933BA9">
      <w:pPr>
        <w:spacing w:line="550" w:lineRule="exact"/>
        <w:ind w:firstLineChars="200" w:firstLine="560"/>
        <w:rPr>
          <w:rFonts w:ascii="仿宋_GB2312" w:eastAsia="仿宋_GB2312" w:hAnsi="仿宋" w:cs="Times New Roman"/>
          <w:sz w:val="28"/>
        </w:rPr>
      </w:pPr>
      <w:r w:rsidRPr="00933BA9">
        <w:rPr>
          <w:rFonts w:ascii="仿宋_GB2312" w:eastAsia="仿宋_GB2312" w:hAnsi="仿宋" w:cs="Times New Roman" w:hint="eastAsia"/>
          <w:sz w:val="28"/>
        </w:rPr>
        <w:t>（</w:t>
      </w:r>
      <w:r w:rsidRPr="00933BA9">
        <w:rPr>
          <w:rFonts w:ascii="仿宋_GB2312" w:eastAsia="仿宋_GB2312" w:hAnsi="仿宋" w:cs="Times New Roman"/>
          <w:sz w:val="28"/>
        </w:rPr>
        <w:t>2）公</w:t>
      </w:r>
      <w:proofErr w:type="gramStart"/>
      <w:r w:rsidRPr="00933BA9">
        <w:rPr>
          <w:rFonts w:ascii="仿宋_GB2312" w:eastAsia="仿宋_GB2312" w:hAnsi="仿宋" w:cs="Times New Roman"/>
          <w:sz w:val="28"/>
        </w:rPr>
        <w:t>募基金</w:t>
      </w:r>
      <w:proofErr w:type="gramEnd"/>
      <w:r w:rsidRPr="00933BA9">
        <w:rPr>
          <w:rFonts w:ascii="仿宋_GB2312" w:eastAsia="仿宋_GB2312" w:hAnsi="仿宋" w:cs="Times New Roman"/>
          <w:sz w:val="28"/>
        </w:rPr>
        <w:t>持仓占单只成份</w:t>
      </w:r>
      <w:proofErr w:type="gramStart"/>
      <w:r w:rsidRPr="00933BA9">
        <w:rPr>
          <w:rFonts w:ascii="仿宋_GB2312" w:eastAsia="仿宋_GB2312" w:hAnsi="仿宋" w:cs="Times New Roman"/>
          <w:sz w:val="28"/>
        </w:rPr>
        <w:t>股自由</w:t>
      </w:r>
      <w:proofErr w:type="gramEnd"/>
      <w:r w:rsidRPr="00933BA9">
        <w:rPr>
          <w:rFonts w:ascii="仿宋_GB2312" w:eastAsia="仿宋_GB2312" w:hAnsi="仿宋" w:cs="Times New Roman"/>
          <w:sz w:val="28"/>
        </w:rPr>
        <w:t>流通市值的比例=（公募持有股数</w:t>
      </w:r>
      <w:r w:rsidRPr="00933BA9">
        <w:rPr>
          <w:rFonts w:ascii="仿宋_GB2312" w:eastAsia="仿宋_GB2312" w:hAnsi="仿宋" w:cs="Times New Roman"/>
          <w:sz w:val="28"/>
        </w:rPr>
        <w:t>×</w:t>
      </w:r>
      <w:r w:rsidRPr="00933BA9">
        <w:rPr>
          <w:rFonts w:ascii="仿宋_GB2312" w:eastAsia="仿宋_GB2312" w:hAnsi="仿宋" w:cs="Times New Roman"/>
          <w:sz w:val="28"/>
        </w:rPr>
        <w:t>股价）</w:t>
      </w:r>
      <w:r w:rsidRPr="00933BA9">
        <w:rPr>
          <w:rFonts w:ascii="仿宋_GB2312" w:eastAsia="仿宋_GB2312" w:hAnsi="仿宋" w:cs="Times New Roman"/>
          <w:sz w:val="28"/>
        </w:rPr>
        <w:t>÷</w:t>
      </w:r>
      <w:r w:rsidRPr="00933BA9">
        <w:rPr>
          <w:rFonts w:ascii="仿宋_GB2312" w:eastAsia="仿宋_GB2312" w:hAnsi="仿宋" w:cs="Times New Roman"/>
          <w:sz w:val="28"/>
        </w:rPr>
        <w:t>自由流通市值；</w:t>
      </w:r>
    </w:p>
    <w:p w14:paraId="2FF1BB7A" w14:textId="77777777" w:rsidR="00933BA9" w:rsidRPr="007C0258" w:rsidRDefault="00933BA9" w:rsidP="00933BA9">
      <w:pPr>
        <w:spacing w:line="550" w:lineRule="exact"/>
        <w:ind w:firstLineChars="200" w:firstLine="560"/>
        <w:rPr>
          <w:rFonts w:ascii="仿宋_GB2312" w:eastAsia="仿宋_GB2312" w:hAnsi="仿宋" w:cs="Times New Roman"/>
          <w:sz w:val="28"/>
        </w:rPr>
      </w:pPr>
      <w:r w:rsidRPr="00933BA9">
        <w:rPr>
          <w:rFonts w:ascii="仿宋_GB2312" w:eastAsia="仿宋_GB2312" w:hAnsi="仿宋" w:cs="Times New Roman" w:hint="eastAsia"/>
          <w:sz w:val="28"/>
        </w:rPr>
        <w:t>（</w:t>
      </w:r>
      <w:r w:rsidRPr="00933BA9">
        <w:rPr>
          <w:rFonts w:ascii="仿宋_GB2312" w:eastAsia="仿宋_GB2312" w:hAnsi="仿宋" w:cs="Times New Roman"/>
          <w:sz w:val="28"/>
        </w:rPr>
        <w:t>3）公</w:t>
      </w:r>
      <w:proofErr w:type="gramStart"/>
      <w:r w:rsidRPr="00933BA9">
        <w:rPr>
          <w:rFonts w:ascii="仿宋_GB2312" w:eastAsia="仿宋_GB2312" w:hAnsi="仿宋" w:cs="Times New Roman"/>
          <w:sz w:val="28"/>
        </w:rPr>
        <w:t>募基金</w:t>
      </w:r>
      <w:proofErr w:type="gramEnd"/>
      <w:r w:rsidRPr="00933BA9">
        <w:rPr>
          <w:rFonts w:ascii="仿宋_GB2312" w:eastAsia="仿宋_GB2312" w:hAnsi="仿宋" w:cs="Times New Roman"/>
          <w:sz w:val="28"/>
        </w:rPr>
        <w:t>持仓占成份股</w:t>
      </w:r>
      <w:proofErr w:type="gramStart"/>
      <w:r w:rsidRPr="00933BA9">
        <w:rPr>
          <w:rFonts w:ascii="仿宋_GB2312" w:eastAsia="仿宋_GB2312" w:hAnsi="仿宋" w:cs="Times New Roman"/>
          <w:sz w:val="28"/>
        </w:rPr>
        <w:t>总自由</w:t>
      </w:r>
      <w:proofErr w:type="gramEnd"/>
      <w:r w:rsidRPr="00933BA9">
        <w:rPr>
          <w:rFonts w:ascii="仿宋_GB2312" w:eastAsia="仿宋_GB2312" w:hAnsi="仿宋" w:cs="Times New Roman"/>
          <w:sz w:val="28"/>
        </w:rPr>
        <w:t>流通市值比例=所有成份股的公募持有金额</w:t>
      </w:r>
      <w:r w:rsidRPr="00933BA9">
        <w:rPr>
          <w:rFonts w:ascii="仿宋_GB2312" w:eastAsia="仿宋_GB2312" w:hAnsi="仿宋" w:cs="Times New Roman"/>
          <w:sz w:val="28"/>
        </w:rPr>
        <w:t>÷</w:t>
      </w:r>
      <w:r w:rsidRPr="00933BA9">
        <w:rPr>
          <w:rFonts w:ascii="仿宋_GB2312" w:eastAsia="仿宋_GB2312" w:hAnsi="仿宋" w:cs="Times New Roman"/>
          <w:sz w:val="28"/>
        </w:rPr>
        <w:t>所有成份</w:t>
      </w:r>
      <w:proofErr w:type="gramStart"/>
      <w:r w:rsidRPr="00933BA9">
        <w:rPr>
          <w:rFonts w:ascii="仿宋_GB2312" w:eastAsia="仿宋_GB2312" w:hAnsi="仿宋" w:cs="Times New Roman"/>
          <w:sz w:val="28"/>
        </w:rPr>
        <w:t>股自由</w:t>
      </w:r>
      <w:proofErr w:type="gramEnd"/>
      <w:r w:rsidRPr="00933BA9">
        <w:rPr>
          <w:rFonts w:ascii="仿宋_GB2312" w:eastAsia="仿宋_GB2312" w:hAnsi="仿宋" w:cs="Times New Roman"/>
          <w:sz w:val="28"/>
        </w:rPr>
        <w:t>流通市值合计，其中所有成份股的公募持有金额=</w:t>
      </w:r>
      <w:r w:rsidRPr="00933BA9">
        <w:rPr>
          <w:rFonts w:ascii="仿宋_GB2312" w:eastAsia="仿宋_GB2312" w:hAnsi="仿宋" w:cs="Times New Roman"/>
          <w:sz w:val="28"/>
        </w:rPr>
        <w:t>∑</w:t>
      </w:r>
      <w:r w:rsidRPr="00933BA9">
        <w:rPr>
          <w:rFonts w:ascii="仿宋_GB2312" w:eastAsia="仿宋_GB2312" w:hAnsi="仿宋" w:cs="Times New Roman"/>
          <w:sz w:val="28"/>
        </w:rPr>
        <w:t>（公募持有股数</w:t>
      </w:r>
      <w:r w:rsidRPr="00933BA9">
        <w:rPr>
          <w:rFonts w:ascii="仿宋_GB2312" w:eastAsia="仿宋_GB2312" w:hAnsi="仿宋" w:cs="Times New Roman"/>
          <w:sz w:val="28"/>
        </w:rPr>
        <w:t>×</w:t>
      </w:r>
      <w:r w:rsidRPr="00933BA9">
        <w:rPr>
          <w:rFonts w:ascii="仿宋_GB2312" w:eastAsia="仿宋_GB2312" w:hAnsi="仿宋" w:cs="Times New Roman"/>
          <w:sz w:val="28"/>
        </w:rPr>
        <w:t>股价）。</w:t>
      </w:r>
    </w:p>
    <w:p w14:paraId="67B20638" w14:textId="77777777" w:rsidR="001B0D6D" w:rsidRPr="0096005E" w:rsidRDefault="0096005E" w:rsidP="001621E4">
      <w:pPr>
        <w:pStyle w:val="a7"/>
        <w:numPr>
          <w:ilvl w:val="0"/>
          <w:numId w:val="6"/>
        </w:numPr>
        <w:spacing w:line="550" w:lineRule="exact"/>
        <w:ind w:left="0" w:firstLine="562"/>
        <w:outlineLvl w:val="0"/>
        <w:rPr>
          <w:rFonts w:ascii="仿宋_GB2312" w:eastAsia="仿宋_GB2312" w:hAnsi="仿宋" w:cs="Times New Roman"/>
          <w:b/>
          <w:sz w:val="28"/>
          <w:szCs w:val="28"/>
        </w:rPr>
      </w:pPr>
      <w:r w:rsidRPr="0096005E">
        <w:rPr>
          <w:rFonts w:ascii="仿宋_GB2312" w:eastAsia="仿宋_GB2312" w:hAnsi="仿宋" w:cs="Times New Roman" w:hint="eastAsia"/>
          <w:b/>
          <w:sz w:val="28"/>
          <w:szCs w:val="28"/>
        </w:rPr>
        <w:t>市场同一标的指数产品（含已清算产品）运行情况，包括已成立产品名称、管理人、产品类型、成立时间、现有规模等。</w:t>
      </w:r>
    </w:p>
    <w:p w14:paraId="33A57673" w14:textId="73B271BD" w:rsidR="00B64E1F" w:rsidRDefault="009622D9" w:rsidP="00B64E1F">
      <w:pPr>
        <w:spacing w:line="550" w:lineRule="exact"/>
        <w:ind w:firstLineChars="200" w:firstLine="560"/>
        <w:rPr>
          <w:rFonts w:ascii="仿宋_GB2312" w:eastAsia="仿宋_GB2312" w:hAnsi="仿宋" w:cs="Times New Roman"/>
          <w:sz w:val="28"/>
        </w:rPr>
      </w:pPr>
      <w:r>
        <w:rPr>
          <w:rFonts w:ascii="仿宋_GB2312" w:eastAsia="仿宋_GB2312" w:hAnsi="仿宋" w:cs="Times New Roman" w:hint="eastAsia"/>
          <w:sz w:val="28"/>
        </w:rPr>
        <w:t>截止</w:t>
      </w:r>
      <w:ins w:id="21" w:author="罗依灵" w:date="2026-02-03T14:41:00Z">
        <w:r w:rsidR="00431789" w:rsidRPr="00431789">
          <w:rPr>
            <w:rFonts w:ascii="仿宋_GB2312" w:eastAsia="仿宋_GB2312" w:hAnsi="仿宋" w:cs="Times New Roman"/>
            <w:sz w:val="28"/>
          </w:rPr>
          <w:t>{{数据截止日期}}</w:t>
        </w:r>
      </w:ins>
      <w:del w:id="22" w:author="罗依灵" w:date="2026-02-03T14:41:00Z">
        <w:r w:rsidDel="00431789">
          <w:rPr>
            <w:rFonts w:ascii="仿宋_GB2312" w:eastAsia="仿宋_GB2312" w:hAnsi="仿宋" w:cs="Times New Roman" w:hint="eastAsia"/>
            <w:sz w:val="28"/>
          </w:rPr>
          <w:delText>2026年1月3</w:delText>
        </w:r>
        <w:r w:rsidR="00BC5016" w:rsidDel="00431789">
          <w:rPr>
            <w:rFonts w:ascii="仿宋_GB2312" w:eastAsia="仿宋_GB2312" w:hAnsi="仿宋" w:cs="Times New Roman"/>
            <w:sz w:val="28"/>
          </w:rPr>
          <w:delText>0</w:delText>
        </w:r>
        <w:r w:rsidDel="00431789">
          <w:rPr>
            <w:rFonts w:ascii="仿宋_GB2312" w:eastAsia="仿宋_GB2312" w:hAnsi="仿宋" w:cs="Times New Roman" w:hint="eastAsia"/>
            <w:sz w:val="28"/>
          </w:rPr>
          <w:delText>日</w:delText>
        </w:r>
      </w:del>
      <w:r>
        <w:rPr>
          <w:rFonts w:ascii="仿宋_GB2312" w:eastAsia="仿宋_GB2312" w:hAnsi="仿宋" w:cs="Times New Roman" w:hint="eastAsia"/>
          <w:sz w:val="28"/>
        </w:rPr>
        <w:t>，跟踪本基金标的指数</w:t>
      </w:r>
      <w:del w:id="23" w:author="罗依灵" w:date="2026-02-03T14:39:00Z">
        <w:r w:rsidDel="00431789">
          <w:rPr>
            <w:rFonts w:ascii="仿宋_GB2312" w:eastAsia="仿宋_GB2312" w:hAnsi="仿宋" w:cs="Times New Roman" w:hint="eastAsia"/>
            <w:sz w:val="28"/>
          </w:rPr>
          <w:delText>恒生A股电网设备</w:delText>
        </w:r>
      </w:del>
      <w:ins w:id="24" w:author="罗依灵" w:date="2026-02-03T14:39:00Z">
        <w:r w:rsidR="00431789">
          <w:rPr>
            <w:rFonts w:ascii="仿宋_GB2312" w:eastAsia="仿宋_GB2312" w:hAnsi="仿宋" w:cs="Times New Roman" w:hint="eastAsia"/>
            <w:sz w:val="28"/>
          </w:rPr>
          <w:t>{{指数名称}}</w:t>
        </w:r>
      </w:ins>
      <w:r>
        <w:rPr>
          <w:rFonts w:ascii="仿宋_GB2312" w:eastAsia="仿宋_GB2312" w:hAnsi="仿宋" w:cs="Times New Roman" w:hint="eastAsia"/>
          <w:sz w:val="28"/>
        </w:rPr>
        <w:t>指数的指数产品共</w:t>
      </w:r>
      <w:del w:id="25" w:author="罗依灵" w:date="2026-02-03T14:42:00Z">
        <w:r w:rsidR="006F741A" w:rsidDel="00431789">
          <w:rPr>
            <w:rFonts w:ascii="仿宋_GB2312" w:eastAsia="仿宋_GB2312" w:hAnsi="仿宋" w:cs="Times New Roman" w:hint="eastAsia"/>
            <w:sz w:val="28"/>
          </w:rPr>
          <w:delText>3</w:delText>
        </w:r>
      </w:del>
      <w:ins w:id="26" w:author="罗依灵" w:date="2026-02-03T14:42:00Z">
        <w:r w:rsidR="00431789">
          <w:rPr>
            <w:rFonts w:ascii="仿宋_GB2312" w:eastAsia="仿宋_GB2312" w:hAnsi="仿宋" w:cs="Times New Roman" w:hint="eastAsia"/>
            <w:sz w:val="28"/>
          </w:rPr>
          <w:t>X</w:t>
        </w:r>
      </w:ins>
      <w:r>
        <w:rPr>
          <w:rFonts w:ascii="仿宋_GB2312" w:eastAsia="仿宋_GB2312" w:hAnsi="仿宋" w:cs="Times New Roman" w:hint="eastAsia"/>
          <w:sz w:val="28"/>
        </w:rPr>
        <w:t>只。</w:t>
      </w:r>
    </w:p>
    <w:tbl>
      <w:tblPr>
        <w:tblW w:w="882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4"/>
        <w:gridCol w:w="1205"/>
        <w:gridCol w:w="3252"/>
        <w:gridCol w:w="920"/>
        <w:gridCol w:w="1399"/>
        <w:gridCol w:w="1334"/>
      </w:tblGrid>
      <w:tr w:rsidR="00B03C52" w:rsidRPr="00B03C52" w14:paraId="7A09C776" w14:textId="77777777" w:rsidTr="00DF29DE">
        <w:trPr>
          <w:trHeight w:val="271"/>
          <w:tblHeader/>
          <w:jc w:val="center"/>
        </w:trPr>
        <w:tc>
          <w:tcPr>
            <w:tcW w:w="714" w:type="dxa"/>
            <w:shd w:val="clear" w:color="FFFFFF" w:fill="FFFFFF"/>
            <w:noWrap/>
            <w:vAlign w:val="center"/>
            <w:hideMark/>
          </w:tcPr>
          <w:p w14:paraId="6DBDE707" w14:textId="77777777" w:rsidR="00B03C52" w:rsidRPr="00B03C52" w:rsidRDefault="00B03C52" w:rsidP="00B03C52">
            <w:pPr>
              <w:jc w:val="center"/>
              <w:rPr>
                <w:rFonts w:ascii="仿宋_GB2312" w:eastAsia="仿宋_GB2312" w:hAnsi="仿宋" w:cs="Arial"/>
                <w:b/>
                <w:sz w:val="22"/>
                <w:szCs w:val="20"/>
              </w:rPr>
            </w:pPr>
            <w:r w:rsidRPr="00B03C52">
              <w:rPr>
                <w:rFonts w:ascii="仿宋_GB2312" w:eastAsia="仿宋_GB2312" w:hAnsi="仿宋" w:cs="Arial" w:hint="eastAsia"/>
                <w:b/>
                <w:sz w:val="22"/>
                <w:szCs w:val="20"/>
              </w:rPr>
              <w:t>序号</w:t>
            </w:r>
          </w:p>
        </w:tc>
        <w:tc>
          <w:tcPr>
            <w:tcW w:w="1205" w:type="dxa"/>
            <w:shd w:val="clear" w:color="FFFFFF" w:fill="FFFFFF"/>
            <w:noWrap/>
            <w:vAlign w:val="center"/>
            <w:hideMark/>
          </w:tcPr>
          <w:p w14:paraId="2954DBCC" w14:textId="77777777" w:rsidR="00B03C52" w:rsidRPr="00B03C52" w:rsidRDefault="00B03C52" w:rsidP="00B03C52">
            <w:pPr>
              <w:jc w:val="center"/>
              <w:rPr>
                <w:rFonts w:ascii="仿宋_GB2312" w:eastAsia="仿宋_GB2312" w:hAnsi="仿宋" w:cs="Arial"/>
                <w:b/>
                <w:sz w:val="22"/>
                <w:szCs w:val="20"/>
              </w:rPr>
            </w:pPr>
            <w:r w:rsidRPr="00B03C52">
              <w:rPr>
                <w:rFonts w:ascii="仿宋_GB2312" w:eastAsia="仿宋_GB2312" w:hAnsi="仿宋" w:cs="Arial"/>
                <w:b/>
                <w:sz w:val="22"/>
                <w:szCs w:val="20"/>
              </w:rPr>
              <w:t>管理人</w:t>
            </w:r>
          </w:p>
        </w:tc>
        <w:tc>
          <w:tcPr>
            <w:tcW w:w="3252" w:type="dxa"/>
            <w:shd w:val="clear" w:color="FFFFFF" w:fill="FFFFFF"/>
            <w:noWrap/>
            <w:vAlign w:val="center"/>
            <w:hideMark/>
          </w:tcPr>
          <w:p w14:paraId="3780FC73" w14:textId="77777777" w:rsidR="00B03C52" w:rsidRPr="00B03C52" w:rsidRDefault="00B03C52" w:rsidP="00B03C52">
            <w:pPr>
              <w:jc w:val="center"/>
              <w:rPr>
                <w:rFonts w:ascii="仿宋_GB2312" w:eastAsia="仿宋_GB2312" w:hAnsi="仿宋" w:cs="Arial"/>
                <w:b/>
                <w:sz w:val="22"/>
                <w:szCs w:val="20"/>
              </w:rPr>
            </w:pPr>
            <w:r w:rsidRPr="00B03C52">
              <w:rPr>
                <w:rFonts w:ascii="仿宋_GB2312" w:eastAsia="仿宋_GB2312" w:hAnsi="仿宋" w:cs="Arial"/>
                <w:b/>
                <w:sz w:val="22"/>
                <w:szCs w:val="20"/>
              </w:rPr>
              <w:t>基金</w:t>
            </w:r>
            <w:r w:rsidRPr="00B03C52">
              <w:rPr>
                <w:rFonts w:ascii="仿宋_GB2312" w:eastAsia="仿宋_GB2312" w:hAnsi="仿宋" w:cs="Arial" w:hint="eastAsia"/>
                <w:b/>
                <w:sz w:val="22"/>
                <w:szCs w:val="20"/>
              </w:rPr>
              <w:t>名称</w:t>
            </w:r>
          </w:p>
        </w:tc>
        <w:tc>
          <w:tcPr>
            <w:tcW w:w="920" w:type="dxa"/>
            <w:shd w:val="clear" w:color="FFFFFF" w:fill="FFFFFF"/>
            <w:vAlign w:val="center"/>
          </w:tcPr>
          <w:p w14:paraId="6A618B5C" w14:textId="77777777" w:rsidR="00B03C52" w:rsidRPr="00B03C52" w:rsidRDefault="00B03C52" w:rsidP="00B03C52">
            <w:pPr>
              <w:jc w:val="center"/>
              <w:rPr>
                <w:rFonts w:ascii="仿宋_GB2312" w:eastAsia="仿宋_GB2312" w:hAnsi="仿宋" w:cs="Arial"/>
                <w:b/>
                <w:sz w:val="22"/>
                <w:szCs w:val="20"/>
              </w:rPr>
            </w:pPr>
            <w:r w:rsidRPr="00B03C52">
              <w:rPr>
                <w:rFonts w:ascii="仿宋_GB2312" w:eastAsia="仿宋_GB2312" w:hAnsi="仿宋" w:cs="Arial" w:hint="eastAsia"/>
                <w:b/>
                <w:sz w:val="22"/>
                <w:szCs w:val="20"/>
              </w:rPr>
              <w:t>类型</w:t>
            </w:r>
          </w:p>
        </w:tc>
        <w:tc>
          <w:tcPr>
            <w:tcW w:w="1399" w:type="dxa"/>
            <w:shd w:val="clear" w:color="FFFFFF" w:fill="FFFFFF"/>
            <w:vAlign w:val="center"/>
          </w:tcPr>
          <w:p w14:paraId="3B2C427B" w14:textId="77777777" w:rsidR="00B03C52" w:rsidRPr="00B03C52" w:rsidRDefault="00B03C52" w:rsidP="00B03C52">
            <w:pPr>
              <w:jc w:val="center"/>
              <w:rPr>
                <w:rFonts w:ascii="仿宋_GB2312" w:eastAsia="仿宋_GB2312" w:hAnsi="仿宋" w:cs="Arial"/>
                <w:b/>
                <w:sz w:val="22"/>
                <w:szCs w:val="20"/>
              </w:rPr>
            </w:pPr>
            <w:r w:rsidRPr="00B03C52">
              <w:rPr>
                <w:rFonts w:ascii="仿宋_GB2312" w:eastAsia="仿宋_GB2312" w:hAnsi="仿宋" w:cs="Arial" w:hint="eastAsia"/>
                <w:b/>
                <w:sz w:val="22"/>
                <w:szCs w:val="20"/>
              </w:rPr>
              <w:t>成立时间</w:t>
            </w:r>
          </w:p>
        </w:tc>
        <w:tc>
          <w:tcPr>
            <w:tcW w:w="1334" w:type="dxa"/>
            <w:shd w:val="clear" w:color="FFFFFF" w:fill="FFFFFF"/>
            <w:vAlign w:val="center"/>
          </w:tcPr>
          <w:p w14:paraId="2BFF3E67" w14:textId="77777777" w:rsidR="00B03C52" w:rsidRPr="00B03C52" w:rsidRDefault="00B03C52" w:rsidP="00B03C52">
            <w:pPr>
              <w:jc w:val="center"/>
              <w:rPr>
                <w:rFonts w:ascii="仿宋_GB2312" w:eastAsia="仿宋_GB2312" w:hAnsi="仿宋" w:cs="Arial"/>
                <w:b/>
                <w:sz w:val="22"/>
                <w:szCs w:val="20"/>
              </w:rPr>
            </w:pPr>
            <w:r w:rsidRPr="00B03C52">
              <w:rPr>
                <w:rFonts w:ascii="仿宋_GB2312" w:eastAsia="仿宋_GB2312" w:hAnsi="仿宋" w:cs="Arial" w:hint="eastAsia"/>
                <w:b/>
                <w:sz w:val="22"/>
                <w:szCs w:val="20"/>
              </w:rPr>
              <w:t>现有规模（亿元）</w:t>
            </w:r>
          </w:p>
        </w:tc>
      </w:tr>
      <w:tr w:rsidR="00431789" w:rsidRPr="00B03C52" w14:paraId="17683B86" w14:textId="77777777" w:rsidTr="00DF29DE">
        <w:trPr>
          <w:trHeight w:val="289"/>
          <w:jc w:val="center"/>
        </w:trPr>
        <w:tc>
          <w:tcPr>
            <w:tcW w:w="714" w:type="dxa"/>
            <w:shd w:val="clear" w:color="FFFFFF" w:fill="FFFFFF"/>
            <w:noWrap/>
            <w:vAlign w:val="center"/>
          </w:tcPr>
          <w:p w14:paraId="6435F619" w14:textId="77777777" w:rsidR="00431789" w:rsidRPr="00B03C52" w:rsidRDefault="00431789" w:rsidP="00431789">
            <w:pPr>
              <w:jc w:val="center"/>
              <w:rPr>
                <w:rFonts w:ascii="仿宋_GB2312" w:eastAsia="仿宋_GB2312" w:hAnsi="仿宋" w:cs="Arial"/>
                <w:sz w:val="22"/>
                <w:szCs w:val="20"/>
              </w:rPr>
            </w:pPr>
            <w:r w:rsidRPr="00B03C52">
              <w:rPr>
                <w:rFonts w:ascii="仿宋_GB2312" w:eastAsia="仿宋_GB2312" w:hAnsi="仿宋" w:cs="Arial" w:hint="eastAsia"/>
                <w:sz w:val="22"/>
                <w:szCs w:val="20"/>
              </w:rPr>
              <w:t>1</w:t>
            </w:r>
          </w:p>
        </w:tc>
        <w:tc>
          <w:tcPr>
            <w:tcW w:w="1205" w:type="dxa"/>
            <w:shd w:val="clear" w:color="FFFFFF" w:fill="FFFFFF"/>
            <w:noWrap/>
            <w:vAlign w:val="bottom"/>
            <w:hideMark/>
          </w:tcPr>
          <w:p w14:paraId="052EFD38" w14:textId="191300A1" w:rsidR="00431789" w:rsidRPr="00B03C52" w:rsidRDefault="00431789" w:rsidP="00431789">
            <w:pPr>
              <w:jc w:val="center"/>
              <w:rPr>
                <w:rFonts w:ascii="仿宋_GB2312" w:eastAsia="仿宋_GB2312" w:hAnsi="仿宋" w:cs="Arial"/>
                <w:sz w:val="22"/>
                <w:szCs w:val="20"/>
              </w:rPr>
            </w:pPr>
            <w:ins w:id="27" w:author="罗依灵" w:date="2026-02-03T14:42:00Z">
              <w:r>
                <w:rPr>
                  <w:rFonts w:ascii="仿宋_GB2312" w:eastAsia="仿宋_GB2312" w:hAnsi="仿宋" w:cs="Arial" w:hint="eastAsia"/>
                  <w:sz w:val="22"/>
                  <w:szCs w:val="20"/>
                </w:rPr>
                <w:t xml:space="preserve"> </w:t>
              </w:r>
            </w:ins>
            <w:del w:id="28" w:author="罗依灵" w:date="2026-02-03T14:42:00Z">
              <w:r w:rsidDel="00431789">
                <w:rPr>
                  <w:rFonts w:ascii="仿宋_GB2312" w:eastAsia="仿宋_GB2312" w:hAnsi="仿宋" w:cs="Arial" w:hint="eastAsia"/>
                  <w:sz w:val="22"/>
                  <w:szCs w:val="20"/>
                </w:rPr>
                <w:delText>国泰</w:delText>
              </w:r>
            </w:del>
          </w:p>
        </w:tc>
        <w:tc>
          <w:tcPr>
            <w:tcW w:w="3252" w:type="dxa"/>
            <w:shd w:val="clear" w:color="FFFFFF" w:fill="FFFFFF"/>
            <w:noWrap/>
            <w:vAlign w:val="bottom"/>
            <w:hideMark/>
          </w:tcPr>
          <w:p w14:paraId="76B5028A" w14:textId="3A77969E" w:rsidR="00431789" w:rsidRPr="00B03C52" w:rsidRDefault="00431789" w:rsidP="00431789">
            <w:pPr>
              <w:jc w:val="center"/>
              <w:rPr>
                <w:rFonts w:ascii="仿宋_GB2312" w:eastAsia="仿宋_GB2312" w:hAnsi="仿宋" w:cs="Arial"/>
                <w:sz w:val="22"/>
                <w:szCs w:val="20"/>
              </w:rPr>
            </w:pPr>
            <w:ins w:id="29" w:author="罗依灵" w:date="2026-02-03T14:42:00Z">
              <w:r>
                <w:rPr>
                  <w:rFonts w:ascii="仿宋_GB2312" w:eastAsia="仿宋_GB2312" w:hAnsi="仿宋" w:cs="Arial" w:hint="eastAsia"/>
                  <w:sz w:val="22"/>
                  <w:szCs w:val="20"/>
                </w:rPr>
                <w:t xml:space="preserve"> </w:t>
              </w:r>
            </w:ins>
            <w:del w:id="30" w:author="罗依灵" w:date="2026-02-03T14:39:00Z">
              <w:r w:rsidDel="00431789">
                <w:rPr>
                  <w:rFonts w:ascii="仿宋_GB2312" w:eastAsia="仿宋_GB2312" w:hAnsi="仿宋" w:cs="Arial" w:hint="eastAsia"/>
                  <w:sz w:val="22"/>
                  <w:szCs w:val="20"/>
                </w:rPr>
                <w:delText>恒生A股电网设备</w:delText>
              </w:r>
            </w:del>
            <w:del w:id="31" w:author="罗依灵" w:date="2026-02-03T14:42:00Z">
              <w:r w:rsidDel="00967EFF">
                <w:rPr>
                  <w:rFonts w:ascii="仿宋_GB2312" w:eastAsia="仿宋_GB2312" w:hAnsi="仿宋" w:cs="Arial" w:hint="eastAsia"/>
                  <w:sz w:val="22"/>
                  <w:szCs w:val="20"/>
                </w:rPr>
                <w:delText>ETF</w:delText>
              </w:r>
            </w:del>
          </w:p>
        </w:tc>
        <w:tc>
          <w:tcPr>
            <w:tcW w:w="920" w:type="dxa"/>
            <w:shd w:val="clear" w:color="FFFFFF" w:fill="FFFFFF"/>
            <w:vAlign w:val="bottom"/>
          </w:tcPr>
          <w:p w14:paraId="192F66FD" w14:textId="7C27CA0D" w:rsidR="00431789" w:rsidRPr="00B03C52" w:rsidRDefault="00431789" w:rsidP="00431789">
            <w:pPr>
              <w:jc w:val="center"/>
              <w:rPr>
                <w:rFonts w:ascii="仿宋_GB2312" w:eastAsia="仿宋_GB2312" w:hAnsi="仿宋" w:cs="Arial"/>
                <w:sz w:val="22"/>
                <w:szCs w:val="20"/>
              </w:rPr>
            </w:pPr>
            <w:ins w:id="32" w:author="罗依灵" w:date="2026-02-03T14:42:00Z">
              <w:r>
                <w:rPr>
                  <w:rFonts w:ascii="仿宋_GB2312" w:eastAsia="仿宋_GB2312" w:hAnsi="仿宋" w:cs="Arial" w:hint="eastAsia"/>
                  <w:sz w:val="22"/>
                  <w:szCs w:val="20"/>
                </w:rPr>
                <w:t xml:space="preserve"> </w:t>
              </w:r>
            </w:ins>
            <w:del w:id="33" w:author="罗依灵" w:date="2026-02-03T14:42:00Z">
              <w:r w:rsidRPr="00B03C52" w:rsidDel="00967EFF">
                <w:rPr>
                  <w:rFonts w:ascii="仿宋_GB2312" w:eastAsia="仿宋_GB2312" w:hAnsi="仿宋" w:cs="Arial"/>
                  <w:sz w:val="22"/>
                  <w:szCs w:val="20"/>
                </w:rPr>
                <w:delText>ETF</w:delText>
              </w:r>
            </w:del>
          </w:p>
        </w:tc>
        <w:tc>
          <w:tcPr>
            <w:tcW w:w="1399" w:type="dxa"/>
            <w:shd w:val="clear" w:color="FFFFFF" w:fill="FFFFFF"/>
            <w:vAlign w:val="bottom"/>
          </w:tcPr>
          <w:p w14:paraId="4A8EBF51" w14:textId="326ACFB8" w:rsidR="00431789" w:rsidRPr="00B03C52" w:rsidRDefault="00431789" w:rsidP="00431789">
            <w:pPr>
              <w:jc w:val="center"/>
              <w:rPr>
                <w:rFonts w:ascii="仿宋_GB2312" w:eastAsia="仿宋_GB2312" w:hAnsi="仿宋" w:cs="Arial"/>
                <w:sz w:val="22"/>
                <w:szCs w:val="20"/>
              </w:rPr>
            </w:pPr>
            <w:ins w:id="34" w:author="罗依灵" w:date="2026-02-03T14:42:00Z">
              <w:r>
                <w:rPr>
                  <w:rFonts w:ascii="仿宋_GB2312" w:eastAsia="仿宋_GB2312" w:hAnsi="仿宋" w:cs="Arial" w:hint="eastAsia"/>
                  <w:sz w:val="22"/>
                  <w:szCs w:val="20"/>
                </w:rPr>
                <w:t xml:space="preserve"> </w:t>
              </w:r>
            </w:ins>
            <w:del w:id="35" w:author="罗依灵" w:date="2026-02-03T14:42:00Z">
              <w:r w:rsidDel="00967EFF">
                <w:rPr>
                  <w:rFonts w:ascii="仿宋_GB2312" w:eastAsia="仿宋_GB2312" w:hAnsi="仿宋" w:cs="Arial"/>
                  <w:sz w:val="22"/>
                  <w:szCs w:val="20"/>
                </w:rPr>
                <w:delText>2024-12-11</w:delText>
              </w:r>
            </w:del>
          </w:p>
        </w:tc>
        <w:tc>
          <w:tcPr>
            <w:tcW w:w="1334" w:type="dxa"/>
            <w:shd w:val="clear" w:color="FFFFFF" w:fill="FFFFFF"/>
            <w:vAlign w:val="bottom"/>
          </w:tcPr>
          <w:p w14:paraId="614E643C" w14:textId="1828CE3B" w:rsidR="00431789" w:rsidRPr="00B03C52" w:rsidRDefault="00431789" w:rsidP="00431789">
            <w:pPr>
              <w:jc w:val="center"/>
              <w:rPr>
                <w:rFonts w:ascii="仿宋_GB2312" w:eastAsia="仿宋_GB2312" w:hAnsi="仿宋" w:cs="Arial"/>
                <w:sz w:val="22"/>
                <w:szCs w:val="20"/>
              </w:rPr>
            </w:pPr>
            <w:ins w:id="36" w:author="罗依灵" w:date="2026-02-03T14:42:00Z">
              <w:r>
                <w:rPr>
                  <w:rFonts w:ascii="仿宋_GB2312" w:eastAsia="仿宋_GB2312" w:hAnsi="仿宋" w:cs="Arial" w:hint="eastAsia"/>
                  <w:sz w:val="22"/>
                  <w:szCs w:val="20"/>
                </w:rPr>
                <w:t xml:space="preserve"> </w:t>
              </w:r>
            </w:ins>
            <w:del w:id="37" w:author="罗依灵" w:date="2026-02-03T14:42:00Z">
              <w:r w:rsidDel="00967EFF">
                <w:rPr>
                  <w:rFonts w:ascii="仿宋_GB2312" w:eastAsia="仿宋_GB2312" w:hAnsi="仿宋" w:cs="Arial"/>
                  <w:sz w:val="22"/>
                  <w:szCs w:val="20"/>
                </w:rPr>
                <w:delText>21.26</w:delText>
              </w:r>
            </w:del>
          </w:p>
        </w:tc>
      </w:tr>
      <w:tr w:rsidR="00431789" w:rsidRPr="00B03C52" w14:paraId="006E427B" w14:textId="77777777" w:rsidTr="00DF29DE">
        <w:trPr>
          <w:trHeight w:val="289"/>
          <w:jc w:val="center"/>
        </w:trPr>
        <w:tc>
          <w:tcPr>
            <w:tcW w:w="714" w:type="dxa"/>
            <w:shd w:val="clear" w:color="FFFFFF" w:fill="FFFFFF"/>
            <w:noWrap/>
            <w:vAlign w:val="center"/>
          </w:tcPr>
          <w:p w14:paraId="14C04279" w14:textId="77777777" w:rsidR="00431789" w:rsidRPr="00B03C52" w:rsidRDefault="00431789" w:rsidP="00431789">
            <w:pPr>
              <w:jc w:val="center"/>
              <w:rPr>
                <w:rFonts w:ascii="仿宋_GB2312" w:eastAsia="仿宋_GB2312" w:hAnsi="仿宋" w:cs="Arial"/>
                <w:sz w:val="22"/>
                <w:szCs w:val="20"/>
              </w:rPr>
            </w:pPr>
            <w:r>
              <w:rPr>
                <w:rFonts w:ascii="仿宋_GB2312" w:eastAsia="仿宋_GB2312" w:hAnsi="仿宋" w:cs="Arial" w:hint="eastAsia"/>
                <w:sz w:val="22"/>
                <w:szCs w:val="20"/>
              </w:rPr>
              <w:t>2</w:t>
            </w:r>
          </w:p>
        </w:tc>
        <w:tc>
          <w:tcPr>
            <w:tcW w:w="1205" w:type="dxa"/>
            <w:shd w:val="clear" w:color="FFFFFF" w:fill="FFFFFF"/>
            <w:noWrap/>
            <w:vAlign w:val="bottom"/>
          </w:tcPr>
          <w:p w14:paraId="2EC2D7AD" w14:textId="27760965" w:rsidR="00431789" w:rsidRDefault="00431789" w:rsidP="00431789">
            <w:pPr>
              <w:jc w:val="center"/>
              <w:rPr>
                <w:rFonts w:ascii="仿宋_GB2312" w:eastAsia="仿宋_GB2312" w:hAnsi="仿宋" w:cs="Arial"/>
                <w:sz w:val="22"/>
                <w:szCs w:val="20"/>
              </w:rPr>
            </w:pPr>
            <w:ins w:id="38" w:author="罗依灵" w:date="2026-02-03T14:42:00Z">
              <w:r>
                <w:rPr>
                  <w:rFonts w:ascii="仿宋_GB2312" w:eastAsia="仿宋_GB2312" w:hAnsi="仿宋" w:cs="Arial" w:hint="eastAsia"/>
                  <w:sz w:val="22"/>
                  <w:szCs w:val="20"/>
                </w:rPr>
                <w:t xml:space="preserve"> </w:t>
              </w:r>
            </w:ins>
            <w:del w:id="39" w:author="罗依灵" w:date="2026-02-03T14:42:00Z">
              <w:r w:rsidDel="00967EFF">
                <w:rPr>
                  <w:rFonts w:ascii="仿宋_GB2312" w:eastAsia="仿宋_GB2312" w:hAnsi="仿宋" w:cs="Arial" w:hint="eastAsia"/>
                  <w:sz w:val="22"/>
                  <w:szCs w:val="20"/>
                </w:rPr>
                <w:delText>广发</w:delText>
              </w:r>
            </w:del>
          </w:p>
        </w:tc>
        <w:tc>
          <w:tcPr>
            <w:tcW w:w="3252" w:type="dxa"/>
            <w:shd w:val="clear" w:color="FFFFFF" w:fill="FFFFFF"/>
            <w:noWrap/>
            <w:vAlign w:val="bottom"/>
          </w:tcPr>
          <w:p w14:paraId="03D8D8C6" w14:textId="785B28C0" w:rsidR="00431789" w:rsidRDefault="00431789" w:rsidP="00431789">
            <w:pPr>
              <w:jc w:val="center"/>
              <w:rPr>
                <w:rFonts w:ascii="仿宋_GB2312" w:eastAsia="仿宋_GB2312" w:hAnsi="仿宋" w:cs="Arial"/>
                <w:sz w:val="22"/>
                <w:szCs w:val="20"/>
              </w:rPr>
            </w:pPr>
            <w:ins w:id="40" w:author="罗依灵" w:date="2026-02-03T14:42:00Z">
              <w:r>
                <w:rPr>
                  <w:rFonts w:ascii="仿宋_GB2312" w:eastAsia="仿宋_GB2312" w:hAnsi="仿宋" w:cs="Arial" w:hint="eastAsia"/>
                  <w:sz w:val="22"/>
                  <w:szCs w:val="20"/>
                </w:rPr>
                <w:t xml:space="preserve"> </w:t>
              </w:r>
            </w:ins>
            <w:del w:id="41" w:author="罗依灵" w:date="2026-02-03T14:39:00Z">
              <w:r w:rsidRPr="006F741A" w:rsidDel="00431789">
                <w:rPr>
                  <w:rFonts w:ascii="仿宋_GB2312" w:eastAsia="仿宋_GB2312" w:hAnsi="仿宋" w:cs="Arial" w:hint="eastAsia"/>
                  <w:sz w:val="22"/>
                  <w:szCs w:val="20"/>
                </w:rPr>
                <w:delText>恒生</w:delText>
              </w:r>
              <w:r w:rsidRPr="006F741A" w:rsidDel="00431789">
                <w:rPr>
                  <w:rFonts w:ascii="仿宋_GB2312" w:eastAsia="仿宋_GB2312" w:hAnsi="仿宋" w:cs="Arial"/>
                  <w:sz w:val="22"/>
                  <w:szCs w:val="20"/>
                </w:rPr>
                <w:delText>A股电网设备</w:delText>
              </w:r>
            </w:del>
            <w:del w:id="42" w:author="罗依灵" w:date="2026-02-03T14:42:00Z">
              <w:r w:rsidRPr="006F741A" w:rsidDel="00967EFF">
                <w:rPr>
                  <w:rFonts w:ascii="仿宋_GB2312" w:eastAsia="仿宋_GB2312" w:hAnsi="仿宋" w:cs="Arial"/>
                  <w:sz w:val="22"/>
                  <w:szCs w:val="20"/>
                </w:rPr>
                <w:delText>ETF</w:delText>
              </w:r>
            </w:del>
          </w:p>
        </w:tc>
        <w:tc>
          <w:tcPr>
            <w:tcW w:w="920" w:type="dxa"/>
            <w:shd w:val="clear" w:color="FFFFFF" w:fill="FFFFFF"/>
            <w:vAlign w:val="bottom"/>
          </w:tcPr>
          <w:p w14:paraId="3100DE00" w14:textId="36ED10D0" w:rsidR="00431789" w:rsidRPr="00B03C52" w:rsidRDefault="00431789" w:rsidP="00431789">
            <w:pPr>
              <w:jc w:val="center"/>
              <w:rPr>
                <w:rFonts w:ascii="仿宋_GB2312" w:eastAsia="仿宋_GB2312" w:hAnsi="仿宋" w:cs="Arial"/>
                <w:sz w:val="22"/>
                <w:szCs w:val="20"/>
              </w:rPr>
            </w:pPr>
            <w:ins w:id="43" w:author="罗依灵" w:date="2026-02-03T14:42:00Z">
              <w:r>
                <w:rPr>
                  <w:rFonts w:ascii="仿宋_GB2312" w:eastAsia="仿宋_GB2312" w:hAnsi="仿宋" w:cs="Arial" w:hint="eastAsia"/>
                  <w:sz w:val="22"/>
                  <w:szCs w:val="20"/>
                </w:rPr>
                <w:t xml:space="preserve"> </w:t>
              </w:r>
            </w:ins>
            <w:del w:id="44" w:author="罗依灵" w:date="2026-02-03T14:42:00Z">
              <w:r w:rsidDel="00967EFF">
                <w:rPr>
                  <w:rFonts w:ascii="仿宋_GB2312" w:eastAsia="仿宋_GB2312" w:hAnsi="仿宋" w:cs="Arial" w:hint="eastAsia"/>
                  <w:sz w:val="22"/>
                  <w:szCs w:val="20"/>
                </w:rPr>
                <w:delText>ETF</w:delText>
              </w:r>
            </w:del>
          </w:p>
        </w:tc>
        <w:tc>
          <w:tcPr>
            <w:tcW w:w="1399" w:type="dxa"/>
            <w:shd w:val="clear" w:color="FFFFFF" w:fill="FFFFFF"/>
            <w:vAlign w:val="bottom"/>
          </w:tcPr>
          <w:p w14:paraId="09517713" w14:textId="4173C698" w:rsidR="00431789" w:rsidRDefault="00431789" w:rsidP="00431789">
            <w:pPr>
              <w:jc w:val="center"/>
              <w:rPr>
                <w:rFonts w:ascii="仿宋_GB2312" w:eastAsia="仿宋_GB2312" w:hAnsi="仿宋" w:cs="Arial"/>
                <w:sz w:val="22"/>
                <w:szCs w:val="20"/>
              </w:rPr>
            </w:pPr>
            <w:ins w:id="45" w:author="罗依灵" w:date="2026-02-03T14:42:00Z">
              <w:r>
                <w:rPr>
                  <w:rFonts w:ascii="仿宋_GB2312" w:eastAsia="仿宋_GB2312" w:hAnsi="仿宋" w:cs="Arial" w:hint="eastAsia"/>
                  <w:sz w:val="22"/>
                  <w:szCs w:val="20"/>
                </w:rPr>
                <w:t xml:space="preserve"> </w:t>
              </w:r>
            </w:ins>
            <w:del w:id="46" w:author="罗依灵" w:date="2026-02-03T14:42:00Z">
              <w:r w:rsidDel="00967EFF">
                <w:rPr>
                  <w:rFonts w:ascii="仿宋_GB2312" w:eastAsia="仿宋_GB2312" w:hAnsi="仿宋" w:cs="Arial" w:hint="eastAsia"/>
                  <w:sz w:val="22"/>
                  <w:szCs w:val="20"/>
                </w:rPr>
                <w:delText>2</w:delText>
              </w:r>
              <w:r w:rsidDel="00967EFF">
                <w:rPr>
                  <w:rFonts w:ascii="仿宋_GB2312" w:eastAsia="仿宋_GB2312" w:hAnsi="仿宋" w:cs="Arial"/>
                  <w:sz w:val="22"/>
                  <w:szCs w:val="20"/>
                </w:rPr>
                <w:delText>024</w:delText>
              </w:r>
              <w:r w:rsidDel="00967EFF">
                <w:rPr>
                  <w:rFonts w:ascii="仿宋_GB2312" w:eastAsia="仿宋_GB2312" w:hAnsi="仿宋" w:cs="Arial" w:hint="eastAsia"/>
                  <w:sz w:val="22"/>
                  <w:szCs w:val="20"/>
                </w:rPr>
                <w:delText>-</w:delText>
              </w:r>
              <w:r w:rsidDel="00967EFF">
                <w:rPr>
                  <w:rFonts w:ascii="仿宋_GB2312" w:eastAsia="仿宋_GB2312" w:hAnsi="仿宋" w:cs="Arial"/>
                  <w:sz w:val="22"/>
                  <w:szCs w:val="20"/>
                </w:rPr>
                <w:delText>12</w:delText>
              </w:r>
              <w:r w:rsidDel="00967EFF">
                <w:rPr>
                  <w:rFonts w:ascii="仿宋_GB2312" w:eastAsia="仿宋_GB2312" w:hAnsi="仿宋" w:cs="Arial" w:hint="eastAsia"/>
                  <w:sz w:val="22"/>
                  <w:szCs w:val="20"/>
                </w:rPr>
                <w:delText>-</w:delText>
              </w:r>
              <w:r w:rsidDel="00967EFF">
                <w:rPr>
                  <w:rFonts w:ascii="仿宋_GB2312" w:eastAsia="仿宋_GB2312" w:hAnsi="仿宋" w:cs="Arial"/>
                  <w:sz w:val="22"/>
                  <w:szCs w:val="20"/>
                </w:rPr>
                <w:delText>12</w:delText>
              </w:r>
            </w:del>
          </w:p>
        </w:tc>
        <w:tc>
          <w:tcPr>
            <w:tcW w:w="1334" w:type="dxa"/>
            <w:shd w:val="clear" w:color="FFFFFF" w:fill="FFFFFF"/>
            <w:vAlign w:val="bottom"/>
          </w:tcPr>
          <w:p w14:paraId="1551DBE9" w14:textId="74AB413B" w:rsidR="00431789" w:rsidRDefault="00431789" w:rsidP="00431789">
            <w:pPr>
              <w:jc w:val="center"/>
              <w:rPr>
                <w:rFonts w:ascii="仿宋_GB2312" w:eastAsia="仿宋_GB2312" w:hAnsi="仿宋" w:cs="Arial"/>
                <w:sz w:val="22"/>
                <w:szCs w:val="20"/>
              </w:rPr>
            </w:pPr>
            <w:ins w:id="47" w:author="罗依灵" w:date="2026-02-03T14:42:00Z">
              <w:r>
                <w:rPr>
                  <w:rFonts w:ascii="仿宋_GB2312" w:eastAsia="仿宋_GB2312" w:hAnsi="仿宋" w:cs="Arial" w:hint="eastAsia"/>
                  <w:sz w:val="22"/>
                  <w:szCs w:val="20"/>
                </w:rPr>
                <w:t xml:space="preserve"> </w:t>
              </w:r>
            </w:ins>
            <w:del w:id="48" w:author="罗依灵" w:date="2026-02-03T14:42:00Z">
              <w:r w:rsidDel="00967EFF">
                <w:rPr>
                  <w:rFonts w:ascii="仿宋_GB2312" w:eastAsia="仿宋_GB2312" w:hAnsi="仿宋" w:cs="Arial" w:hint="eastAsia"/>
                  <w:sz w:val="22"/>
                  <w:szCs w:val="20"/>
                </w:rPr>
                <w:delText>4</w:delText>
              </w:r>
              <w:r w:rsidDel="00967EFF">
                <w:rPr>
                  <w:rFonts w:ascii="仿宋_GB2312" w:eastAsia="仿宋_GB2312" w:hAnsi="仿宋" w:cs="Arial"/>
                  <w:sz w:val="22"/>
                  <w:szCs w:val="20"/>
                </w:rPr>
                <w:delText>.75</w:delText>
              </w:r>
            </w:del>
          </w:p>
        </w:tc>
      </w:tr>
      <w:tr w:rsidR="00431789" w:rsidRPr="00B03C52" w14:paraId="3C27E34E" w14:textId="77777777" w:rsidTr="00DF29DE">
        <w:trPr>
          <w:trHeight w:val="289"/>
          <w:jc w:val="center"/>
        </w:trPr>
        <w:tc>
          <w:tcPr>
            <w:tcW w:w="714" w:type="dxa"/>
            <w:shd w:val="clear" w:color="FFFFFF" w:fill="FFFFFF"/>
            <w:noWrap/>
            <w:vAlign w:val="center"/>
          </w:tcPr>
          <w:p w14:paraId="20F90B14" w14:textId="77777777" w:rsidR="00431789" w:rsidRPr="00B03C52" w:rsidRDefault="00431789" w:rsidP="00431789">
            <w:pPr>
              <w:jc w:val="center"/>
              <w:rPr>
                <w:rFonts w:ascii="仿宋_GB2312" w:eastAsia="仿宋_GB2312" w:hAnsi="仿宋" w:cs="Arial"/>
                <w:sz w:val="22"/>
                <w:szCs w:val="20"/>
              </w:rPr>
            </w:pPr>
            <w:r>
              <w:rPr>
                <w:rFonts w:ascii="仿宋_GB2312" w:eastAsia="仿宋_GB2312" w:hAnsi="仿宋" w:cs="Arial" w:hint="eastAsia"/>
                <w:sz w:val="22"/>
                <w:szCs w:val="20"/>
              </w:rPr>
              <w:t>3</w:t>
            </w:r>
          </w:p>
        </w:tc>
        <w:tc>
          <w:tcPr>
            <w:tcW w:w="1205" w:type="dxa"/>
            <w:shd w:val="clear" w:color="FFFFFF" w:fill="FFFFFF"/>
            <w:noWrap/>
            <w:vAlign w:val="bottom"/>
          </w:tcPr>
          <w:p w14:paraId="0D2AC00F" w14:textId="6E68653B" w:rsidR="00431789" w:rsidRDefault="00431789" w:rsidP="00431789">
            <w:pPr>
              <w:jc w:val="center"/>
              <w:rPr>
                <w:rFonts w:ascii="仿宋_GB2312" w:eastAsia="仿宋_GB2312" w:hAnsi="仿宋" w:cs="Arial"/>
                <w:sz w:val="22"/>
                <w:szCs w:val="20"/>
              </w:rPr>
            </w:pPr>
            <w:ins w:id="49" w:author="罗依灵" w:date="2026-02-03T14:42:00Z">
              <w:r>
                <w:rPr>
                  <w:rFonts w:ascii="仿宋_GB2312" w:eastAsia="仿宋_GB2312" w:hAnsi="仿宋" w:cs="Arial" w:hint="eastAsia"/>
                  <w:sz w:val="22"/>
                  <w:szCs w:val="20"/>
                </w:rPr>
                <w:t xml:space="preserve"> </w:t>
              </w:r>
            </w:ins>
            <w:del w:id="50" w:author="罗依灵" w:date="2026-02-03T14:42:00Z">
              <w:r w:rsidDel="00967EFF">
                <w:rPr>
                  <w:rFonts w:ascii="仿宋_GB2312" w:eastAsia="仿宋_GB2312" w:hAnsi="仿宋" w:cs="Arial" w:hint="eastAsia"/>
                  <w:sz w:val="22"/>
                  <w:szCs w:val="20"/>
                </w:rPr>
                <w:delText>国泰</w:delText>
              </w:r>
            </w:del>
          </w:p>
        </w:tc>
        <w:tc>
          <w:tcPr>
            <w:tcW w:w="3252" w:type="dxa"/>
            <w:shd w:val="clear" w:color="FFFFFF" w:fill="FFFFFF"/>
            <w:noWrap/>
            <w:vAlign w:val="bottom"/>
          </w:tcPr>
          <w:p w14:paraId="3C16AA7F" w14:textId="39DC2A95" w:rsidR="00431789" w:rsidRDefault="00431789" w:rsidP="00431789">
            <w:pPr>
              <w:jc w:val="center"/>
              <w:rPr>
                <w:rFonts w:ascii="仿宋_GB2312" w:eastAsia="仿宋_GB2312" w:hAnsi="仿宋" w:cs="Arial"/>
                <w:sz w:val="22"/>
                <w:szCs w:val="20"/>
              </w:rPr>
            </w:pPr>
            <w:ins w:id="51" w:author="罗依灵" w:date="2026-02-03T14:42:00Z">
              <w:r>
                <w:rPr>
                  <w:rFonts w:ascii="仿宋_GB2312" w:eastAsia="仿宋_GB2312" w:hAnsi="仿宋" w:cs="Arial" w:hint="eastAsia"/>
                  <w:sz w:val="22"/>
                  <w:szCs w:val="20"/>
                </w:rPr>
                <w:t xml:space="preserve"> </w:t>
              </w:r>
            </w:ins>
            <w:del w:id="52" w:author="罗依灵" w:date="2026-02-03T14:39:00Z">
              <w:r w:rsidRPr="006F741A" w:rsidDel="00431789">
                <w:rPr>
                  <w:rFonts w:ascii="仿宋_GB2312" w:eastAsia="仿宋_GB2312" w:hAnsi="仿宋" w:cs="Arial" w:hint="eastAsia"/>
                  <w:sz w:val="22"/>
                  <w:szCs w:val="20"/>
                </w:rPr>
                <w:delText>恒生</w:delText>
              </w:r>
              <w:r w:rsidRPr="006F741A" w:rsidDel="00431789">
                <w:rPr>
                  <w:rFonts w:ascii="仿宋_GB2312" w:eastAsia="仿宋_GB2312" w:hAnsi="仿宋" w:cs="Arial"/>
                  <w:sz w:val="22"/>
                  <w:szCs w:val="20"/>
                </w:rPr>
                <w:delText>A股电网设备</w:delText>
              </w:r>
            </w:del>
            <w:del w:id="53" w:author="罗依灵" w:date="2026-02-03T14:42:00Z">
              <w:r w:rsidRPr="006F741A" w:rsidDel="00967EFF">
                <w:rPr>
                  <w:rFonts w:ascii="仿宋_GB2312" w:eastAsia="仿宋_GB2312" w:hAnsi="仿宋" w:cs="Arial"/>
                  <w:sz w:val="22"/>
                  <w:szCs w:val="20"/>
                </w:rPr>
                <w:delText>ETF</w:delText>
              </w:r>
              <w:r w:rsidDel="00967EFF">
                <w:rPr>
                  <w:rFonts w:ascii="仿宋_GB2312" w:eastAsia="仿宋_GB2312" w:hAnsi="仿宋" w:cs="Arial" w:hint="eastAsia"/>
                  <w:sz w:val="22"/>
                  <w:szCs w:val="20"/>
                </w:rPr>
                <w:delText>联接</w:delText>
              </w:r>
            </w:del>
          </w:p>
        </w:tc>
        <w:tc>
          <w:tcPr>
            <w:tcW w:w="920" w:type="dxa"/>
            <w:shd w:val="clear" w:color="FFFFFF" w:fill="FFFFFF"/>
            <w:vAlign w:val="bottom"/>
          </w:tcPr>
          <w:p w14:paraId="4C979E51" w14:textId="14236C20" w:rsidR="00431789" w:rsidRPr="00B03C52" w:rsidRDefault="00431789" w:rsidP="00431789">
            <w:pPr>
              <w:jc w:val="center"/>
              <w:rPr>
                <w:rFonts w:ascii="仿宋_GB2312" w:eastAsia="仿宋_GB2312" w:hAnsi="仿宋" w:cs="Arial"/>
                <w:sz w:val="22"/>
                <w:szCs w:val="20"/>
              </w:rPr>
            </w:pPr>
            <w:ins w:id="54" w:author="罗依灵" w:date="2026-02-03T14:42:00Z">
              <w:r>
                <w:rPr>
                  <w:rFonts w:ascii="仿宋_GB2312" w:eastAsia="仿宋_GB2312" w:hAnsi="仿宋" w:cs="Arial" w:hint="eastAsia"/>
                  <w:sz w:val="22"/>
                  <w:szCs w:val="20"/>
                </w:rPr>
                <w:t xml:space="preserve"> </w:t>
              </w:r>
            </w:ins>
            <w:del w:id="55" w:author="罗依灵" w:date="2026-02-03T14:42:00Z">
              <w:r w:rsidDel="00967EFF">
                <w:rPr>
                  <w:rFonts w:ascii="仿宋_GB2312" w:eastAsia="仿宋_GB2312" w:hAnsi="仿宋" w:cs="Arial" w:hint="eastAsia"/>
                  <w:sz w:val="22"/>
                  <w:szCs w:val="20"/>
                </w:rPr>
                <w:delText>联接</w:delText>
              </w:r>
            </w:del>
          </w:p>
        </w:tc>
        <w:tc>
          <w:tcPr>
            <w:tcW w:w="1399" w:type="dxa"/>
            <w:shd w:val="clear" w:color="FFFFFF" w:fill="FFFFFF"/>
            <w:vAlign w:val="bottom"/>
          </w:tcPr>
          <w:p w14:paraId="6FA17937" w14:textId="2FA60B19" w:rsidR="00431789" w:rsidRDefault="00431789" w:rsidP="00431789">
            <w:pPr>
              <w:jc w:val="center"/>
              <w:rPr>
                <w:rFonts w:ascii="仿宋_GB2312" w:eastAsia="仿宋_GB2312" w:hAnsi="仿宋" w:cs="Arial"/>
                <w:sz w:val="22"/>
                <w:szCs w:val="20"/>
              </w:rPr>
            </w:pPr>
            <w:ins w:id="56" w:author="罗依灵" w:date="2026-02-03T14:42:00Z">
              <w:r>
                <w:rPr>
                  <w:rFonts w:ascii="仿宋_GB2312" w:eastAsia="仿宋_GB2312" w:hAnsi="仿宋" w:cs="Arial" w:hint="eastAsia"/>
                  <w:sz w:val="22"/>
                  <w:szCs w:val="20"/>
                </w:rPr>
                <w:t xml:space="preserve"> </w:t>
              </w:r>
            </w:ins>
            <w:del w:id="57" w:author="罗依灵" w:date="2026-02-03T14:42:00Z">
              <w:r w:rsidDel="00967EFF">
                <w:rPr>
                  <w:rFonts w:ascii="仿宋_GB2312" w:eastAsia="仿宋_GB2312" w:hAnsi="仿宋" w:cs="Arial" w:hint="eastAsia"/>
                  <w:sz w:val="22"/>
                  <w:szCs w:val="20"/>
                </w:rPr>
                <w:delText>2</w:delText>
              </w:r>
              <w:r w:rsidDel="00967EFF">
                <w:rPr>
                  <w:rFonts w:ascii="仿宋_GB2312" w:eastAsia="仿宋_GB2312" w:hAnsi="仿宋" w:cs="Arial"/>
                  <w:sz w:val="22"/>
                  <w:szCs w:val="20"/>
                </w:rPr>
                <w:delText>025</w:delText>
              </w:r>
              <w:r w:rsidDel="00967EFF">
                <w:rPr>
                  <w:rFonts w:ascii="仿宋_GB2312" w:eastAsia="仿宋_GB2312" w:hAnsi="仿宋" w:cs="Arial" w:hint="eastAsia"/>
                  <w:sz w:val="22"/>
                  <w:szCs w:val="20"/>
                </w:rPr>
                <w:delText>-</w:delText>
              </w:r>
              <w:r w:rsidDel="00967EFF">
                <w:rPr>
                  <w:rFonts w:ascii="仿宋_GB2312" w:eastAsia="仿宋_GB2312" w:hAnsi="仿宋" w:cs="Arial"/>
                  <w:sz w:val="22"/>
                  <w:szCs w:val="20"/>
                </w:rPr>
                <w:delText>3</w:delText>
              </w:r>
              <w:r w:rsidDel="00967EFF">
                <w:rPr>
                  <w:rFonts w:ascii="仿宋_GB2312" w:eastAsia="仿宋_GB2312" w:hAnsi="仿宋" w:cs="Arial" w:hint="eastAsia"/>
                  <w:sz w:val="22"/>
                  <w:szCs w:val="20"/>
                </w:rPr>
                <w:delText>-</w:delText>
              </w:r>
              <w:r w:rsidDel="00967EFF">
                <w:rPr>
                  <w:rFonts w:ascii="仿宋_GB2312" w:eastAsia="仿宋_GB2312" w:hAnsi="仿宋" w:cs="Arial"/>
                  <w:sz w:val="22"/>
                  <w:szCs w:val="20"/>
                </w:rPr>
                <w:delText>24</w:delText>
              </w:r>
            </w:del>
          </w:p>
        </w:tc>
        <w:tc>
          <w:tcPr>
            <w:tcW w:w="1334" w:type="dxa"/>
            <w:shd w:val="clear" w:color="FFFFFF" w:fill="FFFFFF"/>
            <w:vAlign w:val="bottom"/>
          </w:tcPr>
          <w:p w14:paraId="20B4337C" w14:textId="10D1F608" w:rsidR="00431789" w:rsidRDefault="00431789" w:rsidP="00431789">
            <w:pPr>
              <w:jc w:val="center"/>
              <w:rPr>
                <w:rFonts w:ascii="仿宋_GB2312" w:eastAsia="仿宋_GB2312" w:hAnsi="仿宋" w:cs="Arial"/>
                <w:sz w:val="22"/>
                <w:szCs w:val="20"/>
              </w:rPr>
            </w:pPr>
            <w:ins w:id="58" w:author="罗依灵" w:date="2026-02-03T14:42:00Z">
              <w:r>
                <w:rPr>
                  <w:rFonts w:ascii="仿宋_GB2312" w:eastAsia="仿宋_GB2312" w:hAnsi="仿宋" w:cs="Arial" w:hint="eastAsia"/>
                  <w:sz w:val="22"/>
                  <w:szCs w:val="20"/>
                </w:rPr>
                <w:t xml:space="preserve"> </w:t>
              </w:r>
            </w:ins>
            <w:del w:id="59" w:author="罗依灵" w:date="2026-02-03T14:42:00Z">
              <w:r w:rsidDel="00967EFF">
                <w:rPr>
                  <w:rFonts w:ascii="仿宋_GB2312" w:eastAsia="仿宋_GB2312" w:hAnsi="仿宋" w:cs="Arial" w:hint="eastAsia"/>
                  <w:sz w:val="22"/>
                  <w:szCs w:val="20"/>
                </w:rPr>
                <w:delText>3</w:delText>
              </w:r>
              <w:r w:rsidDel="00967EFF">
                <w:rPr>
                  <w:rFonts w:ascii="仿宋_GB2312" w:eastAsia="仿宋_GB2312" w:hAnsi="仿宋" w:cs="Arial"/>
                  <w:sz w:val="22"/>
                  <w:szCs w:val="20"/>
                </w:rPr>
                <w:delText>.80</w:delText>
              </w:r>
            </w:del>
          </w:p>
        </w:tc>
      </w:tr>
    </w:tbl>
    <w:p w14:paraId="6147F735" w14:textId="77777777" w:rsidR="00610E99" w:rsidRPr="00610E99" w:rsidRDefault="00610E99" w:rsidP="00B64E1F">
      <w:pPr>
        <w:spacing w:line="550" w:lineRule="exact"/>
        <w:ind w:firstLineChars="200" w:firstLine="440"/>
        <w:rPr>
          <w:rFonts w:ascii="仿宋_GB2312" w:eastAsia="仿宋_GB2312" w:hAnsi="仿宋" w:cs="Times New Roman"/>
          <w:sz w:val="22"/>
        </w:rPr>
      </w:pPr>
    </w:p>
    <w:p w14:paraId="20E39E39" w14:textId="77777777" w:rsidR="00A61374" w:rsidRPr="00A61374" w:rsidRDefault="00A61374" w:rsidP="005A5CD8">
      <w:pPr>
        <w:rPr>
          <w:rFonts w:ascii="仿宋_GB2312" w:eastAsia="仿宋_GB2312" w:hAnsi="仿宋" w:cs="Times New Roman"/>
          <w:sz w:val="22"/>
        </w:rPr>
      </w:pPr>
    </w:p>
    <w:p w14:paraId="5739AEBF" w14:textId="77777777" w:rsidR="009E355D" w:rsidRPr="009E355D" w:rsidRDefault="0096005E" w:rsidP="00DF06F7">
      <w:pPr>
        <w:pStyle w:val="a7"/>
        <w:numPr>
          <w:ilvl w:val="0"/>
          <w:numId w:val="6"/>
        </w:numPr>
        <w:spacing w:line="550" w:lineRule="exact"/>
        <w:ind w:left="0" w:firstLine="562"/>
        <w:outlineLvl w:val="0"/>
        <w:rPr>
          <w:rFonts w:ascii="仿宋_GB2312" w:eastAsia="仿宋_GB2312" w:hAnsi="仿宋" w:cs="Times New Roman"/>
          <w:sz w:val="28"/>
        </w:rPr>
      </w:pPr>
      <w:r w:rsidRPr="009E355D">
        <w:rPr>
          <w:rFonts w:ascii="仿宋_GB2312" w:eastAsia="仿宋_GB2312" w:hAnsi="仿宋" w:cs="Times New Roman" w:hint="eastAsia"/>
          <w:b/>
          <w:sz w:val="28"/>
          <w:szCs w:val="28"/>
        </w:rPr>
        <w:t>本公司指数类产品（含已批未募和在审产品）情况，包括已成立产品名称、管理人、产品类型、成立时间、现有规模等。若有募集失败产品和清盘产品，列明获</w:t>
      </w:r>
      <w:proofErr w:type="gramStart"/>
      <w:r w:rsidRPr="009E355D">
        <w:rPr>
          <w:rFonts w:ascii="仿宋_GB2312" w:eastAsia="仿宋_GB2312" w:hAnsi="仿宋" w:cs="Times New Roman" w:hint="eastAsia"/>
          <w:b/>
          <w:sz w:val="28"/>
          <w:szCs w:val="28"/>
        </w:rPr>
        <w:t>批时间</w:t>
      </w:r>
      <w:proofErr w:type="gramEnd"/>
      <w:r w:rsidRPr="009E355D">
        <w:rPr>
          <w:rFonts w:ascii="仿宋_GB2312" w:eastAsia="仿宋_GB2312" w:hAnsi="仿宋" w:cs="Times New Roman" w:hint="eastAsia"/>
          <w:b/>
          <w:sz w:val="28"/>
          <w:szCs w:val="28"/>
        </w:rPr>
        <w:t>和公告日期。</w:t>
      </w:r>
    </w:p>
    <w:p w14:paraId="5AF1BE83" w14:textId="77777777" w:rsidR="00064442" w:rsidRPr="002A3E14" w:rsidRDefault="00064442" w:rsidP="002A3E14">
      <w:pPr>
        <w:widowControl w:val="0"/>
        <w:spacing w:line="560" w:lineRule="exact"/>
        <w:ind w:firstLineChars="200" w:firstLine="560"/>
        <w:jc w:val="both"/>
        <w:rPr>
          <w:rFonts w:ascii="仿宋_GB2312" w:eastAsia="仿宋_GB2312" w:hAnsi="仿宋" w:cs="Times New Roman"/>
          <w:kern w:val="2"/>
          <w:sz w:val="28"/>
          <w:szCs w:val="22"/>
        </w:rPr>
      </w:pPr>
      <w:r w:rsidRPr="002A3E14">
        <w:rPr>
          <w:rFonts w:ascii="仿宋_GB2312" w:eastAsia="仿宋_GB2312" w:hAnsi="仿宋" w:cs="Times New Roman" w:hint="eastAsia"/>
          <w:kern w:val="2"/>
          <w:sz w:val="28"/>
          <w:szCs w:val="22"/>
        </w:rPr>
        <w:t>截止</w:t>
      </w:r>
      <w:r w:rsidR="002F158E" w:rsidRPr="002A3E14">
        <w:rPr>
          <w:rFonts w:ascii="仿宋_GB2312" w:eastAsia="仿宋_GB2312" w:hAnsi="仿宋" w:cs="Times New Roman" w:hint="eastAsia"/>
          <w:kern w:val="2"/>
          <w:sz w:val="28"/>
          <w:szCs w:val="22"/>
        </w:rPr>
        <w:t>202</w:t>
      </w:r>
      <w:r w:rsidR="002F158E">
        <w:rPr>
          <w:rFonts w:ascii="仿宋_GB2312" w:eastAsia="仿宋_GB2312" w:hAnsi="仿宋" w:cs="Times New Roman"/>
          <w:kern w:val="2"/>
          <w:sz w:val="28"/>
          <w:szCs w:val="22"/>
        </w:rPr>
        <w:t>4</w:t>
      </w:r>
      <w:r w:rsidRPr="002A3E14">
        <w:rPr>
          <w:rFonts w:ascii="仿宋_GB2312" w:eastAsia="仿宋_GB2312" w:hAnsi="仿宋" w:cs="Times New Roman" w:hint="eastAsia"/>
          <w:kern w:val="2"/>
          <w:sz w:val="28"/>
          <w:szCs w:val="22"/>
        </w:rPr>
        <w:t>年</w:t>
      </w:r>
      <w:r w:rsidRPr="002A3E14">
        <w:rPr>
          <w:rFonts w:ascii="仿宋_GB2312" w:eastAsia="仿宋_GB2312" w:hAnsi="仿宋" w:cs="Times New Roman"/>
          <w:kern w:val="2"/>
          <w:sz w:val="28"/>
          <w:szCs w:val="22"/>
        </w:rPr>
        <w:t>12</w:t>
      </w:r>
      <w:r w:rsidRPr="002A3E14">
        <w:rPr>
          <w:rFonts w:ascii="仿宋_GB2312" w:eastAsia="仿宋_GB2312" w:hAnsi="仿宋" w:cs="Times New Roman" w:hint="eastAsia"/>
          <w:kern w:val="2"/>
          <w:sz w:val="28"/>
          <w:szCs w:val="22"/>
        </w:rPr>
        <w:t>月</w:t>
      </w:r>
      <w:r w:rsidRPr="002A3E14">
        <w:rPr>
          <w:rFonts w:ascii="仿宋_GB2312" w:eastAsia="仿宋_GB2312" w:hAnsi="仿宋" w:cs="Times New Roman"/>
          <w:kern w:val="2"/>
          <w:sz w:val="28"/>
          <w:szCs w:val="22"/>
        </w:rPr>
        <w:t>31</w:t>
      </w:r>
      <w:r w:rsidRPr="002A3E14">
        <w:rPr>
          <w:rFonts w:ascii="仿宋_GB2312" w:eastAsia="仿宋_GB2312" w:hAnsi="仿宋" w:cs="Times New Roman" w:hint="eastAsia"/>
          <w:kern w:val="2"/>
          <w:sz w:val="28"/>
          <w:szCs w:val="22"/>
        </w:rPr>
        <w:t>日，本公司指数类产品情况如下：</w:t>
      </w:r>
      <w:r w:rsidRPr="002A3E14">
        <w:rPr>
          <w:rFonts w:ascii="仿宋_GB2312" w:eastAsia="仿宋_GB2312" w:hAnsi="仿宋" w:cs="Times New Roman" w:hint="eastAsia"/>
          <w:b/>
          <w:kern w:val="2"/>
          <w:sz w:val="28"/>
          <w:szCs w:val="22"/>
        </w:rPr>
        <w:t>运作中的指数产品共</w:t>
      </w:r>
      <w:r w:rsidR="002F158E">
        <w:rPr>
          <w:rFonts w:ascii="仿宋_GB2312" w:eastAsia="仿宋_GB2312" w:hAnsi="仿宋" w:cs="Times New Roman"/>
          <w:b/>
          <w:kern w:val="2"/>
          <w:sz w:val="28"/>
          <w:szCs w:val="22"/>
        </w:rPr>
        <w:t>118</w:t>
      </w:r>
      <w:r w:rsidRPr="002A3E14">
        <w:rPr>
          <w:rFonts w:ascii="仿宋_GB2312" w:eastAsia="仿宋_GB2312" w:hAnsi="仿宋" w:cs="Times New Roman" w:hint="eastAsia"/>
          <w:b/>
          <w:kern w:val="2"/>
          <w:sz w:val="28"/>
          <w:szCs w:val="22"/>
        </w:rPr>
        <w:t>只，</w:t>
      </w:r>
      <w:r w:rsidRPr="002A3E14">
        <w:rPr>
          <w:rFonts w:ascii="仿宋_GB2312" w:eastAsia="仿宋_GB2312" w:hAnsi="仿宋" w:cs="Times New Roman" w:hint="eastAsia"/>
          <w:kern w:val="2"/>
          <w:sz w:val="28"/>
          <w:szCs w:val="22"/>
        </w:rPr>
        <w:t>其中股票</w:t>
      </w:r>
      <w:proofErr w:type="gramStart"/>
      <w:r w:rsidRPr="002A3E14">
        <w:rPr>
          <w:rFonts w:ascii="仿宋_GB2312" w:eastAsia="仿宋_GB2312" w:hAnsi="仿宋" w:cs="Times New Roman" w:hint="eastAsia"/>
          <w:kern w:val="2"/>
          <w:sz w:val="28"/>
          <w:szCs w:val="22"/>
        </w:rPr>
        <w:t>型指数</w:t>
      </w:r>
      <w:proofErr w:type="gramEnd"/>
      <w:r w:rsidRPr="002A3E14">
        <w:rPr>
          <w:rFonts w:ascii="仿宋_GB2312" w:eastAsia="仿宋_GB2312" w:hAnsi="仿宋" w:cs="Times New Roman" w:hint="eastAsia"/>
          <w:kern w:val="2"/>
          <w:sz w:val="28"/>
          <w:szCs w:val="22"/>
        </w:rPr>
        <w:t>基金共</w:t>
      </w:r>
      <w:r w:rsidR="005F5590">
        <w:rPr>
          <w:rFonts w:ascii="仿宋_GB2312" w:eastAsia="仿宋_GB2312" w:hAnsi="仿宋" w:cs="Times New Roman"/>
          <w:kern w:val="2"/>
          <w:sz w:val="28"/>
          <w:szCs w:val="22"/>
        </w:rPr>
        <w:t>96</w:t>
      </w:r>
      <w:r w:rsidRPr="002A3E14">
        <w:rPr>
          <w:rFonts w:ascii="仿宋_GB2312" w:eastAsia="仿宋_GB2312" w:hAnsi="仿宋" w:cs="Times New Roman" w:hint="eastAsia"/>
          <w:kern w:val="2"/>
          <w:sz w:val="28"/>
          <w:szCs w:val="22"/>
        </w:rPr>
        <w:t>只，含</w:t>
      </w:r>
      <w:r w:rsidR="005F5590">
        <w:rPr>
          <w:rFonts w:ascii="仿宋_GB2312" w:eastAsia="仿宋_GB2312" w:hAnsi="仿宋" w:cs="Times New Roman"/>
          <w:kern w:val="2"/>
          <w:sz w:val="28"/>
          <w:szCs w:val="22"/>
        </w:rPr>
        <w:t>46</w:t>
      </w:r>
      <w:r w:rsidRPr="002A3E14">
        <w:rPr>
          <w:rFonts w:ascii="仿宋_GB2312" w:eastAsia="仿宋_GB2312" w:hAnsi="仿宋" w:cs="Times New Roman" w:hint="eastAsia"/>
          <w:kern w:val="2"/>
          <w:sz w:val="28"/>
          <w:szCs w:val="22"/>
        </w:rPr>
        <w:t>只ETF（其中2只为指数增强），</w:t>
      </w:r>
      <w:r w:rsidR="005F5590">
        <w:rPr>
          <w:rFonts w:ascii="仿宋_GB2312" w:eastAsia="仿宋_GB2312" w:hAnsi="仿宋" w:cs="Times New Roman"/>
          <w:kern w:val="2"/>
          <w:sz w:val="28"/>
          <w:szCs w:val="22"/>
        </w:rPr>
        <w:t>35</w:t>
      </w:r>
      <w:r w:rsidRPr="002A3E14">
        <w:rPr>
          <w:rFonts w:ascii="仿宋_GB2312" w:eastAsia="仿宋_GB2312" w:hAnsi="仿宋" w:cs="Times New Roman" w:hint="eastAsia"/>
          <w:kern w:val="2"/>
          <w:sz w:val="28"/>
          <w:szCs w:val="22"/>
        </w:rPr>
        <w:t>只ETF联接基金，</w:t>
      </w:r>
      <w:r w:rsidR="005F5590">
        <w:rPr>
          <w:rFonts w:ascii="仿宋_GB2312" w:eastAsia="仿宋_GB2312" w:hAnsi="仿宋" w:cs="Times New Roman"/>
          <w:kern w:val="2"/>
          <w:sz w:val="28"/>
          <w:szCs w:val="22"/>
        </w:rPr>
        <w:t>15</w:t>
      </w:r>
      <w:r w:rsidRPr="002A3E14">
        <w:rPr>
          <w:rFonts w:ascii="仿宋_GB2312" w:eastAsia="仿宋_GB2312" w:hAnsi="仿宋" w:cs="Times New Roman" w:hint="eastAsia"/>
          <w:kern w:val="2"/>
          <w:sz w:val="28"/>
          <w:szCs w:val="22"/>
        </w:rPr>
        <w:t>只普通开放式指数基金（其中</w:t>
      </w:r>
      <w:r w:rsidRPr="002A3E14">
        <w:rPr>
          <w:rFonts w:ascii="仿宋_GB2312" w:eastAsia="仿宋_GB2312" w:hAnsi="仿宋" w:cs="Times New Roman"/>
          <w:kern w:val="2"/>
          <w:sz w:val="28"/>
          <w:szCs w:val="22"/>
        </w:rPr>
        <w:t>3</w:t>
      </w:r>
      <w:r w:rsidRPr="002A3E14">
        <w:rPr>
          <w:rFonts w:ascii="仿宋_GB2312" w:eastAsia="仿宋_GB2312" w:hAnsi="仿宋" w:cs="Times New Roman" w:hint="eastAsia"/>
          <w:kern w:val="2"/>
          <w:sz w:val="28"/>
          <w:szCs w:val="22"/>
        </w:rPr>
        <w:t>只为指数增强）。QDII股票</w:t>
      </w:r>
      <w:proofErr w:type="gramStart"/>
      <w:r w:rsidRPr="002A3E14">
        <w:rPr>
          <w:rFonts w:ascii="仿宋_GB2312" w:eastAsia="仿宋_GB2312" w:hAnsi="仿宋" w:cs="Times New Roman" w:hint="eastAsia"/>
          <w:kern w:val="2"/>
          <w:sz w:val="28"/>
          <w:szCs w:val="22"/>
        </w:rPr>
        <w:t>型指数</w:t>
      </w:r>
      <w:proofErr w:type="gramEnd"/>
      <w:r w:rsidRPr="002A3E14">
        <w:rPr>
          <w:rFonts w:ascii="仿宋_GB2312" w:eastAsia="仿宋_GB2312" w:hAnsi="仿宋" w:cs="Times New Roman" w:hint="eastAsia"/>
          <w:kern w:val="2"/>
          <w:sz w:val="28"/>
          <w:szCs w:val="22"/>
        </w:rPr>
        <w:t>基金共</w:t>
      </w:r>
      <w:r w:rsidR="005F5590">
        <w:rPr>
          <w:rFonts w:ascii="仿宋_GB2312" w:eastAsia="仿宋_GB2312" w:hAnsi="仿宋" w:cs="Times New Roman"/>
          <w:kern w:val="2"/>
          <w:sz w:val="28"/>
          <w:szCs w:val="22"/>
        </w:rPr>
        <w:t>11</w:t>
      </w:r>
      <w:r w:rsidRPr="002A3E14">
        <w:rPr>
          <w:rFonts w:ascii="仿宋_GB2312" w:eastAsia="仿宋_GB2312" w:hAnsi="仿宋" w:cs="Times New Roman" w:hint="eastAsia"/>
          <w:kern w:val="2"/>
          <w:sz w:val="28"/>
          <w:szCs w:val="22"/>
        </w:rPr>
        <w:t>只，含</w:t>
      </w:r>
      <w:r w:rsidR="005F5590">
        <w:rPr>
          <w:rFonts w:ascii="仿宋_GB2312" w:eastAsia="仿宋_GB2312" w:hAnsi="仿宋" w:cs="Times New Roman"/>
          <w:kern w:val="2"/>
          <w:sz w:val="28"/>
          <w:szCs w:val="22"/>
        </w:rPr>
        <w:t>6</w:t>
      </w:r>
      <w:r w:rsidRPr="002A3E14">
        <w:rPr>
          <w:rFonts w:ascii="仿宋_GB2312" w:eastAsia="仿宋_GB2312" w:hAnsi="仿宋" w:cs="Times New Roman" w:hint="eastAsia"/>
          <w:kern w:val="2"/>
          <w:sz w:val="28"/>
          <w:szCs w:val="22"/>
        </w:rPr>
        <w:t>只ETF，</w:t>
      </w:r>
      <w:r w:rsidR="005F5590">
        <w:rPr>
          <w:rFonts w:ascii="仿宋_GB2312" w:eastAsia="仿宋_GB2312" w:hAnsi="仿宋" w:cs="Times New Roman"/>
          <w:kern w:val="2"/>
          <w:sz w:val="28"/>
          <w:szCs w:val="22"/>
        </w:rPr>
        <w:t>2</w:t>
      </w:r>
      <w:r w:rsidRPr="002A3E14">
        <w:rPr>
          <w:rFonts w:ascii="仿宋_GB2312" w:eastAsia="仿宋_GB2312" w:hAnsi="仿宋" w:cs="Times New Roman"/>
          <w:kern w:val="2"/>
          <w:sz w:val="28"/>
          <w:szCs w:val="22"/>
        </w:rPr>
        <w:t>只ETF联接基金，</w:t>
      </w:r>
      <w:r w:rsidR="005F5590">
        <w:rPr>
          <w:rFonts w:ascii="仿宋_GB2312" w:eastAsia="仿宋_GB2312" w:hAnsi="仿宋" w:cs="Times New Roman"/>
          <w:kern w:val="2"/>
          <w:sz w:val="28"/>
          <w:szCs w:val="22"/>
        </w:rPr>
        <w:t>3</w:t>
      </w:r>
      <w:r w:rsidRPr="002A3E14">
        <w:rPr>
          <w:rFonts w:ascii="仿宋_GB2312" w:eastAsia="仿宋_GB2312" w:hAnsi="仿宋" w:cs="Times New Roman" w:hint="eastAsia"/>
          <w:kern w:val="2"/>
          <w:sz w:val="28"/>
          <w:szCs w:val="22"/>
        </w:rPr>
        <w:t>只普通开放式指数基金。商品型指数基金共2只，为黄金ETF及黄金E</w:t>
      </w:r>
      <w:r w:rsidRPr="002A3E14">
        <w:rPr>
          <w:rFonts w:ascii="仿宋_GB2312" w:eastAsia="仿宋_GB2312" w:hAnsi="仿宋" w:cs="Times New Roman"/>
          <w:kern w:val="2"/>
          <w:sz w:val="28"/>
          <w:szCs w:val="22"/>
        </w:rPr>
        <w:t>TF</w:t>
      </w:r>
      <w:r w:rsidRPr="002A3E14">
        <w:rPr>
          <w:rFonts w:ascii="仿宋_GB2312" w:eastAsia="仿宋_GB2312" w:hAnsi="仿宋" w:cs="Times New Roman" w:hint="eastAsia"/>
          <w:kern w:val="2"/>
          <w:sz w:val="28"/>
          <w:szCs w:val="22"/>
        </w:rPr>
        <w:t>联接。债券</w:t>
      </w:r>
      <w:proofErr w:type="gramStart"/>
      <w:r w:rsidRPr="002A3E14">
        <w:rPr>
          <w:rFonts w:ascii="仿宋_GB2312" w:eastAsia="仿宋_GB2312" w:hAnsi="仿宋" w:cs="Times New Roman" w:hint="eastAsia"/>
          <w:kern w:val="2"/>
          <w:sz w:val="28"/>
          <w:szCs w:val="22"/>
        </w:rPr>
        <w:t>型指数</w:t>
      </w:r>
      <w:proofErr w:type="gramEnd"/>
      <w:r w:rsidRPr="002A3E14">
        <w:rPr>
          <w:rFonts w:ascii="仿宋_GB2312" w:eastAsia="仿宋_GB2312" w:hAnsi="仿宋" w:cs="Times New Roman" w:hint="eastAsia"/>
          <w:kern w:val="2"/>
          <w:sz w:val="28"/>
          <w:szCs w:val="22"/>
        </w:rPr>
        <w:t>基金共</w:t>
      </w:r>
      <w:r w:rsidR="00A13339">
        <w:rPr>
          <w:rFonts w:ascii="仿宋_GB2312" w:eastAsia="仿宋_GB2312" w:hAnsi="仿宋" w:cs="Times New Roman"/>
          <w:kern w:val="2"/>
          <w:sz w:val="28"/>
          <w:szCs w:val="22"/>
        </w:rPr>
        <w:t>9</w:t>
      </w:r>
      <w:r w:rsidRPr="002A3E14">
        <w:rPr>
          <w:rFonts w:ascii="仿宋_GB2312" w:eastAsia="仿宋_GB2312" w:hAnsi="仿宋" w:cs="Times New Roman" w:hint="eastAsia"/>
          <w:kern w:val="2"/>
          <w:sz w:val="28"/>
          <w:szCs w:val="22"/>
        </w:rPr>
        <w:t>只，均为普通开放式指数基金。</w:t>
      </w:r>
      <w:r w:rsidRPr="002A3E14">
        <w:rPr>
          <w:rFonts w:ascii="仿宋_GB2312" w:eastAsia="仿宋_GB2312" w:hAnsi="仿宋" w:cs="Times New Roman" w:hint="eastAsia"/>
          <w:b/>
          <w:kern w:val="2"/>
          <w:sz w:val="28"/>
          <w:szCs w:val="22"/>
        </w:rPr>
        <w:t>已批未募指数产品共</w:t>
      </w:r>
      <w:r w:rsidR="00C37F28">
        <w:rPr>
          <w:rFonts w:ascii="仿宋_GB2312" w:eastAsia="仿宋_GB2312" w:hAnsi="仿宋" w:cs="Times New Roman"/>
          <w:b/>
          <w:kern w:val="2"/>
          <w:sz w:val="28"/>
          <w:szCs w:val="22"/>
        </w:rPr>
        <w:t>6</w:t>
      </w:r>
      <w:r w:rsidRPr="002A3E14">
        <w:rPr>
          <w:rFonts w:ascii="仿宋_GB2312" w:eastAsia="仿宋_GB2312" w:hAnsi="仿宋" w:cs="Times New Roman" w:hint="eastAsia"/>
          <w:b/>
          <w:kern w:val="2"/>
          <w:sz w:val="28"/>
          <w:szCs w:val="22"/>
        </w:rPr>
        <w:t>只；在</w:t>
      </w:r>
      <w:proofErr w:type="gramStart"/>
      <w:r w:rsidRPr="002A3E14">
        <w:rPr>
          <w:rFonts w:ascii="仿宋_GB2312" w:eastAsia="仿宋_GB2312" w:hAnsi="仿宋" w:cs="Times New Roman" w:hint="eastAsia"/>
          <w:b/>
          <w:kern w:val="2"/>
          <w:sz w:val="28"/>
          <w:szCs w:val="22"/>
        </w:rPr>
        <w:t>审指数</w:t>
      </w:r>
      <w:proofErr w:type="gramEnd"/>
      <w:r w:rsidRPr="002A3E14">
        <w:rPr>
          <w:rFonts w:ascii="仿宋_GB2312" w:eastAsia="仿宋_GB2312" w:hAnsi="仿宋" w:cs="Times New Roman" w:hint="eastAsia"/>
          <w:b/>
          <w:kern w:val="2"/>
          <w:sz w:val="28"/>
          <w:szCs w:val="22"/>
        </w:rPr>
        <w:t>产品共</w:t>
      </w:r>
      <w:r w:rsidR="000F24EB">
        <w:rPr>
          <w:rFonts w:ascii="仿宋_GB2312" w:eastAsia="仿宋_GB2312" w:hAnsi="仿宋" w:cs="Times New Roman" w:hint="eastAsia"/>
          <w:b/>
          <w:kern w:val="2"/>
          <w:sz w:val="28"/>
          <w:szCs w:val="22"/>
        </w:rPr>
        <w:t>24</w:t>
      </w:r>
      <w:r w:rsidRPr="002A3E14">
        <w:rPr>
          <w:rFonts w:ascii="仿宋_GB2312" w:eastAsia="仿宋_GB2312" w:hAnsi="仿宋" w:cs="Times New Roman" w:hint="eastAsia"/>
          <w:b/>
          <w:kern w:val="2"/>
          <w:sz w:val="28"/>
          <w:szCs w:val="22"/>
        </w:rPr>
        <w:t>只,</w:t>
      </w:r>
      <w:r w:rsidRPr="002A3E14">
        <w:rPr>
          <w:rFonts w:ascii="仿宋_GB2312" w:eastAsia="仿宋_GB2312" w:hAnsi="仿宋" w:cs="Times New Roman" w:hint="eastAsia"/>
          <w:kern w:val="2"/>
          <w:sz w:val="28"/>
          <w:szCs w:val="22"/>
        </w:rPr>
        <w:t>其中已受理产品共</w:t>
      </w:r>
      <w:r w:rsidR="0095033B">
        <w:rPr>
          <w:rFonts w:ascii="仿宋_GB2312" w:eastAsia="仿宋_GB2312" w:hAnsi="仿宋" w:cs="Times New Roman" w:hint="eastAsia"/>
          <w:kern w:val="2"/>
          <w:sz w:val="28"/>
          <w:szCs w:val="22"/>
        </w:rPr>
        <w:t>8</w:t>
      </w:r>
      <w:r w:rsidRPr="002A3E14">
        <w:rPr>
          <w:rFonts w:ascii="仿宋_GB2312" w:eastAsia="仿宋_GB2312" w:hAnsi="仿宋" w:cs="Times New Roman" w:hint="eastAsia"/>
          <w:kern w:val="2"/>
          <w:sz w:val="28"/>
          <w:szCs w:val="22"/>
        </w:rPr>
        <w:t>只，补正中产品共</w:t>
      </w:r>
      <w:r w:rsidR="000F24EB" w:rsidRPr="002A3E14">
        <w:rPr>
          <w:rFonts w:ascii="仿宋_GB2312" w:eastAsia="仿宋_GB2312" w:hAnsi="仿宋" w:cs="Times New Roman" w:hint="eastAsia"/>
          <w:kern w:val="2"/>
          <w:sz w:val="28"/>
          <w:szCs w:val="22"/>
        </w:rPr>
        <w:t>1</w:t>
      </w:r>
      <w:r w:rsidR="000F24EB">
        <w:rPr>
          <w:rFonts w:ascii="仿宋_GB2312" w:eastAsia="仿宋_GB2312" w:hAnsi="仿宋" w:cs="Times New Roman" w:hint="eastAsia"/>
          <w:kern w:val="2"/>
          <w:sz w:val="28"/>
          <w:szCs w:val="22"/>
        </w:rPr>
        <w:t>6</w:t>
      </w:r>
      <w:r w:rsidRPr="002A3E14">
        <w:rPr>
          <w:rFonts w:ascii="仿宋_GB2312" w:eastAsia="仿宋_GB2312" w:hAnsi="仿宋" w:cs="Times New Roman" w:hint="eastAsia"/>
          <w:kern w:val="2"/>
          <w:sz w:val="28"/>
          <w:szCs w:val="22"/>
        </w:rPr>
        <w:t>只。</w:t>
      </w:r>
      <w:r w:rsidRPr="002A3E14">
        <w:rPr>
          <w:rFonts w:ascii="仿宋_GB2312" w:eastAsia="仿宋_GB2312" w:hAnsi="仿宋" w:cs="Times New Roman" w:hint="eastAsia"/>
          <w:b/>
          <w:kern w:val="2"/>
          <w:sz w:val="28"/>
          <w:szCs w:val="22"/>
        </w:rPr>
        <w:t>已</w:t>
      </w:r>
      <w:proofErr w:type="gramStart"/>
      <w:r w:rsidRPr="002A3E14">
        <w:rPr>
          <w:rFonts w:ascii="仿宋_GB2312" w:eastAsia="仿宋_GB2312" w:hAnsi="仿宋" w:cs="Times New Roman" w:hint="eastAsia"/>
          <w:b/>
          <w:kern w:val="2"/>
          <w:sz w:val="28"/>
          <w:szCs w:val="22"/>
        </w:rPr>
        <w:t>清盘指数</w:t>
      </w:r>
      <w:proofErr w:type="gramEnd"/>
      <w:r w:rsidRPr="002A3E14">
        <w:rPr>
          <w:rFonts w:ascii="仿宋_GB2312" w:eastAsia="仿宋_GB2312" w:hAnsi="仿宋" w:cs="Times New Roman" w:hint="eastAsia"/>
          <w:b/>
          <w:kern w:val="2"/>
          <w:sz w:val="28"/>
          <w:szCs w:val="22"/>
        </w:rPr>
        <w:t>产品共1</w:t>
      </w:r>
      <w:r w:rsidRPr="002A3E14">
        <w:rPr>
          <w:rFonts w:ascii="仿宋_GB2312" w:eastAsia="仿宋_GB2312" w:hAnsi="仿宋" w:cs="Times New Roman"/>
          <w:b/>
          <w:kern w:val="2"/>
          <w:sz w:val="28"/>
          <w:szCs w:val="22"/>
        </w:rPr>
        <w:t>1</w:t>
      </w:r>
      <w:r w:rsidRPr="002A3E14">
        <w:rPr>
          <w:rFonts w:ascii="仿宋_GB2312" w:eastAsia="仿宋_GB2312" w:hAnsi="仿宋" w:cs="Times New Roman" w:hint="eastAsia"/>
          <w:b/>
          <w:kern w:val="2"/>
          <w:sz w:val="28"/>
          <w:szCs w:val="22"/>
        </w:rPr>
        <w:t>只，</w:t>
      </w:r>
      <w:r w:rsidRPr="002A3E14">
        <w:rPr>
          <w:rFonts w:ascii="仿宋_GB2312" w:eastAsia="仿宋_GB2312" w:hAnsi="仿宋" w:cs="Times New Roman" w:hint="eastAsia"/>
          <w:kern w:val="2"/>
          <w:sz w:val="28"/>
          <w:szCs w:val="22"/>
        </w:rPr>
        <w:t>其中股票ETF共</w:t>
      </w:r>
      <w:r w:rsidRPr="002A3E14">
        <w:rPr>
          <w:rFonts w:ascii="仿宋_GB2312" w:eastAsia="仿宋_GB2312" w:hAnsi="仿宋" w:cs="Times New Roman"/>
          <w:kern w:val="2"/>
          <w:sz w:val="28"/>
          <w:szCs w:val="22"/>
        </w:rPr>
        <w:t>5</w:t>
      </w:r>
      <w:r w:rsidRPr="002A3E14">
        <w:rPr>
          <w:rFonts w:ascii="仿宋_GB2312" w:eastAsia="仿宋_GB2312" w:hAnsi="仿宋" w:cs="Times New Roman" w:hint="eastAsia"/>
          <w:kern w:val="2"/>
          <w:sz w:val="28"/>
          <w:szCs w:val="22"/>
        </w:rPr>
        <w:t>只，股票E</w:t>
      </w:r>
      <w:r w:rsidRPr="002A3E14">
        <w:rPr>
          <w:rFonts w:ascii="仿宋_GB2312" w:eastAsia="仿宋_GB2312" w:hAnsi="仿宋" w:cs="Times New Roman"/>
          <w:kern w:val="2"/>
          <w:sz w:val="28"/>
          <w:szCs w:val="22"/>
        </w:rPr>
        <w:t>TF</w:t>
      </w:r>
      <w:proofErr w:type="gramStart"/>
      <w:r w:rsidRPr="002A3E14">
        <w:rPr>
          <w:rFonts w:ascii="仿宋_GB2312" w:eastAsia="仿宋_GB2312" w:hAnsi="仿宋" w:cs="Times New Roman" w:hint="eastAsia"/>
          <w:kern w:val="2"/>
          <w:sz w:val="28"/>
          <w:szCs w:val="22"/>
        </w:rPr>
        <w:t>联接共</w:t>
      </w:r>
      <w:proofErr w:type="gramEnd"/>
      <w:r w:rsidRPr="002A3E14">
        <w:rPr>
          <w:rFonts w:ascii="仿宋_GB2312" w:eastAsia="仿宋_GB2312" w:hAnsi="仿宋" w:cs="Times New Roman" w:hint="eastAsia"/>
          <w:kern w:val="2"/>
          <w:sz w:val="28"/>
          <w:szCs w:val="22"/>
        </w:rPr>
        <w:t>1只，股票型普通开放式指数基金共1只，债券型普通开放式指数基金共</w:t>
      </w:r>
      <w:r w:rsidRPr="002A3E14">
        <w:rPr>
          <w:rFonts w:ascii="仿宋_GB2312" w:eastAsia="仿宋_GB2312" w:hAnsi="仿宋" w:cs="Times New Roman"/>
          <w:kern w:val="2"/>
          <w:sz w:val="28"/>
          <w:szCs w:val="22"/>
        </w:rPr>
        <w:t>2</w:t>
      </w:r>
      <w:r w:rsidRPr="002A3E14">
        <w:rPr>
          <w:rFonts w:ascii="仿宋_GB2312" w:eastAsia="仿宋_GB2312" w:hAnsi="仿宋" w:cs="Times New Roman" w:hint="eastAsia"/>
          <w:kern w:val="2"/>
          <w:sz w:val="28"/>
          <w:szCs w:val="22"/>
        </w:rPr>
        <w:t>只，QDII股票型普通开放式指数基金共</w:t>
      </w:r>
      <w:r w:rsidRPr="002A3E14">
        <w:rPr>
          <w:rFonts w:ascii="仿宋_GB2312" w:eastAsia="仿宋_GB2312" w:hAnsi="仿宋" w:cs="Times New Roman"/>
          <w:kern w:val="2"/>
          <w:sz w:val="28"/>
          <w:szCs w:val="22"/>
        </w:rPr>
        <w:t>2</w:t>
      </w:r>
      <w:r w:rsidRPr="002A3E14">
        <w:rPr>
          <w:rFonts w:ascii="仿宋_GB2312" w:eastAsia="仿宋_GB2312" w:hAnsi="仿宋" w:cs="Times New Roman" w:hint="eastAsia"/>
          <w:kern w:val="2"/>
          <w:sz w:val="28"/>
          <w:szCs w:val="22"/>
        </w:rPr>
        <w:t>只。</w:t>
      </w:r>
      <w:r w:rsidRPr="002A3E14">
        <w:rPr>
          <w:rFonts w:ascii="仿宋_GB2312" w:eastAsia="仿宋_GB2312" w:hAnsi="仿宋" w:cs="Times New Roman" w:hint="eastAsia"/>
          <w:b/>
          <w:kern w:val="2"/>
          <w:sz w:val="28"/>
          <w:szCs w:val="22"/>
        </w:rPr>
        <w:t>本公司无募集失败产品。</w:t>
      </w:r>
      <w:r w:rsidRPr="002A3E14">
        <w:rPr>
          <w:rFonts w:ascii="仿宋_GB2312" w:eastAsia="仿宋_GB2312" w:hAnsi="仿宋" w:cs="Times New Roman" w:hint="eastAsia"/>
          <w:kern w:val="2"/>
          <w:sz w:val="28"/>
          <w:szCs w:val="22"/>
        </w:rPr>
        <w:t>具体如下：</w:t>
      </w:r>
    </w:p>
    <w:p w14:paraId="07267B5D" w14:textId="77777777" w:rsidR="00064442" w:rsidRPr="002E1323" w:rsidRDefault="00064442" w:rsidP="002E1323">
      <w:pPr>
        <w:pStyle w:val="a7"/>
        <w:widowControl w:val="0"/>
        <w:spacing w:beforeLines="50" w:before="156"/>
        <w:ind w:firstLineChars="0" w:firstLine="0"/>
        <w:jc w:val="center"/>
        <w:rPr>
          <w:rFonts w:ascii="仿宋_GB2312" w:eastAsia="仿宋_GB2312" w:hAnsi="仿宋" w:cs="Times New Roman"/>
          <w:b/>
          <w:kern w:val="2"/>
          <w:sz w:val="21"/>
          <w:szCs w:val="22"/>
        </w:rPr>
      </w:pPr>
      <w:r w:rsidRPr="002E1323">
        <w:rPr>
          <w:rFonts w:ascii="仿宋_GB2312" w:eastAsia="仿宋_GB2312" w:hAnsi="仿宋" w:cs="Times New Roman" w:hint="eastAsia"/>
          <w:b/>
          <w:kern w:val="2"/>
          <w:sz w:val="21"/>
          <w:szCs w:val="22"/>
        </w:rPr>
        <w:t>运作中的指数产品情况</w:t>
      </w:r>
    </w:p>
    <w:tbl>
      <w:tblPr>
        <w:tblW w:w="1119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50"/>
        <w:gridCol w:w="4339"/>
        <w:gridCol w:w="981"/>
        <w:gridCol w:w="2643"/>
        <w:gridCol w:w="1585"/>
        <w:gridCol w:w="1096"/>
      </w:tblGrid>
      <w:tr w:rsidR="00064442" w:rsidRPr="00277429" w14:paraId="065044FC" w14:textId="77777777" w:rsidTr="002E1323">
        <w:trPr>
          <w:trHeight w:val="312"/>
          <w:tblHeader/>
          <w:jc w:val="center"/>
        </w:trPr>
        <w:tc>
          <w:tcPr>
            <w:tcW w:w="550" w:type="dxa"/>
            <w:shd w:val="clear" w:color="auto" w:fill="auto"/>
            <w:noWrap/>
            <w:vAlign w:val="center"/>
            <w:hideMark/>
          </w:tcPr>
          <w:p w14:paraId="6A57551B" w14:textId="77777777" w:rsidR="00064442" w:rsidRPr="00277429" w:rsidRDefault="00064442" w:rsidP="00996550">
            <w:pPr>
              <w:widowControl w:val="0"/>
              <w:jc w:val="center"/>
              <w:rPr>
                <w:rFonts w:ascii="仿宋" w:eastAsia="仿宋" w:hAnsi="仿宋" w:cs="Times New Roman"/>
                <w:kern w:val="2"/>
                <w:sz w:val="22"/>
                <w:szCs w:val="22"/>
              </w:rPr>
            </w:pPr>
            <w:r w:rsidRPr="00277429">
              <w:rPr>
                <w:rFonts w:ascii="仿宋" w:eastAsia="仿宋" w:hAnsi="仿宋" w:cs="Arial" w:hint="eastAsia"/>
                <w:kern w:val="2"/>
                <w:sz w:val="22"/>
                <w:szCs w:val="22"/>
              </w:rPr>
              <w:t>序号</w:t>
            </w:r>
          </w:p>
        </w:tc>
        <w:tc>
          <w:tcPr>
            <w:tcW w:w="4339" w:type="dxa"/>
            <w:shd w:val="clear" w:color="auto" w:fill="auto"/>
            <w:noWrap/>
            <w:vAlign w:val="center"/>
            <w:hideMark/>
          </w:tcPr>
          <w:p w14:paraId="3368E119" w14:textId="77777777" w:rsidR="00064442" w:rsidRPr="00277429" w:rsidRDefault="00064442" w:rsidP="00996550">
            <w:pPr>
              <w:widowControl w:val="0"/>
              <w:jc w:val="center"/>
              <w:rPr>
                <w:rFonts w:ascii="仿宋" w:eastAsia="仿宋" w:hAnsi="仿宋" w:cs="Times New Roman"/>
                <w:kern w:val="2"/>
                <w:sz w:val="22"/>
                <w:szCs w:val="22"/>
              </w:rPr>
            </w:pPr>
            <w:r w:rsidRPr="00277429">
              <w:rPr>
                <w:rFonts w:ascii="仿宋" w:eastAsia="仿宋" w:hAnsi="仿宋" w:cs="Arial" w:hint="eastAsia"/>
                <w:kern w:val="2"/>
                <w:sz w:val="22"/>
                <w:szCs w:val="22"/>
              </w:rPr>
              <w:t>基金全称</w:t>
            </w:r>
          </w:p>
        </w:tc>
        <w:tc>
          <w:tcPr>
            <w:tcW w:w="0" w:type="auto"/>
            <w:shd w:val="clear" w:color="auto" w:fill="auto"/>
            <w:noWrap/>
            <w:vAlign w:val="center"/>
            <w:hideMark/>
          </w:tcPr>
          <w:p w14:paraId="59905253" w14:textId="77777777" w:rsidR="00064442" w:rsidRPr="00277429" w:rsidRDefault="00064442" w:rsidP="00996550">
            <w:pPr>
              <w:widowControl w:val="0"/>
              <w:jc w:val="center"/>
              <w:rPr>
                <w:rFonts w:ascii="仿宋" w:eastAsia="仿宋" w:hAnsi="仿宋" w:cs="Times New Roman"/>
                <w:kern w:val="2"/>
                <w:sz w:val="22"/>
                <w:szCs w:val="22"/>
              </w:rPr>
            </w:pPr>
            <w:r w:rsidRPr="00277429">
              <w:rPr>
                <w:rFonts w:ascii="仿宋" w:eastAsia="仿宋" w:hAnsi="仿宋" w:cs="Arial" w:hint="eastAsia"/>
                <w:kern w:val="2"/>
                <w:sz w:val="22"/>
                <w:szCs w:val="22"/>
              </w:rPr>
              <w:t>管理人</w:t>
            </w:r>
          </w:p>
        </w:tc>
        <w:tc>
          <w:tcPr>
            <w:tcW w:w="0" w:type="auto"/>
            <w:shd w:val="clear" w:color="auto" w:fill="auto"/>
            <w:noWrap/>
            <w:vAlign w:val="center"/>
            <w:hideMark/>
          </w:tcPr>
          <w:p w14:paraId="10B3169E" w14:textId="77777777" w:rsidR="00064442" w:rsidRPr="00277429" w:rsidRDefault="00064442" w:rsidP="00996550">
            <w:pPr>
              <w:widowControl w:val="0"/>
              <w:jc w:val="center"/>
              <w:rPr>
                <w:rFonts w:ascii="仿宋" w:eastAsia="仿宋" w:hAnsi="仿宋" w:cs="Times New Roman"/>
                <w:kern w:val="2"/>
                <w:sz w:val="22"/>
                <w:szCs w:val="22"/>
              </w:rPr>
            </w:pPr>
            <w:r w:rsidRPr="00277429">
              <w:rPr>
                <w:rFonts w:ascii="仿宋" w:eastAsia="仿宋" w:hAnsi="仿宋" w:cs="Arial" w:hint="eastAsia"/>
                <w:kern w:val="2"/>
                <w:sz w:val="22"/>
                <w:szCs w:val="22"/>
              </w:rPr>
              <w:t>产品类型</w:t>
            </w:r>
          </w:p>
        </w:tc>
        <w:tc>
          <w:tcPr>
            <w:tcW w:w="0" w:type="auto"/>
            <w:shd w:val="clear" w:color="auto" w:fill="auto"/>
            <w:noWrap/>
            <w:vAlign w:val="center"/>
            <w:hideMark/>
          </w:tcPr>
          <w:p w14:paraId="4177646B" w14:textId="77777777" w:rsidR="00064442" w:rsidRPr="00277429" w:rsidRDefault="00064442" w:rsidP="00996550">
            <w:pPr>
              <w:widowControl w:val="0"/>
              <w:jc w:val="center"/>
              <w:rPr>
                <w:rFonts w:ascii="仿宋" w:eastAsia="仿宋" w:hAnsi="仿宋" w:cs="Times New Roman"/>
                <w:kern w:val="2"/>
                <w:sz w:val="22"/>
                <w:szCs w:val="22"/>
              </w:rPr>
            </w:pPr>
            <w:r w:rsidRPr="00277429">
              <w:rPr>
                <w:rFonts w:ascii="仿宋" w:eastAsia="仿宋" w:hAnsi="仿宋" w:cs="Arial" w:hint="eastAsia"/>
                <w:kern w:val="2"/>
                <w:sz w:val="22"/>
                <w:szCs w:val="22"/>
              </w:rPr>
              <w:t>基金成立日</w:t>
            </w:r>
          </w:p>
        </w:tc>
        <w:tc>
          <w:tcPr>
            <w:tcW w:w="1096" w:type="dxa"/>
            <w:shd w:val="clear" w:color="auto" w:fill="auto"/>
            <w:noWrap/>
            <w:vAlign w:val="center"/>
            <w:hideMark/>
          </w:tcPr>
          <w:p w14:paraId="1C543F7B" w14:textId="77777777" w:rsidR="00064442" w:rsidRPr="00277429" w:rsidRDefault="00064442" w:rsidP="00996550">
            <w:pPr>
              <w:widowControl w:val="0"/>
              <w:jc w:val="center"/>
              <w:rPr>
                <w:rFonts w:ascii="仿宋" w:eastAsia="仿宋" w:hAnsi="仿宋" w:cs="Arial"/>
                <w:kern w:val="2"/>
                <w:sz w:val="22"/>
                <w:szCs w:val="22"/>
              </w:rPr>
            </w:pPr>
            <w:r w:rsidRPr="00277429">
              <w:rPr>
                <w:rFonts w:ascii="仿宋" w:eastAsia="仿宋" w:hAnsi="仿宋" w:cs="Arial" w:hint="eastAsia"/>
                <w:kern w:val="2"/>
                <w:sz w:val="22"/>
                <w:szCs w:val="22"/>
              </w:rPr>
              <w:t>现有规模</w:t>
            </w:r>
          </w:p>
          <w:p w14:paraId="671406A8" w14:textId="77777777" w:rsidR="00064442" w:rsidRPr="00277429" w:rsidRDefault="00064442" w:rsidP="00996550">
            <w:pPr>
              <w:widowControl w:val="0"/>
              <w:jc w:val="center"/>
              <w:rPr>
                <w:rFonts w:ascii="仿宋" w:eastAsia="仿宋" w:hAnsi="仿宋" w:cs="Times New Roman"/>
                <w:kern w:val="2"/>
                <w:sz w:val="22"/>
                <w:szCs w:val="22"/>
              </w:rPr>
            </w:pPr>
            <w:r w:rsidRPr="00277429">
              <w:rPr>
                <w:rFonts w:ascii="仿宋" w:eastAsia="仿宋" w:hAnsi="仿宋" w:cs="Arial" w:hint="eastAsia"/>
                <w:kern w:val="2"/>
                <w:sz w:val="22"/>
                <w:szCs w:val="22"/>
              </w:rPr>
              <w:t>（亿元）</w:t>
            </w:r>
          </w:p>
        </w:tc>
      </w:tr>
      <w:tr w:rsidR="009F1160" w:rsidRPr="00277429" w14:paraId="41124969" w14:textId="77777777" w:rsidTr="002E1323">
        <w:trPr>
          <w:trHeight w:val="312"/>
          <w:jc w:val="center"/>
        </w:trPr>
        <w:tc>
          <w:tcPr>
            <w:tcW w:w="55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07324E1"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1</w:t>
            </w:r>
          </w:p>
        </w:tc>
        <w:tc>
          <w:tcPr>
            <w:tcW w:w="433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C5AA174"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南方沪深300交易型开放式指数证券投资基金联接基金</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6BF0D78C"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南方</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118A122B"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股票型-被动-ETF联接</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78E7BC48"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2009-03-25</w:t>
            </w:r>
          </w:p>
        </w:tc>
        <w:tc>
          <w:tcPr>
            <w:tcW w:w="109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D2F0CFD" w14:textId="77777777" w:rsidR="009F1160" w:rsidRPr="00277429" w:rsidRDefault="009F1160" w:rsidP="00996550">
            <w:pPr>
              <w:widowControl w:val="0"/>
              <w:jc w:val="center"/>
              <w:rPr>
                <w:rFonts w:ascii="仿宋" w:eastAsia="仿宋" w:hAnsi="仿宋" w:cs="Times New Roman"/>
                <w:kern w:val="2"/>
                <w:sz w:val="22"/>
                <w:szCs w:val="22"/>
              </w:rPr>
            </w:pPr>
            <w:r w:rsidRPr="00791A7F">
              <w:rPr>
                <w:rFonts w:ascii="仿宋" w:eastAsia="仿宋" w:hAnsi="仿宋" w:cs="Times New Roman"/>
                <w:kern w:val="2"/>
                <w:sz w:val="22"/>
                <w:szCs w:val="22"/>
              </w:rPr>
              <w:t>33.20</w:t>
            </w:r>
          </w:p>
        </w:tc>
      </w:tr>
      <w:tr w:rsidR="009F1160" w:rsidRPr="00277429" w14:paraId="769B084A" w14:textId="77777777" w:rsidTr="002E1323">
        <w:trPr>
          <w:trHeight w:val="312"/>
          <w:jc w:val="center"/>
        </w:trPr>
        <w:tc>
          <w:tcPr>
            <w:tcW w:w="55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5971297"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2</w:t>
            </w:r>
          </w:p>
        </w:tc>
        <w:tc>
          <w:tcPr>
            <w:tcW w:w="433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FB115B4"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南方中证500交易型开放式指数证券投资基金联接基金(LOF)</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079A7522"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南方</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4B8C4B8E"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股票型-被动-ETF联接</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603B54E2"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2009-09-25</w:t>
            </w:r>
          </w:p>
        </w:tc>
        <w:tc>
          <w:tcPr>
            <w:tcW w:w="109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F345B2F" w14:textId="77777777" w:rsidR="009F1160" w:rsidRPr="00277429" w:rsidRDefault="009F1160" w:rsidP="00996550">
            <w:pPr>
              <w:widowControl w:val="0"/>
              <w:jc w:val="center"/>
              <w:rPr>
                <w:rFonts w:ascii="仿宋" w:eastAsia="仿宋" w:hAnsi="仿宋" w:cs="Times New Roman"/>
                <w:kern w:val="2"/>
                <w:sz w:val="22"/>
                <w:szCs w:val="22"/>
              </w:rPr>
            </w:pPr>
            <w:r w:rsidRPr="00791A7F">
              <w:rPr>
                <w:rFonts w:ascii="仿宋" w:eastAsia="仿宋" w:hAnsi="仿宋" w:cs="Times New Roman"/>
                <w:kern w:val="2"/>
                <w:sz w:val="22"/>
                <w:szCs w:val="22"/>
              </w:rPr>
              <w:t>88.95</w:t>
            </w:r>
          </w:p>
        </w:tc>
      </w:tr>
      <w:tr w:rsidR="009F1160" w:rsidRPr="00277429" w14:paraId="265FA680" w14:textId="77777777" w:rsidTr="002E1323">
        <w:trPr>
          <w:trHeight w:val="312"/>
          <w:jc w:val="center"/>
        </w:trPr>
        <w:tc>
          <w:tcPr>
            <w:tcW w:w="55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49A0681"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3</w:t>
            </w:r>
          </w:p>
        </w:tc>
        <w:tc>
          <w:tcPr>
            <w:tcW w:w="433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3F85403"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深证成份交易型开放式指数证券投资基金</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38BBC611"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南方</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16AA3EE3"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股票型-被动-ETF</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1C3B5399"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2009-12-04</w:t>
            </w:r>
          </w:p>
        </w:tc>
        <w:tc>
          <w:tcPr>
            <w:tcW w:w="109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B02D2D9" w14:textId="77777777" w:rsidR="009F1160" w:rsidRPr="00277429" w:rsidRDefault="009F1160" w:rsidP="00996550">
            <w:pPr>
              <w:widowControl w:val="0"/>
              <w:jc w:val="center"/>
              <w:rPr>
                <w:rFonts w:ascii="仿宋" w:eastAsia="仿宋" w:hAnsi="仿宋" w:cs="Times New Roman"/>
                <w:kern w:val="2"/>
                <w:sz w:val="22"/>
                <w:szCs w:val="22"/>
              </w:rPr>
            </w:pPr>
            <w:r w:rsidRPr="00791A7F">
              <w:rPr>
                <w:rFonts w:ascii="仿宋" w:eastAsia="仿宋" w:hAnsi="仿宋" w:cs="Times New Roman"/>
                <w:kern w:val="2"/>
                <w:sz w:val="22"/>
                <w:szCs w:val="22"/>
              </w:rPr>
              <w:t>5.63</w:t>
            </w:r>
          </w:p>
        </w:tc>
      </w:tr>
      <w:tr w:rsidR="009F1160" w:rsidRPr="00277429" w14:paraId="660F80BE" w14:textId="77777777" w:rsidTr="002E1323">
        <w:trPr>
          <w:trHeight w:val="312"/>
          <w:jc w:val="center"/>
        </w:trPr>
        <w:tc>
          <w:tcPr>
            <w:tcW w:w="55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E8343E8"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4</w:t>
            </w:r>
          </w:p>
        </w:tc>
        <w:tc>
          <w:tcPr>
            <w:tcW w:w="433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CD0F917"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南方深证成份交易型开放式指数证券投资基金联接基金</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07F0D115"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南方</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3C91D16B"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股票型-被动-ETF联接</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411BD7F4"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2009-12-09</w:t>
            </w:r>
          </w:p>
        </w:tc>
        <w:tc>
          <w:tcPr>
            <w:tcW w:w="109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4387C90" w14:textId="77777777" w:rsidR="009F1160" w:rsidRPr="00277429" w:rsidRDefault="009F1160" w:rsidP="00996550">
            <w:pPr>
              <w:widowControl w:val="0"/>
              <w:jc w:val="center"/>
              <w:rPr>
                <w:rFonts w:ascii="仿宋" w:eastAsia="仿宋" w:hAnsi="仿宋" w:cs="Times New Roman"/>
                <w:kern w:val="2"/>
                <w:sz w:val="22"/>
                <w:szCs w:val="22"/>
              </w:rPr>
            </w:pPr>
            <w:r w:rsidRPr="00791A7F">
              <w:rPr>
                <w:rFonts w:ascii="仿宋" w:eastAsia="仿宋" w:hAnsi="仿宋" w:cs="Times New Roman"/>
                <w:kern w:val="2"/>
                <w:sz w:val="22"/>
                <w:szCs w:val="22"/>
              </w:rPr>
              <w:t>2.20</w:t>
            </w:r>
          </w:p>
        </w:tc>
      </w:tr>
      <w:tr w:rsidR="009F1160" w:rsidRPr="00277429" w14:paraId="266E6428" w14:textId="77777777" w:rsidTr="002E1323">
        <w:trPr>
          <w:trHeight w:val="312"/>
          <w:jc w:val="center"/>
        </w:trPr>
        <w:tc>
          <w:tcPr>
            <w:tcW w:w="55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BCAF075"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5</w:t>
            </w:r>
          </w:p>
        </w:tc>
        <w:tc>
          <w:tcPr>
            <w:tcW w:w="433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377A6E0"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中证南方小康产业交易型开放式指数证券投资基金联接基金</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1049A849"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南方</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74C9A1E1"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股票型-被动-ETF联接</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765418C4"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2010-08-27</w:t>
            </w:r>
          </w:p>
        </w:tc>
        <w:tc>
          <w:tcPr>
            <w:tcW w:w="109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34703ED" w14:textId="77777777" w:rsidR="009F1160" w:rsidRPr="00277429" w:rsidRDefault="009F1160" w:rsidP="00996550">
            <w:pPr>
              <w:widowControl w:val="0"/>
              <w:jc w:val="center"/>
              <w:rPr>
                <w:rFonts w:ascii="仿宋" w:eastAsia="仿宋" w:hAnsi="仿宋" w:cs="Times New Roman"/>
                <w:kern w:val="2"/>
                <w:sz w:val="22"/>
                <w:szCs w:val="22"/>
              </w:rPr>
            </w:pPr>
            <w:r w:rsidRPr="00791A7F">
              <w:rPr>
                <w:rFonts w:ascii="仿宋" w:eastAsia="仿宋" w:hAnsi="仿宋" w:cs="Times New Roman"/>
                <w:kern w:val="2"/>
                <w:sz w:val="22"/>
                <w:szCs w:val="22"/>
              </w:rPr>
              <w:t>2.49</w:t>
            </w:r>
          </w:p>
        </w:tc>
      </w:tr>
      <w:tr w:rsidR="009F1160" w:rsidRPr="00277429" w14:paraId="0CCEC8B3" w14:textId="77777777" w:rsidTr="002E1323">
        <w:trPr>
          <w:trHeight w:val="312"/>
          <w:jc w:val="center"/>
        </w:trPr>
        <w:tc>
          <w:tcPr>
            <w:tcW w:w="55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40509D3"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6</w:t>
            </w:r>
          </w:p>
        </w:tc>
        <w:tc>
          <w:tcPr>
            <w:tcW w:w="433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056E5CF"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中证南方小康产业交易型开放式指数证券投资基金</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20BAD6F2"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南方</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3AD4C3DA"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股票型-被动-ETF</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0F6A646E"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2010-08-27</w:t>
            </w:r>
          </w:p>
        </w:tc>
        <w:tc>
          <w:tcPr>
            <w:tcW w:w="109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F9B8874" w14:textId="77777777" w:rsidR="009F1160" w:rsidRPr="00277429" w:rsidRDefault="009F1160" w:rsidP="00996550">
            <w:pPr>
              <w:widowControl w:val="0"/>
              <w:jc w:val="center"/>
              <w:rPr>
                <w:rFonts w:ascii="仿宋" w:eastAsia="仿宋" w:hAnsi="仿宋" w:cs="Times New Roman"/>
                <w:kern w:val="2"/>
                <w:sz w:val="22"/>
                <w:szCs w:val="22"/>
              </w:rPr>
            </w:pPr>
            <w:r w:rsidRPr="00791A7F">
              <w:rPr>
                <w:rFonts w:ascii="仿宋" w:eastAsia="仿宋" w:hAnsi="仿宋" w:cs="Times New Roman"/>
                <w:kern w:val="2"/>
                <w:sz w:val="22"/>
                <w:szCs w:val="22"/>
              </w:rPr>
              <w:t>2.61</w:t>
            </w:r>
          </w:p>
        </w:tc>
      </w:tr>
      <w:tr w:rsidR="009F1160" w:rsidRPr="00277429" w14:paraId="0316B258" w14:textId="77777777" w:rsidTr="002E1323">
        <w:trPr>
          <w:trHeight w:val="312"/>
          <w:jc w:val="center"/>
        </w:trPr>
        <w:tc>
          <w:tcPr>
            <w:tcW w:w="55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3F6268F"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7</w:t>
            </w:r>
          </w:p>
        </w:tc>
        <w:tc>
          <w:tcPr>
            <w:tcW w:w="433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5322A3E"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上证380交易型开放式指数证券投资基金</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308B74C0"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南方</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710AB6A0"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股票型-被动-ETF</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430CFFE7"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2011-09-16</w:t>
            </w:r>
          </w:p>
        </w:tc>
        <w:tc>
          <w:tcPr>
            <w:tcW w:w="109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4C20A6C" w14:textId="77777777" w:rsidR="009F1160" w:rsidRPr="00277429" w:rsidRDefault="009F1160" w:rsidP="00996550">
            <w:pPr>
              <w:widowControl w:val="0"/>
              <w:jc w:val="center"/>
              <w:rPr>
                <w:rFonts w:ascii="仿宋" w:eastAsia="仿宋" w:hAnsi="仿宋" w:cs="Times New Roman"/>
                <w:kern w:val="2"/>
                <w:sz w:val="22"/>
                <w:szCs w:val="22"/>
              </w:rPr>
            </w:pPr>
            <w:r w:rsidRPr="00791A7F">
              <w:rPr>
                <w:rFonts w:ascii="仿宋" w:eastAsia="仿宋" w:hAnsi="仿宋" w:cs="Times New Roman"/>
                <w:kern w:val="2"/>
                <w:sz w:val="22"/>
                <w:szCs w:val="22"/>
              </w:rPr>
              <w:t>1.86</w:t>
            </w:r>
          </w:p>
        </w:tc>
      </w:tr>
      <w:tr w:rsidR="009F1160" w:rsidRPr="00277429" w14:paraId="11EF9E88" w14:textId="77777777" w:rsidTr="002E1323">
        <w:trPr>
          <w:trHeight w:val="312"/>
          <w:jc w:val="center"/>
        </w:trPr>
        <w:tc>
          <w:tcPr>
            <w:tcW w:w="55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8C49D08"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8</w:t>
            </w:r>
          </w:p>
        </w:tc>
        <w:tc>
          <w:tcPr>
            <w:tcW w:w="433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9C90530"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南方上证380交易型开放式指数证券投资基金联接基金</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3FD8E5A5"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南方</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7EEEB14C"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股票型-被动-ETF联接</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26149FF4"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2011-09-20</w:t>
            </w:r>
          </w:p>
        </w:tc>
        <w:tc>
          <w:tcPr>
            <w:tcW w:w="109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0492A7D" w14:textId="77777777" w:rsidR="009F1160" w:rsidRPr="00277429" w:rsidRDefault="009F1160" w:rsidP="00996550">
            <w:pPr>
              <w:widowControl w:val="0"/>
              <w:jc w:val="center"/>
              <w:rPr>
                <w:rFonts w:ascii="仿宋" w:eastAsia="仿宋" w:hAnsi="仿宋" w:cs="Times New Roman"/>
                <w:kern w:val="2"/>
                <w:sz w:val="22"/>
                <w:szCs w:val="22"/>
              </w:rPr>
            </w:pPr>
            <w:r w:rsidRPr="00791A7F">
              <w:rPr>
                <w:rFonts w:ascii="仿宋" w:eastAsia="仿宋" w:hAnsi="仿宋" w:cs="Times New Roman"/>
                <w:kern w:val="2"/>
                <w:sz w:val="22"/>
                <w:szCs w:val="22"/>
              </w:rPr>
              <w:t>1.60</w:t>
            </w:r>
          </w:p>
        </w:tc>
      </w:tr>
      <w:tr w:rsidR="009F1160" w:rsidRPr="00277429" w14:paraId="7CF01204" w14:textId="77777777" w:rsidTr="002E1323">
        <w:trPr>
          <w:trHeight w:val="312"/>
          <w:jc w:val="center"/>
        </w:trPr>
        <w:tc>
          <w:tcPr>
            <w:tcW w:w="55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0A185D3"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lastRenderedPageBreak/>
              <w:t>9</w:t>
            </w:r>
          </w:p>
        </w:tc>
        <w:tc>
          <w:tcPr>
            <w:tcW w:w="433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F97BD42"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中证500交易型开放式指数证券投资基金</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3B447594"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南方</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4C5F781F"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股票型-被动-ETF</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05901070"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2013-02-06</w:t>
            </w:r>
          </w:p>
        </w:tc>
        <w:tc>
          <w:tcPr>
            <w:tcW w:w="109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2D33DA2" w14:textId="77777777" w:rsidR="009F1160" w:rsidRPr="00277429" w:rsidRDefault="009F1160" w:rsidP="00996550">
            <w:pPr>
              <w:widowControl w:val="0"/>
              <w:jc w:val="center"/>
              <w:rPr>
                <w:rFonts w:ascii="仿宋" w:eastAsia="仿宋" w:hAnsi="仿宋" w:cs="Times New Roman"/>
                <w:kern w:val="2"/>
                <w:sz w:val="22"/>
                <w:szCs w:val="22"/>
              </w:rPr>
            </w:pPr>
            <w:r w:rsidRPr="00791A7F">
              <w:rPr>
                <w:rFonts w:ascii="仿宋" w:eastAsia="仿宋" w:hAnsi="仿宋" w:cs="Times New Roman"/>
                <w:kern w:val="2"/>
                <w:sz w:val="22"/>
                <w:szCs w:val="22"/>
              </w:rPr>
              <w:t>1017.49</w:t>
            </w:r>
          </w:p>
        </w:tc>
      </w:tr>
      <w:tr w:rsidR="009F1160" w:rsidRPr="00277429" w14:paraId="58507C19" w14:textId="77777777" w:rsidTr="002E1323">
        <w:trPr>
          <w:trHeight w:val="312"/>
          <w:jc w:val="center"/>
        </w:trPr>
        <w:tc>
          <w:tcPr>
            <w:tcW w:w="55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0F01D11"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10</w:t>
            </w:r>
          </w:p>
        </w:tc>
        <w:tc>
          <w:tcPr>
            <w:tcW w:w="433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697D816"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南方沪深300交易型开放式指数证券投资基金</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7A49A5B2"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南方</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76669878"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股票型-被动-ETF</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58F428B5"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2013-02-18</w:t>
            </w:r>
          </w:p>
        </w:tc>
        <w:tc>
          <w:tcPr>
            <w:tcW w:w="109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9CA7E00" w14:textId="77777777" w:rsidR="009F1160" w:rsidRPr="00277429" w:rsidRDefault="009F1160" w:rsidP="00996550">
            <w:pPr>
              <w:widowControl w:val="0"/>
              <w:jc w:val="center"/>
              <w:rPr>
                <w:rFonts w:ascii="仿宋" w:eastAsia="仿宋" w:hAnsi="仿宋" w:cs="Times New Roman"/>
                <w:kern w:val="2"/>
                <w:sz w:val="22"/>
                <w:szCs w:val="22"/>
              </w:rPr>
            </w:pPr>
            <w:r w:rsidRPr="00791A7F">
              <w:rPr>
                <w:rFonts w:ascii="仿宋" w:eastAsia="仿宋" w:hAnsi="仿宋" w:cs="Times New Roman"/>
                <w:kern w:val="2"/>
                <w:sz w:val="22"/>
                <w:szCs w:val="22"/>
              </w:rPr>
              <w:t>51.51</w:t>
            </w:r>
          </w:p>
        </w:tc>
      </w:tr>
      <w:tr w:rsidR="009F1160" w:rsidRPr="00277429" w14:paraId="782B6EB8" w14:textId="77777777" w:rsidTr="002E1323">
        <w:trPr>
          <w:trHeight w:val="312"/>
          <w:jc w:val="center"/>
        </w:trPr>
        <w:tc>
          <w:tcPr>
            <w:tcW w:w="55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2B5AA78"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11</w:t>
            </w:r>
          </w:p>
        </w:tc>
        <w:tc>
          <w:tcPr>
            <w:tcW w:w="433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E5979D6"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南方恒生交易型开放式指数证券投资基金</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39A3E215"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南方</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5F250336"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股票型-被动-ETF</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29F928AD"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2014-12-23</w:t>
            </w:r>
          </w:p>
        </w:tc>
        <w:tc>
          <w:tcPr>
            <w:tcW w:w="109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69A4A91" w14:textId="77777777" w:rsidR="009F1160" w:rsidRPr="00277429" w:rsidRDefault="009F1160" w:rsidP="00996550">
            <w:pPr>
              <w:widowControl w:val="0"/>
              <w:jc w:val="center"/>
              <w:rPr>
                <w:rFonts w:ascii="仿宋" w:eastAsia="仿宋" w:hAnsi="仿宋" w:cs="Times New Roman"/>
                <w:kern w:val="2"/>
                <w:sz w:val="22"/>
                <w:szCs w:val="22"/>
              </w:rPr>
            </w:pPr>
            <w:r w:rsidRPr="00791A7F">
              <w:rPr>
                <w:rFonts w:ascii="仿宋" w:eastAsia="仿宋" w:hAnsi="仿宋" w:cs="Times New Roman"/>
                <w:kern w:val="2"/>
                <w:sz w:val="22"/>
                <w:szCs w:val="22"/>
              </w:rPr>
              <w:t>18.60</w:t>
            </w:r>
          </w:p>
        </w:tc>
      </w:tr>
      <w:tr w:rsidR="009F1160" w:rsidRPr="00277429" w14:paraId="1E1A8874" w14:textId="77777777" w:rsidTr="002E1323">
        <w:trPr>
          <w:trHeight w:val="312"/>
          <w:jc w:val="center"/>
        </w:trPr>
        <w:tc>
          <w:tcPr>
            <w:tcW w:w="55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5438513"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12</w:t>
            </w:r>
          </w:p>
        </w:tc>
        <w:tc>
          <w:tcPr>
            <w:tcW w:w="433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A550A08" w14:textId="77777777" w:rsidR="009F1160" w:rsidRPr="00277429" w:rsidRDefault="009F1160" w:rsidP="00996550">
            <w:pPr>
              <w:widowControl w:val="0"/>
              <w:jc w:val="center"/>
              <w:rPr>
                <w:rFonts w:ascii="仿宋" w:eastAsia="仿宋" w:hAnsi="仿宋" w:cs="Times New Roman"/>
                <w:kern w:val="2"/>
                <w:sz w:val="22"/>
                <w:szCs w:val="22"/>
              </w:rPr>
            </w:pPr>
            <w:r w:rsidRPr="00790870">
              <w:rPr>
                <w:rFonts w:ascii="仿宋" w:eastAsia="仿宋" w:hAnsi="仿宋" w:cs="Times New Roman" w:hint="eastAsia"/>
                <w:kern w:val="2"/>
                <w:sz w:val="22"/>
                <w:szCs w:val="22"/>
              </w:rPr>
              <w:t>南方中证</w:t>
            </w:r>
            <w:r w:rsidRPr="00790870">
              <w:rPr>
                <w:rFonts w:ascii="仿宋" w:eastAsia="仿宋" w:hAnsi="仿宋" w:cs="Times New Roman"/>
                <w:kern w:val="2"/>
                <w:sz w:val="22"/>
                <w:szCs w:val="22"/>
              </w:rPr>
              <w:t>A100交易型开放式指数证券投资基金联接基金</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2B6ED6D5"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南方</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56348205"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股票型-被动-开放式</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376CCF16"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2014-12-30</w:t>
            </w:r>
          </w:p>
        </w:tc>
        <w:tc>
          <w:tcPr>
            <w:tcW w:w="109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4514D97" w14:textId="77777777" w:rsidR="009F1160" w:rsidRPr="00277429" w:rsidRDefault="009F1160" w:rsidP="00996550">
            <w:pPr>
              <w:widowControl w:val="0"/>
              <w:jc w:val="center"/>
              <w:rPr>
                <w:rFonts w:ascii="仿宋" w:eastAsia="仿宋" w:hAnsi="仿宋" w:cs="Times New Roman"/>
                <w:kern w:val="2"/>
                <w:sz w:val="22"/>
                <w:szCs w:val="22"/>
              </w:rPr>
            </w:pPr>
            <w:r w:rsidRPr="00791A7F">
              <w:rPr>
                <w:rFonts w:ascii="仿宋" w:eastAsia="仿宋" w:hAnsi="仿宋" w:cs="Times New Roman"/>
                <w:kern w:val="2"/>
                <w:sz w:val="22"/>
                <w:szCs w:val="22"/>
              </w:rPr>
              <w:t>1.82</w:t>
            </w:r>
          </w:p>
        </w:tc>
      </w:tr>
      <w:tr w:rsidR="009F1160" w:rsidRPr="00277429" w14:paraId="1C076373" w14:textId="77777777" w:rsidTr="002E1323">
        <w:trPr>
          <w:trHeight w:val="312"/>
          <w:jc w:val="center"/>
        </w:trPr>
        <w:tc>
          <w:tcPr>
            <w:tcW w:w="55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AF18182"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13</w:t>
            </w:r>
          </w:p>
        </w:tc>
        <w:tc>
          <w:tcPr>
            <w:tcW w:w="433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E026159"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南方大数据100指数证券投资基金</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5C5D5664"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南方</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03C829FA"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股票型-被动-开放式</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30FF01A9"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2015-04-24</w:t>
            </w:r>
          </w:p>
        </w:tc>
        <w:tc>
          <w:tcPr>
            <w:tcW w:w="109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1EF7FD2" w14:textId="77777777" w:rsidR="009F1160" w:rsidRPr="00277429" w:rsidRDefault="009F1160" w:rsidP="00996550">
            <w:pPr>
              <w:widowControl w:val="0"/>
              <w:jc w:val="center"/>
              <w:rPr>
                <w:rFonts w:ascii="仿宋" w:eastAsia="仿宋" w:hAnsi="仿宋" w:cs="Times New Roman"/>
                <w:kern w:val="2"/>
                <w:sz w:val="22"/>
                <w:szCs w:val="22"/>
              </w:rPr>
            </w:pPr>
            <w:r w:rsidRPr="00791A7F">
              <w:rPr>
                <w:rFonts w:ascii="仿宋" w:eastAsia="仿宋" w:hAnsi="仿宋" w:cs="Times New Roman"/>
                <w:kern w:val="2"/>
                <w:sz w:val="22"/>
                <w:szCs w:val="22"/>
              </w:rPr>
              <w:t>12.04</w:t>
            </w:r>
          </w:p>
        </w:tc>
      </w:tr>
      <w:tr w:rsidR="009F1160" w:rsidRPr="00277429" w14:paraId="1ABE8E43" w14:textId="77777777" w:rsidTr="002E1323">
        <w:trPr>
          <w:trHeight w:val="312"/>
          <w:jc w:val="center"/>
        </w:trPr>
        <w:tc>
          <w:tcPr>
            <w:tcW w:w="55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27EE32E"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14</w:t>
            </w:r>
          </w:p>
        </w:tc>
        <w:tc>
          <w:tcPr>
            <w:tcW w:w="433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8DE4297"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南方中</w:t>
            </w:r>
            <w:proofErr w:type="gramStart"/>
            <w:r w:rsidRPr="00277429">
              <w:rPr>
                <w:rFonts w:ascii="仿宋" w:eastAsia="仿宋" w:hAnsi="仿宋" w:cs="Times New Roman" w:hint="eastAsia"/>
                <w:kern w:val="2"/>
                <w:sz w:val="22"/>
                <w:szCs w:val="22"/>
              </w:rPr>
              <w:t>证高铁产业</w:t>
            </w:r>
            <w:proofErr w:type="gramEnd"/>
            <w:r w:rsidRPr="00277429">
              <w:rPr>
                <w:rFonts w:ascii="仿宋" w:eastAsia="仿宋" w:hAnsi="仿宋" w:cs="Times New Roman" w:hint="eastAsia"/>
                <w:kern w:val="2"/>
                <w:sz w:val="22"/>
                <w:szCs w:val="22"/>
              </w:rPr>
              <w:t>指数证券投资基金(LOF)</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41AD5D64"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南方</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32E4AA8F"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股票型-被动-开放式</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096FF2A4"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2015-06-10</w:t>
            </w:r>
          </w:p>
        </w:tc>
        <w:tc>
          <w:tcPr>
            <w:tcW w:w="109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6BC2405" w14:textId="77777777" w:rsidR="009F1160" w:rsidRPr="00277429" w:rsidRDefault="009F1160" w:rsidP="00996550">
            <w:pPr>
              <w:widowControl w:val="0"/>
              <w:jc w:val="center"/>
              <w:rPr>
                <w:rFonts w:ascii="仿宋" w:eastAsia="仿宋" w:hAnsi="仿宋" w:cs="Times New Roman"/>
                <w:kern w:val="2"/>
                <w:sz w:val="22"/>
                <w:szCs w:val="22"/>
              </w:rPr>
            </w:pPr>
            <w:r w:rsidRPr="00791A7F">
              <w:rPr>
                <w:rFonts w:ascii="仿宋" w:eastAsia="仿宋" w:hAnsi="仿宋" w:cs="Times New Roman"/>
                <w:kern w:val="2"/>
                <w:sz w:val="22"/>
                <w:szCs w:val="22"/>
              </w:rPr>
              <w:t>1.32</w:t>
            </w:r>
          </w:p>
        </w:tc>
      </w:tr>
      <w:tr w:rsidR="009F1160" w:rsidRPr="00277429" w14:paraId="3615F780" w14:textId="77777777" w:rsidTr="002E1323">
        <w:trPr>
          <w:trHeight w:val="312"/>
          <w:jc w:val="center"/>
        </w:trPr>
        <w:tc>
          <w:tcPr>
            <w:tcW w:w="55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B646DE5"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15</w:t>
            </w:r>
          </w:p>
        </w:tc>
        <w:tc>
          <w:tcPr>
            <w:tcW w:w="433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6D89D97"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南方大数据300指数证券投资基金</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6F229AEB"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南方</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1D9E2D52"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股票型-被动-开放式</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583D77AF"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2015-06-24</w:t>
            </w:r>
          </w:p>
        </w:tc>
        <w:tc>
          <w:tcPr>
            <w:tcW w:w="109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92546B2" w14:textId="77777777" w:rsidR="009F1160" w:rsidRPr="00277429" w:rsidRDefault="009F1160" w:rsidP="00996550">
            <w:pPr>
              <w:widowControl w:val="0"/>
              <w:jc w:val="center"/>
              <w:rPr>
                <w:rFonts w:ascii="仿宋" w:eastAsia="仿宋" w:hAnsi="仿宋" w:cs="Times New Roman"/>
                <w:kern w:val="2"/>
                <w:sz w:val="22"/>
                <w:szCs w:val="22"/>
              </w:rPr>
            </w:pPr>
            <w:r w:rsidRPr="00791A7F">
              <w:rPr>
                <w:rFonts w:ascii="仿宋" w:eastAsia="仿宋" w:hAnsi="仿宋" w:cs="Times New Roman"/>
                <w:kern w:val="2"/>
                <w:sz w:val="22"/>
                <w:szCs w:val="22"/>
              </w:rPr>
              <w:t>2.18</w:t>
            </w:r>
          </w:p>
        </w:tc>
      </w:tr>
      <w:tr w:rsidR="009F1160" w:rsidRPr="00277429" w14:paraId="34240FEA" w14:textId="77777777" w:rsidTr="002E1323">
        <w:trPr>
          <w:trHeight w:val="312"/>
          <w:jc w:val="center"/>
        </w:trPr>
        <w:tc>
          <w:tcPr>
            <w:tcW w:w="55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3C4C55E"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16</w:t>
            </w:r>
          </w:p>
        </w:tc>
        <w:tc>
          <w:tcPr>
            <w:tcW w:w="433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ED44EC9"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中证500信息技术指数交易型开放式指数证券投资基金</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21DF523C"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南方</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0F6279C7"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股票型-被动-ETF</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4FE680B0"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2015-06-29</w:t>
            </w:r>
          </w:p>
        </w:tc>
        <w:tc>
          <w:tcPr>
            <w:tcW w:w="109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8E3BF05" w14:textId="77777777" w:rsidR="009F1160" w:rsidRPr="00277429" w:rsidRDefault="009F1160" w:rsidP="00996550">
            <w:pPr>
              <w:widowControl w:val="0"/>
              <w:jc w:val="center"/>
              <w:rPr>
                <w:rFonts w:ascii="仿宋" w:eastAsia="仿宋" w:hAnsi="仿宋" w:cs="Times New Roman"/>
                <w:kern w:val="2"/>
                <w:sz w:val="22"/>
                <w:szCs w:val="22"/>
              </w:rPr>
            </w:pPr>
            <w:r w:rsidRPr="00791A7F">
              <w:rPr>
                <w:rFonts w:ascii="仿宋" w:eastAsia="仿宋" w:hAnsi="仿宋" w:cs="Times New Roman"/>
                <w:kern w:val="2"/>
                <w:sz w:val="22"/>
                <w:szCs w:val="22"/>
              </w:rPr>
              <w:t>5.46</w:t>
            </w:r>
          </w:p>
        </w:tc>
      </w:tr>
      <w:tr w:rsidR="009F1160" w:rsidRPr="00277429" w14:paraId="529B384B" w14:textId="77777777" w:rsidTr="002E1323">
        <w:trPr>
          <w:trHeight w:val="312"/>
          <w:jc w:val="center"/>
        </w:trPr>
        <w:tc>
          <w:tcPr>
            <w:tcW w:w="55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6834977"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17</w:t>
            </w:r>
          </w:p>
        </w:tc>
        <w:tc>
          <w:tcPr>
            <w:tcW w:w="433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5A642AE"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南方中证互联网指数证券投资基金(LOF)</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6658EEFE"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南方</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7CD561AF"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股票型-被动-开放式</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2111677E"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2015-07-01</w:t>
            </w:r>
          </w:p>
        </w:tc>
        <w:tc>
          <w:tcPr>
            <w:tcW w:w="109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3BC1C6C" w14:textId="77777777" w:rsidR="009F1160" w:rsidRPr="00277429" w:rsidRDefault="009F1160" w:rsidP="00996550">
            <w:pPr>
              <w:widowControl w:val="0"/>
              <w:jc w:val="center"/>
              <w:rPr>
                <w:rFonts w:ascii="仿宋" w:eastAsia="仿宋" w:hAnsi="仿宋" w:cs="Times New Roman"/>
                <w:kern w:val="2"/>
                <w:sz w:val="22"/>
                <w:szCs w:val="22"/>
              </w:rPr>
            </w:pPr>
            <w:r w:rsidRPr="00791A7F">
              <w:rPr>
                <w:rFonts w:ascii="仿宋" w:eastAsia="仿宋" w:hAnsi="仿宋" w:cs="Times New Roman"/>
                <w:kern w:val="2"/>
                <w:sz w:val="22"/>
                <w:szCs w:val="22"/>
              </w:rPr>
              <w:t>1.00</w:t>
            </w:r>
          </w:p>
        </w:tc>
      </w:tr>
      <w:tr w:rsidR="009F1160" w:rsidRPr="00277429" w14:paraId="362E70A9" w14:textId="77777777" w:rsidTr="002E1323">
        <w:trPr>
          <w:trHeight w:val="312"/>
          <w:jc w:val="center"/>
        </w:trPr>
        <w:tc>
          <w:tcPr>
            <w:tcW w:w="55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7CB8604"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18</w:t>
            </w:r>
          </w:p>
        </w:tc>
        <w:tc>
          <w:tcPr>
            <w:tcW w:w="433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5E10917"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南方创业</w:t>
            </w:r>
            <w:proofErr w:type="gramStart"/>
            <w:r w:rsidRPr="00277429">
              <w:rPr>
                <w:rFonts w:ascii="仿宋" w:eastAsia="仿宋" w:hAnsi="仿宋" w:cs="Times New Roman" w:hint="eastAsia"/>
                <w:kern w:val="2"/>
                <w:sz w:val="22"/>
                <w:szCs w:val="22"/>
              </w:rPr>
              <w:t>板交易</w:t>
            </w:r>
            <w:proofErr w:type="gramEnd"/>
            <w:r w:rsidRPr="00277429">
              <w:rPr>
                <w:rFonts w:ascii="仿宋" w:eastAsia="仿宋" w:hAnsi="仿宋" w:cs="Times New Roman" w:hint="eastAsia"/>
                <w:kern w:val="2"/>
                <w:sz w:val="22"/>
                <w:szCs w:val="22"/>
              </w:rPr>
              <w:t>型开放式指数证券投资基金</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652695B0"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南方</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14497514"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股票型-被动-ETF</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611D4892"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2016-05-13</w:t>
            </w:r>
          </w:p>
        </w:tc>
        <w:tc>
          <w:tcPr>
            <w:tcW w:w="109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B75EDBE" w14:textId="77777777" w:rsidR="009F1160" w:rsidRPr="00277429" w:rsidRDefault="009F1160" w:rsidP="00996550">
            <w:pPr>
              <w:widowControl w:val="0"/>
              <w:jc w:val="center"/>
              <w:rPr>
                <w:rFonts w:ascii="仿宋" w:eastAsia="仿宋" w:hAnsi="仿宋" w:cs="Times New Roman"/>
                <w:kern w:val="2"/>
                <w:sz w:val="22"/>
                <w:szCs w:val="22"/>
              </w:rPr>
            </w:pPr>
            <w:r w:rsidRPr="00791A7F">
              <w:rPr>
                <w:rFonts w:ascii="仿宋" w:eastAsia="仿宋" w:hAnsi="仿宋" w:cs="Times New Roman"/>
                <w:kern w:val="2"/>
                <w:sz w:val="22"/>
                <w:szCs w:val="22"/>
              </w:rPr>
              <w:t>47.61</w:t>
            </w:r>
          </w:p>
        </w:tc>
      </w:tr>
      <w:tr w:rsidR="009F1160" w:rsidRPr="00277429" w14:paraId="74E4710B" w14:textId="77777777" w:rsidTr="002E1323">
        <w:trPr>
          <w:trHeight w:val="312"/>
          <w:jc w:val="center"/>
        </w:trPr>
        <w:tc>
          <w:tcPr>
            <w:tcW w:w="55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EA4C6AE"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19</w:t>
            </w:r>
          </w:p>
        </w:tc>
        <w:tc>
          <w:tcPr>
            <w:tcW w:w="433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266DF66"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南方创业</w:t>
            </w:r>
            <w:proofErr w:type="gramStart"/>
            <w:r w:rsidRPr="00277429">
              <w:rPr>
                <w:rFonts w:ascii="仿宋" w:eastAsia="仿宋" w:hAnsi="仿宋" w:cs="Times New Roman" w:hint="eastAsia"/>
                <w:kern w:val="2"/>
                <w:sz w:val="22"/>
                <w:szCs w:val="22"/>
              </w:rPr>
              <w:t>板交易</w:t>
            </w:r>
            <w:proofErr w:type="gramEnd"/>
            <w:r w:rsidRPr="00277429">
              <w:rPr>
                <w:rFonts w:ascii="仿宋" w:eastAsia="仿宋" w:hAnsi="仿宋" w:cs="Times New Roman" w:hint="eastAsia"/>
                <w:kern w:val="2"/>
                <w:sz w:val="22"/>
                <w:szCs w:val="22"/>
              </w:rPr>
              <w:t>型开放式指数证券投资基金联接基金</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3F950BE5"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南方</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53F620BE"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股票型-被动-ETF联接</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2452ED9F"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2016-05-20</w:t>
            </w:r>
          </w:p>
        </w:tc>
        <w:tc>
          <w:tcPr>
            <w:tcW w:w="109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C72A303" w14:textId="77777777" w:rsidR="009F1160" w:rsidRPr="00277429" w:rsidRDefault="009F1160" w:rsidP="00996550">
            <w:pPr>
              <w:widowControl w:val="0"/>
              <w:jc w:val="center"/>
              <w:rPr>
                <w:rFonts w:ascii="仿宋" w:eastAsia="仿宋" w:hAnsi="仿宋" w:cs="Times New Roman"/>
                <w:kern w:val="2"/>
                <w:sz w:val="22"/>
                <w:szCs w:val="22"/>
              </w:rPr>
            </w:pPr>
            <w:r w:rsidRPr="00791A7F">
              <w:rPr>
                <w:rFonts w:ascii="仿宋" w:eastAsia="仿宋" w:hAnsi="仿宋" w:cs="Times New Roman"/>
                <w:kern w:val="2"/>
                <w:sz w:val="22"/>
                <w:szCs w:val="22"/>
              </w:rPr>
              <w:t>45.41</w:t>
            </w:r>
          </w:p>
        </w:tc>
      </w:tr>
      <w:tr w:rsidR="009F1160" w:rsidRPr="00277429" w14:paraId="3E64967D" w14:textId="77777777" w:rsidTr="002E1323">
        <w:trPr>
          <w:trHeight w:val="312"/>
          <w:jc w:val="center"/>
        </w:trPr>
        <w:tc>
          <w:tcPr>
            <w:tcW w:w="55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AD1B3B8"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20</w:t>
            </w:r>
          </w:p>
        </w:tc>
        <w:tc>
          <w:tcPr>
            <w:tcW w:w="433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9E89C71"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南方中证500信息技术指数交易型开放式指数证券投资基金发起式联接基金</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4BC68BF8"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南方</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1AF478AC"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股票型-被动-ETF联接</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2FC60E37"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2016-08-17</w:t>
            </w:r>
          </w:p>
        </w:tc>
        <w:tc>
          <w:tcPr>
            <w:tcW w:w="109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C1C2281" w14:textId="77777777" w:rsidR="009F1160" w:rsidRPr="00277429" w:rsidRDefault="009F1160" w:rsidP="00996550">
            <w:pPr>
              <w:widowControl w:val="0"/>
              <w:jc w:val="center"/>
              <w:rPr>
                <w:rFonts w:ascii="仿宋" w:eastAsia="仿宋" w:hAnsi="仿宋" w:cs="Times New Roman"/>
                <w:kern w:val="2"/>
                <w:sz w:val="22"/>
                <w:szCs w:val="22"/>
              </w:rPr>
            </w:pPr>
            <w:r w:rsidRPr="00791A7F">
              <w:rPr>
                <w:rFonts w:ascii="仿宋" w:eastAsia="仿宋" w:hAnsi="仿宋" w:cs="Times New Roman"/>
                <w:kern w:val="2"/>
                <w:sz w:val="22"/>
                <w:szCs w:val="22"/>
              </w:rPr>
              <w:t>4.97</w:t>
            </w:r>
          </w:p>
        </w:tc>
      </w:tr>
      <w:tr w:rsidR="009F1160" w:rsidRPr="00277429" w14:paraId="1FA33A06" w14:textId="77777777" w:rsidTr="002E1323">
        <w:trPr>
          <w:trHeight w:val="312"/>
          <w:jc w:val="center"/>
        </w:trPr>
        <w:tc>
          <w:tcPr>
            <w:tcW w:w="55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3EE1B44"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21</w:t>
            </w:r>
          </w:p>
        </w:tc>
        <w:tc>
          <w:tcPr>
            <w:tcW w:w="433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098E215"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南方中证1000交易型开放式指数证券投资基金</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14262C6E"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南方</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1783218D"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股票型-被动-ETF</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1CAACA6F"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2016-09-29</w:t>
            </w:r>
          </w:p>
        </w:tc>
        <w:tc>
          <w:tcPr>
            <w:tcW w:w="109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F24BE3E" w14:textId="77777777" w:rsidR="009F1160" w:rsidRPr="00277429" w:rsidRDefault="009F1160" w:rsidP="00996550">
            <w:pPr>
              <w:widowControl w:val="0"/>
              <w:jc w:val="center"/>
              <w:rPr>
                <w:rFonts w:ascii="仿宋" w:eastAsia="仿宋" w:hAnsi="仿宋" w:cs="Times New Roman"/>
                <w:kern w:val="2"/>
                <w:sz w:val="22"/>
                <w:szCs w:val="22"/>
              </w:rPr>
            </w:pPr>
            <w:r w:rsidRPr="00791A7F">
              <w:rPr>
                <w:rFonts w:ascii="仿宋" w:eastAsia="仿宋" w:hAnsi="仿宋" w:cs="Times New Roman"/>
                <w:kern w:val="2"/>
                <w:sz w:val="22"/>
                <w:szCs w:val="22"/>
              </w:rPr>
              <w:t>538.73</w:t>
            </w:r>
          </w:p>
        </w:tc>
      </w:tr>
      <w:tr w:rsidR="009F1160" w:rsidRPr="00277429" w14:paraId="27B1871D" w14:textId="77777777" w:rsidTr="002E1323">
        <w:trPr>
          <w:trHeight w:val="312"/>
          <w:jc w:val="center"/>
        </w:trPr>
        <w:tc>
          <w:tcPr>
            <w:tcW w:w="55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3F5C86D"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22</w:t>
            </w:r>
          </w:p>
        </w:tc>
        <w:tc>
          <w:tcPr>
            <w:tcW w:w="433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716EC0B"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南方中证500量化增强股票型发起式证券投资基金</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656A31CB"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南方</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360523BF"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股票型-增强-开放式</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7E39188C"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2016-11-23</w:t>
            </w:r>
          </w:p>
        </w:tc>
        <w:tc>
          <w:tcPr>
            <w:tcW w:w="109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F6F9B9B" w14:textId="77777777" w:rsidR="009F1160" w:rsidRPr="00277429" w:rsidRDefault="009F1160" w:rsidP="00996550">
            <w:pPr>
              <w:widowControl w:val="0"/>
              <w:jc w:val="center"/>
              <w:rPr>
                <w:rFonts w:ascii="仿宋" w:eastAsia="仿宋" w:hAnsi="仿宋" w:cs="Times New Roman"/>
                <w:kern w:val="2"/>
                <w:sz w:val="22"/>
                <w:szCs w:val="22"/>
              </w:rPr>
            </w:pPr>
            <w:r w:rsidRPr="00791A7F">
              <w:rPr>
                <w:rFonts w:ascii="仿宋" w:eastAsia="仿宋" w:hAnsi="仿宋" w:cs="Times New Roman"/>
                <w:kern w:val="2"/>
                <w:sz w:val="22"/>
                <w:szCs w:val="22"/>
              </w:rPr>
              <w:t>7.28</w:t>
            </w:r>
          </w:p>
        </w:tc>
      </w:tr>
      <w:tr w:rsidR="009F1160" w:rsidRPr="00277429" w14:paraId="3DDB54F8" w14:textId="77777777" w:rsidTr="002E1323">
        <w:trPr>
          <w:trHeight w:val="312"/>
          <w:jc w:val="center"/>
        </w:trPr>
        <w:tc>
          <w:tcPr>
            <w:tcW w:w="55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0993C79"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23</w:t>
            </w:r>
          </w:p>
        </w:tc>
        <w:tc>
          <w:tcPr>
            <w:tcW w:w="433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1B1DF19"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南方</w:t>
            </w:r>
            <w:proofErr w:type="gramStart"/>
            <w:r w:rsidRPr="00277429">
              <w:rPr>
                <w:rFonts w:ascii="仿宋" w:eastAsia="仿宋" w:hAnsi="仿宋" w:cs="Times New Roman" w:hint="eastAsia"/>
                <w:kern w:val="2"/>
                <w:sz w:val="22"/>
                <w:szCs w:val="22"/>
              </w:rPr>
              <w:t>中证全指</w:t>
            </w:r>
            <w:proofErr w:type="gramEnd"/>
            <w:r w:rsidRPr="00277429">
              <w:rPr>
                <w:rFonts w:ascii="仿宋" w:eastAsia="仿宋" w:hAnsi="仿宋" w:cs="Times New Roman" w:hint="eastAsia"/>
                <w:kern w:val="2"/>
                <w:sz w:val="22"/>
                <w:szCs w:val="22"/>
              </w:rPr>
              <w:t>证券公司交易型开放式指数证券投资基金联接基金</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4FC8A68F"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南方</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5FAAAC1E"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股票型-被动-ETF联接</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3199D184"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2017-03-08</w:t>
            </w:r>
          </w:p>
        </w:tc>
        <w:tc>
          <w:tcPr>
            <w:tcW w:w="109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5078DE4" w14:textId="77777777" w:rsidR="009F1160" w:rsidRPr="00277429" w:rsidRDefault="009F1160" w:rsidP="00996550">
            <w:pPr>
              <w:widowControl w:val="0"/>
              <w:jc w:val="center"/>
              <w:rPr>
                <w:rFonts w:ascii="仿宋" w:eastAsia="仿宋" w:hAnsi="仿宋" w:cs="Times New Roman"/>
                <w:kern w:val="2"/>
                <w:sz w:val="22"/>
                <w:szCs w:val="22"/>
              </w:rPr>
            </w:pPr>
            <w:r w:rsidRPr="00791A7F">
              <w:rPr>
                <w:rFonts w:ascii="仿宋" w:eastAsia="仿宋" w:hAnsi="仿宋" w:cs="Times New Roman"/>
                <w:kern w:val="2"/>
                <w:sz w:val="22"/>
                <w:szCs w:val="22"/>
              </w:rPr>
              <w:t>70.81</w:t>
            </w:r>
          </w:p>
        </w:tc>
      </w:tr>
      <w:tr w:rsidR="009F1160" w:rsidRPr="00277429" w14:paraId="73AB74C5" w14:textId="77777777" w:rsidTr="002E1323">
        <w:trPr>
          <w:trHeight w:val="312"/>
          <w:jc w:val="center"/>
        </w:trPr>
        <w:tc>
          <w:tcPr>
            <w:tcW w:w="55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25792B9"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24</w:t>
            </w:r>
          </w:p>
        </w:tc>
        <w:tc>
          <w:tcPr>
            <w:tcW w:w="433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4A49AE0"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南方</w:t>
            </w:r>
            <w:proofErr w:type="gramStart"/>
            <w:r w:rsidRPr="00277429">
              <w:rPr>
                <w:rFonts w:ascii="仿宋" w:eastAsia="仿宋" w:hAnsi="仿宋" w:cs="Times New Roman" w:hint="eastAsia"/>
                <w:kern w:val="2"/>
                <w:sz w:val="22"/>
                <w:szCs w:val="22"/>
              </w:rPr>
              <w:t>中证全指</w:t>
            </w:r>
            <w:proofErr w:type="gramEnd"/>
            <w:r w:rsidRPr="00277429">
              <w:rPr>
                <w:rFonts w:ascii="仿宋" w:eastAsia="仿宋" w:hAnsi="仿宋" w:cs="Times New Roman" w:hint="eastAsia"/>
                <w:kern w:val="2"/>
                <w:sz w:val="22"/>
                <w:szCs w:val="22"/>
              </w:rPr>
              <w:t>证券公司交易型开放式指数证券投资基金</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09D64AC9"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南方</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7CFFB877"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股票型-被动-ETF</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795496F3"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2017-03-10</w:t>
            </w:r>
          </w:p>
        </w:tc>
        <w:tc>
          <w:tcPr>
            <w:tcW w:w="109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D2FF3DF" w14:textId="77777777" w:rsidR="009F1160" w:rsidRPr="00277429" w:rsidRDefault="009F1160" w:rsidP="00996550">
            <w:pPr>
              <w:widowControl w:val="0"/>
              <w:jc w:val="center"/>
              <w:rPr>
                <w:rFonts w:ascii="仿宋" w:eastAsia="仿宋" w:hAnsi="仿宋" w:cs="Times New Roman"/>
                <w:kern w:val="2"/>
                <w:sz w:val="22"/>
                <w:szCs w:val="22"/>
              </w:rPr>
            </w:pPr>
            <w:r w:rsidRPr="00791A7F">
              <w:rPr>
                <w:rFonts w:ascii="仿宋" w:eastAsia="仿宋" w:hAnsi="仿宋" w:cs="Times New Roman"/>
                <w:kern w:val="2"/>
                <w:sz w:val="22"/>
                <w:szCs w:val="22"/>
              </w:rPr>
              <w:t>72.51</w:t>
            </w:r>
          </w:p>
        </w:tc>
      </w:tr>
      <w:tr w:rsidR="009F1160" w:rsidRPr="00277429" w14:paraId="601B65C9" w14:textId="77777777" w:rsidTr="002E1323">
        <w:trPr>
          <w:trHeight w:val="312"/>
          <w:jc w:val="center"/>
        </w:trPr>
        <w:tc>
          <w:tcPr>
            <w:tcW w:w="55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3ABA3B4"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25</w:t>
            </w:r>
          </w:p>
        </w:tc>
        <w:tc>
          <w:tcPr>
            <w:tcW w:w="433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AB3E6DD"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南方中</w:t>
            </w:r>
            <w:proofErr w:type="gramStart"/>
            <w:r w:rsidRPr="00277429">
              <w:rPr>
                <w:rFonts w:ascii="仿宋" w:eastAsia="仿宋" w:hAnsi="仿宋" w:cs="Times New Roman" w:hint="eastAsia"/>
                <w:kern w:val="2"/>
                <w:sz w:val="22"/>
                <w:szCs w:val="22"/>
              </w:rPr>
              <w:t>证银行</w:t>
            </w:r>
            <w:proofErr w:type="gramEnd"/>
            <w:r w:rsidRPr="00277429">
              <w:rPr>
                <w:rFonts w:ascii="仿宋" w:eastAsia="仿宋" w:hAnsi="仿宋" w:cs="Times New Roman" w:hint="eastAsia"/>
                <w:kern w:val="2"/>
                <w:sz w:val="22"/>
                <w:szCs w:val="22"/>
              </w:rPr>
              <w:t>交易型开放式指数证券投资基金</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22AC8826"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南方</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4FEFE7CE"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股票型-被动-ETF</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419CA70C"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2017-06-28</w:t>
            </w:r>
          </w:p>
        </w:tc>
        <w:tc>
          <w:tcPr>
            <w:tcW w:w="109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1C14FB3" w14:textId="77777777" w:rsidR="009F1160" w:rsidRPr="00277429" w:rsidRDefault="009F1160" w:rsidP="00996550">
            <w:pPr>
              <w:widowControl w:val="0"/>
              <w:jc w:val="center"/>
              <w:rPr>
                <w:rFonts w:ascii="仿宋" w:eastAsia="仿宋" w:hAnsi="仿宋" w:cs="Times New Roman"/>
                <w:kern w:val="2"/>
                <w:sz w:val="22"/>
                <w:szCs w:val="22"/>
              </w:rPr>
            </w:pPr>
            <w:r w:rsidRPr="00791A7F">
              <w:rPr>
                <w:rFonts w:ascii="仿宋" w:eastAsia="仿宋" w:hAnsi="仿宋" w:cs="Times New Roman"/>
                <w:kern w:val="2"/>
                <w:sz w:val="22"/>
                <w:szCs w:val="22"/>
              </w:rPr>
              <w:t>15.65</w:t>
            </w:r>
          </w:p>
        </w:tc>
      </w:tr>
      <w:tr w:rsidR="009F1160" w:rsidRPr="00277429" w14:paraId="559AE98A" w14:textId="77777777" w:rsidTr="002E1323">
        <w:trPr>
          <w:trHeight w:val="312"/>
          <w:jc w:val="center"/>
        </w:trPr>
        <w:tc>
          <w:tcPr>
            <w:tcW w:w="55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61CAF1B"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26</w:t>
            </w:r>
          </w:p>
        </w:tc>
        <w:tc>
          <w:tcPr>
            <w:tcW w:w="433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576658A"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南方中</w:t>
            </w:r>
            <w:proofErr w:type="gramStart"/>
            <w:r w:rsidRPr="00277429">
              <w:rPr>
                <w:rFonts w:ascii="仿宋" w:eastAsia="仿宋" w:hAnsi="仿宋" w:cs="Times New Roman" w:hint="eastAsia"/>
                <w:kern w:val="2"/>
                <w:sz w:val="22"/>
                <w:szCs w:val="22"/>
              </w:rPr>
              <w:t>证银行</w:t>
            </w:r>
            <w:proofErr w:type="gramEnd"/>
            <w:r w:rsidRPr="00277429">
              <w:rPr>
                <w:rFonts w:ascii="仿宋" w:eastAsia="仿宋" w:hAnsi="仿宋" w:cs="Times New Roman" w:hint="eastAsia"/>
                <w:kern w:val="2"/>
                <w:sz w:val="22"/>
                <w:szCs w:val="22"/>
              </w:rPr>
              <w:t>交易型开放式指数证券投资基金发起式联接基金</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0A224AF5"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南方</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60A25B17"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股票型-被动-ETF联接</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4F8D6323"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2017-06-29</w:t>
            </w:r>
          </w:p>
        </w:tc>
        <w:tc>
          <w:tcPr>
            <w:tcW w:w="109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E211120" w14:textId="77777777" w:rsidR="009F1160" w:rsidRPr="00277429" w:rsidRDefault="009F1160" w:rsidP="00996550">
            <w:pPr>
              <w:widowControl w:val="0"/>
              <w:jc w:val="center"/>
              <w:rPr>
                <w:rFonts w:ascii="仿宋" w:eastAsia="仿宋" w:hAnsi="仿宋" w:cs="Times New Roman"/>
                <w:kern w:val="2"/>
                <w:sz w:val="22"/>
                <w:szCs w:val="22"/>
              </w:rPr>
            </w:pPr>
            <w:r w:rsidRPr="00791A7F">
              <w:rPr>
                <w:rFonts w:ascii="仿宋" w:eastAsia="仿宋" w:hAnsi="仿宋" w:cs="Times New Roman"/>
                <w:kern w:val="2"/>
                <w:sz w:val="22"/>
                <w:szCs w:val="22"/>
              </w:rPr>
              <w:t>6.51</w:t>
            </w:r>
          </w:p>
        </w:tc>
      </w:tr>
      <w:tr w:rsidR="009F1160" w:rsidRPr="00277429" w14:paraId="3B09D682" w14:textId="77777777" w:rsidTr="002E1323">
        <w:trPr>
          <w:trHeight w:val="312"/>
          <w:jc w:val="center"/>
        </w:trPr>
        <w:tc>
          <w:tcPr>
            <w:tcW w:w="55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2FE4925"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27</w:t>
            </w:r>
          </w:p>
        </w:tc>
        <w:tc>
          <w:tcPr>
            <w:tcW w:w="433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048ED80"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南方恒生交易型开放式指数证券投资基金联接基金</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68CC3844"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南方</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7D9770B3"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股票型-被动-ETF联接</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35CB87BA"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2017-07-21</w:t>
            </w:r>
          </w:p>
        </w:tc>
        <w:tc>
          <w:tcPr>
            <w:tcW w:w="109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C22B86B" w14:textId="77777777" w:rsidR="009F1160" w:rsidRPr="00277429" w:rsidRDefault="009F1160" w:rsidP="00996550">
            <w:pPr>
              <w:widowControl w:val="0"/>
              <w:jc w:val="center"/>
              <w:rPr>
                <w:rFonts w:ascii="仿宋" w:eastAsia="仿宋" w:hAnsi="仿宋" w:cs="Times New Roman"/>
                <w:kern w:val="2"/>
                <w:sz w:val="22"/>
                <w:szCs w:val="22"/>
              </w:rPr>
            </w:pPr>
            <w:r w:rsidRPr="00791A7F">
              <w:rPr>
                <w:rFonts w:ascii="仿宋" w:eastAsia="仿宋" w:hAnsi="仿宋" w:cs="Times New Roman"/>
                <w:kern w:val="2"/>
                <w:sz w:val="22"/>
                <w:szCs w:val="22"/>
              </w:rPr>
              <w:t>4.15</w:t>
            </w:r>
          </w:p>
        </w:tc>
      </w:tr>
      <w:tr w:rsidR="009F1160" w:rsidRPr="00277429" w14:paraId="7B1242CE" w14:textId="77777777" w:rsidTr="002E1323">
        <w:trPr>
          <w:trHeight w:val="312"/>
          <w:jc w:val="center"/>
        </w:trPr>
        <w:tc>
          <w:tcPr>
            <w:tcW w:w="55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37719D0"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28</w:t>
            </w:r>
          </w:p>
        </w:tc>
        <w:tc>
          <w:tcPr>
            <w:tcW w:w="433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B25F936"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南方中证申万有色金属交易型开放式指数证券投资基金</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4AD64C61"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南方</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1A3D152F"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股票型-被动-ETF</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34626DCA"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2017-08-03</w:t>
            </w:r>
          </w:p>
        </w:tc>
        <w:tc>
          <w:tcPr>
            <w:tcW w:w="109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F1A9D53" w14:textId="77777777" w:rsidR="009F1160" w:rsidRPr="00277429" w:rsidRDefault="009F1160" w:rsidP="00996550">
            <w:pPr>
              <w:widowControl w:val="0"/>
              <w:jc w:val="center"/>
              <w:rPr>
                <w:rFonts w:ascii="仿宋" w:eastAsia="仿宋" w:hAnsi="仿宋" w:cs="Times New Roman"/>
                <w:kern w:val="2"/>
                <w:sz w:val="22"/>
                <w:szCs w:val="22"/>
              </w:rPr>
            </w:pPr>
            <w:r w:rsidRPr="00791A7F">
              <w:rPr>
                <w:rFonts w:ascii="仿宋" w:eastAsia="仿宋" w:hAnsi="仿宋" w:cs="Times New Roman"/>
                <w:kern w:val="2"/>
                <w:sz w:val="22"/>
                <w:szCs w:val="22"/>
              </w:rPr>
              <w:t>43.65</w:t>
            </w:r>
          </w:p>
        </w:tc>
      </w:tr>
      <w:tr w:rsidR="009F1160" w:rsidRPr="00277429" w14:paraId="029FFCAB" w14:textId="77777777" w:rsidTr="002E1323">
        <w:trPr>
          <w:trHeight w:val="312"/>
          <w:jc w:val="center"/>
        </w:trPr>
        <w:tc>
          <w:tcPr>
            <w:tcW w:w="55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699C7E2"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29</w:t>
            </w:r>
          </w:p>
        </w:tc>
        <w:tc>
          <w:tcPr>
            <w:tcW w:w="433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495E412"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南方</w:t>
            </w:r>
            <w:proofErr w:type="gramStart"/>
            <w:r w:rsidRPr="00277429">
              <w:rPr>
                <w:rFonts w:ascii="仿宋" w:eastAsia="仿宋" w:hAnsi="仿宋" w:cs="Times New Roman" w:hint="eastAsia"/>
                <w:kern w:val="2"/>
                <w:sz w:val="22"/>
                <w:szCs w:val="22"/>
              </w:rPr>
              <w:t>中证全指</w:t>
            </w:r>
            <w:proofErr w:type="gramEnd"/>
            <w:r w:rsidRPr="00277429">
              <w:rPr>
                <w:rFonts w:ascii="仿宋" w:eastAsia="仿宋" w:hAnsi="仿宋" w:cs="Times New Roman" w:hint="eastAsia"/>
                <w:kern w:val="2"/>
                <w:sz w:val="22"/>
                <w:szCs w:val="22"/>
              </w:rPr>
              <w:t>房地产交易型开放式指数证券投资基金发起式联接基金</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155B5E82"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南方</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6D455E24"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股票型-被动-ETF联接</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19397EC5"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2017-08-24</w:t>
            </w:r>
          </w:p>
        </w:tc>
        <w:tc>
          <w:tcPr>
            <w:tcW w:w="109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DC1106D" w14:textId="77777777" w:rsidR="009F1160" w:rsidRPr="00277429" w:rsidRDefault="009F1160" w:rsidP="00996550">
            <w:pPr>
              <w:widowControl w:val="0"/>
              <w:jc w:val="center"/>
              <w:rPr>
                <w:rFonts w:ascii="仿宋" w:eastAsia="仿宋" w:hAnsi="仿宋" w:cs="Times New Roman"/>
                <w:kern w:val="2"/>
                <w:sz w:val="22"/>
                <w:szCs w:val="22"/>
              </w:rPr>
            </w:pPr>
            <w:r w:rsidRPr="00791A7F">
              <w:rPr>
                <w:rFonts w:ascii="仿宋" w:eastAsia="仿宋" w:hAnsi="仿宋" w:cs="Times New Roman"/>
                <w:kern w:val="2"/>
                <w:sz w:val="22"/>
                <w:szCs w:val="22"/>
              </w:rPr>
              <w:t>7.67</w:t>
            </w:r>
          </w:p>
        </w:tc>
      </w:tr>
      <w:tr w:rsidR="009F1160" w:rsidRPr="00277429" w14:paraId="3281F9B9" w14:textId="77777777" w:rsidTr="002E1323">
        <w:trPr>
          <w:trHeight w:val="312"/>
          <w:jc w:val="center"/>
        </w:trPr>
        <w:tc>
          <w:tcPr>
            <w:tcW w:w="55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EACE225"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30</w:t>
            </w:r>
          </w:p>
        </w:tc>
        <w:tc>
          <w:tcPr>
            <w:tcW w:w="433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96C7DDC"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南方</w:t>
            </w:r>
            <w:proofErr w:type="gramStart"/>
            <w:r w:rsidRPr="00277429">
              <w:rPr>
                <w:rFonts w:ascii="仿宋" w:eastAsia="仿宋" w:hAnsi="仿宋" w:cs="Times New Roman" w:hint="eastAsia"/>
                <w:kern w:val="2"/>
                <w:sz w:val="22"/>
                <w:szCs w:val="22"/>
              </w:rPr>
              <w:t>中证全指</w:t>
            </w:r>
            <w:proofErr w:type="gramEnd"/>
            <w:r w:rsidRPr="00277429">
              <w:rPr>
                <w:rFonts w:ascii="仿宋" w:eastAsia="仿宋" w:hAnsi="仿宋" w:cs="Times New Roman" w:hint="eastAsia"/>
                <w:kern w:val="2"/>
                <w:sz w:val="22"/>
                <w:szCs w:val="22"/>
              </w:rPr>
              <w:t>房地产交易型开放式指数证券投资基金</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3225384A"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南方</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58ED40C7"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股票型-被动-ETF</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20DB0097"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2017-08-25</w:t>
            </w:r>
          </w:p>
        </w:tc>
        <w:tc>
          <w:tcPr>
            <w:tcW w:w="109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CB262B9" w14:textId="77777777" w:rsidR="009F1160" w:rsidRPr="00277429" w:rsidRDefault="009F1160" w:rsidP="00996550">
            <w:pPr>
              <w:widowControl w:val="0"/>
              <w:jc w:val="center"/>
              <w:rPr>
                <w:rFonts w:ascii="仿宋" w:eastAsia="仿宋" w:hAnsi="仿宋" w:cs="Times New Roman"/>
                <w:kern w:val="2"/>
                <w:sz w:val="22"/>
                <w:szCs w:val="22"/>
              </w:rPr>
            </w:pPr>
            <w:r w:rsidRPr="00791A7F">
              <w:rPr>
                <w:rFonts w:ascii="仿宋" w:eastAsia="仿宋" w:hAnsi="仿宋" w:cs="Times New Roman"/>
                <w:kern w:val="2"/>
                <w:sz w:val="22"/>
                <w:szCs w:val="22"/>
              </w:rPr>
              <w:t>42.96</w:t>
            </w:r>
          </w:p>
        </w:tc>
      </w:tr>
      <w:tr w:rsidR="009F1160" w:rsidRPr="00277429" w14:paraId="4392DF11" w14:textId="77777777" w:rsidTr="002E1323">
        <w:trPr>
          <w:trHeight w:val="312"/>
          <w:jc w:val="center"/>
        </w:trPr>
        <w:tc>
          <w:tcPr>
            <w:tcW w:w="55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F55EF9F"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31</w:t>
            </w:r>
          </w:p>
        </w:tc>
        <w:tc>
          <w:tcPr>
            <w:tcW w:w="433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ED67031"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南方中证申万有色金属交易型开放式指数证券投资基金发起式联接基金</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639AE1F0"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南方</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47DAA1BC"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股票型-被动-ETF联接</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297B7234"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2017-09-08</w:t>
            </w:r>
          </w:p>
        </w:tc>
        <w:tc>
          <w:tcPr>
            <w:tcW w:w="109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FD9049C" w14:textId="77777777" w:rsidR="009F1160" w:rsidRPr="00277429" w:rsidRDefault="009F1160" w:rsidP="00996550">
            <w:pPr>
              <w:widowControl w:val="0"/>
              <w:jc w:val="center"/>
              <w:rPr>
                <w:rFonts w:ascii="仿宋" w:eastAsia="仿宋" w:hAnsi="仿宋" w:cs="Times New Roman"/>
                <w:kern w:val="2"/>
                <w:sz w:val="22"/>
                <w:szCs w:val="22"/>
              </w:rPr>
            </w:pPr>
            <w:r w:rsidRPr="00791A7F">
              <w:rPr>
                <w:rFonts w:ascii="仿宋" w:eastAsia="仿宋" w:hAnsi="仿宋" w:cs="Times New Roman"/>
                <w:kern w:val="2"/>
                <w:sz w:val="22"/>
                <w:szCs w:val="22"/>
              </w:rPr>
              <w:t>12.86</w:t>
            </w:r>
          </w:p>
        </w:tc>
      </w:tr>
      <w:tr w:rsidR="009F1160" w:rsidRPr="00277429" w14:paraId="70C98882" w14:textId="77777777" w:rsidTr="002E1323">
        <w:trPr>
          <w:trHeight w:val="312"/>
          <w:jc w:val="center"/>
        </w:trPr>
        <w:tc>
          <w:tcPr>
            <w:tcW w:w="55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4845588"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32</w:t>
            </w:r>
          </w:p>
        </w:tc>
        <w:tc>
          <w:tcPr>
            <w:tcW w:w="433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3D231C1"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南方道琼斯美国精选REIT指数证券投资基</w:t>
            </w:r>
            <w:r w:rsidRPr="00277429">
              <w:rPr>
                <w:rFonts w:ascii="仿宋" w:eastAsia="仿宋" w:hAnsi="仿宋" w:cs="Times New Roman" w:hint="eastAsia"/>
                <w:kern w:val="2"/>
                <w:sz w:val="22"/>
                <w:szCs w:val="22"/>
              </w:rPr>
              <w:lastRenderedPageBreak/>
              <w:t>金(QDII-LOF)</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01CB6999"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lastRenderedPageBreak/>
              <w:t>南方</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739EB3B3"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QDII-被动-开放式</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2A60BECF"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2017-10-26</w:t>
            </w:r>
          </w:p>
        </w:tc>
        <w:tc>
          <w:tcPr>
            <w:tcW w:w="109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C84E171" w14:textId="77777777" w:rsidR="009F1160" w:rsidRPr="00277429" w:rsidRDefault="009F1160" w:rsidP="00996550">
            <w:pPr>
              <w:widowControl w:val="0"/>
              <w:jc w:val="center"/>
              <w:rPr>
                <w:rFonts w:ascii="仿宋" w:eastAsia="仿宋" w:hAnsi="仿宋" w:cs="Times New Roman"/>
                <w:kern w:val="2"/>
                <w:sz w:val="22"/>
                <w:szCs w:val="22"/>
              </w:rPr>
            </w:pPr>
            <w:r w:rsidRPr="00791A7F">
              <w:rPr>
                <w:rFonts w:ascii="仿宋" w:eastAsia="仿宋" w:hAnsi="仿宋" w:cs="Times New Roman"/>
                <w:kern w:val="2"/>
                <w:sz w:val="22"/>
                <w:szCs w:val="22"/>
              </w:rPr>
              <w:t>5.85</w:t>
            </w:r>
          </w:p>
        </w:tc>
      </w:tr>
      <w:tr w:rsidR="009F1160" w:rsidRPr="00277429" w14:paraId="52F543B2" w14:textId="77777777" w:rsidTr="002E1323">
        <w:trPr>
          <w:trHeight w:val="312"/>
          <w:jc w:val="center"/>
        </w:trPr>
        <w:tc>
          <w:tcPr>
            <w:tcW w:w="55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E86E8F8"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33</w:t>
            </w:r>
          </w:p>
        </w:tc>
        <w:tc>
          <w:tcPr>
            <w:tcW w:w="433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8A47B24"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南方恒生中国企业交易型开放式指数证券投资基金</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7914D018"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南方</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2E801584"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股票型-被动-ETF</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02C638E8"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2018-02-08</w:t>
            </w:r>
          </w:p>
        </w:tc>
        <w:tc>
          <w:tcPr>
            <w:tcW w:w="109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981C87E" w14:textId="77777777" w:rsidR="009F1160" w:rsidRPr="00277429" w:rsidRDefault="009F1160" w:rsidP="00996550">
            <w:pPr>
              <w:widowControl w:val="0"/>
              <w:jc w:val="center"/>
              <w:rPr>
                <w:rFonts w:ascii="仿宋" w:eastAsia="仿宋" w:hAnsi="仿宋" w:cs="Times New Roman"/>
                <w:kern w:val="2"/>
                <w:sz w:val="22"/>
                <w:szCs w:val="22"/>
              </w:rPr>
            </w:pPr>
            <w:r w:rsidRPr="00791A7F">
              <w:rPr>
                <w:rFonts w:ascii="仿宋" w:eastAsia="仿宋" w:hAnsi="仿宋" w:cs="Times New Roman"/>
                <w:kern w:val="2"/>
                <w:sz w:val="22"/>
                <w:szCs w:val="22"/>
              </w:rPr>
              <w:t>4.42</w:t>
            </w:r>
          </w:p>
        </w:tc>
      </w:tr>
      <w:tr w:rsidR="009F1160" w:rsidRPr="00277429" w14:paraId="3C92A05B" w14:textId="77777777" w:rsidTr="002E1323">
        <w:trPr>
          <w:trHeight w:val="312"/>
          <w:jc w:val="center"/>
        </w:trPr>
        <w:tc>
          <w:tcPr>
            <w:tcW w:w="55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632DDCC"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34</w:t>
            </w:r>
          </w:p>
        </w:tc>
        <w:tc>
          <w:tcPr>
            <w:tcW w:w="433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8739302"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南方恒生中国企业交易型开放式指数证券投资基金联接基金</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54DB7A88"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南方</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02F8A633"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股票型-被动-ETF联接</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180CB07F"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2018-02-12</w:t>
            </w:r>
          </w:p>
        </w:tc>
        <w:tc>
          <w:tcPr>
            <w:tcW w:w="109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9DBB3EF" w14:textId="77777777" w:rsidR="009F1160" w:rsidRPr="00277429" w:rsidRDefault="009F1160" w:rsidP="00996550">
            <w:pPr>
              <w:widowControl w:val="0"/>
              <w:jc w:val="center"/>
              <w:rPr>
                <w:rFonts w:ascii="仿宋" w:eastAsia="仿宋" w:hAnsi="仿宋" w:cs="Times New Roman"/>
                <w:kern w:val="2"/>
                <w:sz w:val="22"/>
                <w:szCs w:val="22"/>
              </w:rPr>
            </w:pPr>
            <w:r w:rsidRPr="00791A7F">
              <w:rPr>
                <w:rFonts w:ascii="仿宋" w:eastAsia="仿宋" w:hAnsi="仿宋" w:cs="Times New Roman"/>
                <w:kern w:val="2"/>
                <w:sz w:val="22"/>
                <w:szCs w:val="22"/>
              </w:rPr>
              <w:t>2.40</w:t>
            </w:r>
          </w:p>
        </w:tc>
      </w:tr>
      <w:tr w:rsidR="009F1160" w:rsidRPr="00277429" w14:paraId="6AA72D1D" w14:textId="77777777" w:rsidTr="002E1323">
        <w:trPr>
          <w:trHeight w:val="312"/>
          <w:jc w:val="center"/>
        </w:trPr>
        <w:tc>
          <w:tcPr>
            <w:tcW w:w="55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01E964D"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35</w:t>
            </w:r>
          </w:p>
        </w:tc>
        <w:tc>
          <w:tcPr>
            <w:tcW w:w="433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079009C"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MSCI中国A</w:t>
            </w:r>
            <w:proofErr w:type="gramStart"/>
            <w:r w:rsidRPr="00277429">
              <w:rPr>
                <w:rFonts w:ascii="仿宋" w:eastAsia="仿宋" w:hAnsi="仿宋" w:cs="Times New Roman" w:hint="eastAsia"/>
                <w:kern w:val="2"/>
                <w:sz w:val="22"/>
                <w:szCs w:val="22"/>
              </w:rPr>
              <w:t>股国际通交易</w:t>
            </w:r>
            <w:proofErr w:type="gramEnd"/>
            <w:r w:rsidRPr="00277429">
              <w:rPr>
                <w:rFonts w:ascii="仿宋" w:eastAsia="仿宋" w:hAnsi="仿宋" w:cs="Times New Roman" w:hint="eastAsia"/>
                <w:kern w:val="2"/>
                <w:sz w:val="22"/>
                <w:szCs w:val="22"/>
              </w:rPr>
              <w:t>型开放式指数证券投资基金</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0D192516"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南方</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18B06A40"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股票型-被动-ETF</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42E8E800"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2018-04-03</w:t>
            </w:r>
          </w:p>
        </w:tc>
        <w:tc>
          <w:tcPr>
            <w:tcW w:w="109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C191E2A" w14:textId="77777777" w:rsidR="009F1160" w:rsidRPr="00277429" w:rsidRDefault="009F1160" w:rsidP="00996550">
            <w:pPr>
              <w:widowControl w:val="0"/>
              <w:jc w:val="center"/>
              <w:rPr>
                <w:rFonts w:ascii="仿宋" w:eastAsia="仿宋" w:hAnsi="仿宋" w:cs="Times New Roman"/>
                <w:kern w:val="2"/>
                <w:sz w:val="22"/>
                <w:szCs w:val="22"/>
              </w:rPr>
            </w:pPr>
            <w:r w:rsidRPr="00791A7F">
              <w:rPr>
                <w:rFonts w:ascii="仿宋" w:eastAsia="仿宋" w:hAnsi="仿宋" w:cs="Times New Roman"/>
                <w:kern w:val="2"/>
                <w:sz w:val="22"/>
                <w:szCs w:val="22"/>
              </w:rPr>
              <w:t>3.18</w:t>
            </w:r>
          </w:p>
        </w:tc>
      </w:tr>
      <w:tr w:rsidR="009F1160" w:rsidRPr="00277429" w14:paraId="4C751892" w14:textId="77777777" w:rsidTr="002E1323">
        <w:trPr>
          <w:trHeight w:val="312"/>
          <w:jc w:val="center"/>
        </w:trPr>
        <w:tc>
          <w:tcPr>
            <w:tcW w:w="55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A7A951E"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36</w:t>
            </w:r>
          </w:p>
        </w:tc>
        <w:tc>
          <w:tcPr>
            <w:tcW w:w="433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BB762BC"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MSCI中国A</w:t>
            </w:r>
            <w:proofErr w:type="gramStart"/>
            <w:r w:rsidRPr="00277429">
              <w:rPr>
                <w:rFonts w:ascii="仿宋" w:eastAsia="仿宋" w:hAnsi="仿宋" w:cs="Times New Roman" w:hint="eastAsia"/>
                <w:kern w:val="2"/>
                <w:sz w:val="22"/>
                <w:szCs w:val="22"/>
              </w:rPr>
              <w:t>股国际通交易</w:t>
            </w:r>
            <w:proofErr w:type="gramEnd"/>
            <w:r w:rsidRPr="00277429">
              <w:rPr>
                <w:rFonts w:ascii="仿宋" w:eastAsia="仿宋" w:hAnsi="仿宋" w:cs="Times New Roman" w:hint="eastAsia"/>
                <w:kern w:val="2"/>
                <w:sz w:val="22"/>
                <w:szCs w:val="22"/>
              </w:rPr>
              <w:t>型开放式指数证券投资基金发起式联接基金</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0553A10A"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南方</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7455AED5"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股票型-被动-ETF联接</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1621160C"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2018-06-08</w:t>
            </w:r>
          </w:p>
        </w:tc>
        <w:tc>
          <w:tcPr>
            <w:tcW w:w="109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E5776CC" w14:textId="77777777" w:rsidR="009F1160" w:rsidRPr="00277429" w:rsidRDefault="009F1160" w:rsidP="00996550">
            <w:pPr>
              <w:widowControl w:val="0"/>
              <w:jc w:val="center"/>
              <w:rPr>
                <w:rFonts w:ascii="仿宋" w:eastAsia="仿宋" w:hAnsi="仿宋" w:cs="Times New Roman"/>
                <w:kern w:val="2"/>
                <w:sz w:val="22"/>
                <w:szCs w:val="22"/>
              </w:rPr>
            </w:pPr>
            <w:r w:rsidRPr="00791A7F">
              <w:rPr>
                <w:rFonts w:ascii="仿宋" w:eastAsia="仿宋" w:hAnsi="仿宋" w:cs="Times New Roman"/>
                <w:kern w:val="2"/>
                <w:sz w:val="22"/>
                <w:szCs w:val="22"/>
              </w:rPr>
              <w:t>1.37</w:t>
            </w:r>
          </w:p>
        </w:tc>
      </w:tr>
      <w:tr w:rsidR="009F1160" w:rsidRPr="00277429" w14:paraId="649C6049" w14:textId="77777777" w:rsidTr="002E1323">
        <w:trPr>
          <w:trHeight w:val="312"/>
          <w:jc w:val="center"/>
        </w:trPr>
        <w:tc>
          <w:tcPr>
            <w:tcW w:w="55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33C762D"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37</w:t>
            </w:r>
          </w:p>
        </w:tc>
        <w:tc>
          <w:tcPr>
            <w:tcW w:w="433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18E6DB9"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南方中债1-3年国开行债券指数证券投资基金</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50140FB9"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南方</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2CAC0AEB"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债券型-被动-开放式</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5F2BAF16"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2018-11-08</w:t>
            </w:r>
          </w:p>
        </w:tc>
        <w:tc>
          <w:tcPr>
            <w:tcW w:w="109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9E8D767" w14:textId="77777777" w:rsidR="009F1160" w:rsidRPr="00277429" w:rsidRDefault="009F1160" w:rsidP="00996550">
            <w:pPr>
              <w:widowControl w:val="0"/>
              <w:jc w:val="center"/>
              <w:rPr>
                <w:rFonts w:ascii="仿宋" w:eastAsia="仿宋" w:hAnsi="仿宋" w:cs="Times New Roman"/>
                <w:kern w:val="2"/>
                <w:sz w:val="22"/>
                <w:szCs w:val="22"/>
              </w:rPr>
            </w:pPr>
            <w:r w:rsidRPr="00791A7F">
              <w:rPr>
                <w:rFonts w:ascii="仿宋" w:eastAsia="仿宋" w:hAnsi="仿宋" w:cs="Times New Roman"/>
                <w:kern w:val="2"/>
                <w:sz w:val="22"/>
                <w:szCs w:val="22"/>
              </w:rPr>
              <w:t>95.30</w:t>
            </w:r>
          </w:p>
        </w:tc>
      </w:tr>
      <w:tr w:rsidR="009F1160" w:rsidRPr="00277429" w14:paraId="0675F7E6" w14:textId="77777777" w:rsidTr="002E1323">
        <w:trPr>
          <w:trHeight w:val="312"/>
          <w:jc w:val="center"/>
        </w:trPr>
        <w:tc>
          <w:tcPr>
            <w:tcW w:w="55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E26B080"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38</w:t>
            </w:r>
          </w:p>
        </w:tc>
        <w:tc>
          <w:tcPr>
            <w:tcW w:w="433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D4E127E"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南方中债3-5年农发行债券指数证券投资基金</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07282625"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南方</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2A4C2007"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债券型-被动-开放式</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45756411"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2018-12-05</w:t>
            </w:r>
          </w:p>
        </w:tc>
        <w:tc>
          <w:tcPr>
            <w:tcW w:w="109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38CAA81" w14:textId="77777777" w:rsidR="009F1160" w:rsidRPr="00277429" w:rsidRDefault="009F1160" w:rsidP="00996550">
            <w:pPr>
              <w:widowControl w:val="0"/>
              <w:jc w:val="center"/>
              <w:rPr>
                <w:rFonts w:ascii="仿宋" w:eastAsia="仿宋" w:hAnsi="仿宋" w:cs="Times New Roman"/>
                <w:kern w:val="2"/>
                <w:sz w:val="22"/>
                <w:szCs w:val="22"/>
              </w:rPr>
            </w:pPr>
            <w:r w:rsidRPr="00791A7F">
              <w:rPr>
                <w:rFonts w:ascii="仿宋" w:eastAsia="仿宋" w:hAnsi="仿宋" w:cs="Times New Roman"/>
                <w:kern w:val="2"/>
                <w:sz w:val="22"/>
                <w:szCs w:val="22"/>
              </w:rPr>
              <w:t>136.28</w:t>
            </w:r>
          </w:p>
        </w:tc>
      </w:tr>
      <w:tr w:rsidR="009F1160" w:rsidRPr="00277429" w14:paraId="24B2785D" w14:textId="77777777" w:rsidTr="002E1323">
        <w:trPr>
          <w:trHeight w:val="312"/>
          <w:jc w:val="center"/>
        </w:trPr>
        <w:tc>
          <w:tcPr>
            <w:tcW w:w="55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6B3EEA5"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39</w:t>
            </w:r>
          </w:p>
        </w:tc>
        <w:tc>
          <w:tcPr>
            <w:tcW w:w="433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FD723B4"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南方中债7-10年国开行债券指数证券投资基金</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2B81A2A8"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南方</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2749E106"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债券型-被动-开放式</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584A5C6C"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2019-03-15</w:t>
            </w:r>
          </w:p>
        </w:tc>
        <w:tc>
          <w:tcPr>
            <w:tcW w:w="109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7C892BF" w14:textId="77777777" w:rsidR="009F1160" w:rsidRPr="00277429" w:rsidRDefault="009F1160" w:rsidP="00996550">
            <w:pPr>
              <w:widowControl w:val="0"/>
              <w:jc w:val="center"/>
              <w:rPr>
                <w:rFonts w:ascii="仿宋" w:eastAsia="仿宋" w:hAnsi="仿宋" w:cs="Times New Roman"/>
                <w:kern w:val="2"/>
                <w:sz w:val="22"/>
                <w:szCs w:val="22"/>
              </w:rPr>
            </w:pPr>
            <w:r w:rsidRPr="00791A7F">
              <w:rPr>
                <w:rFonts w:ascii="仿宋" w:eastAsia="仿宋" w:hAnsi="仿宋" w:cs="Times New Roman"/>
                <w:kern w:val="2"/>
                <w:sz w:val="22"/>
                <w:szCs w:val="22"/>
              </w:rPr>
              <w:t>225.60</w:t>
            </w:r>
          </w:p>
        </w:tc>
      </w:tr>
      <w:tr w:rsidR="009F1160" w:rsidRPr="00277429" w14:paraId="5632E550" w14:textId="77777777" w:rsidTr="002E1323">
        <w:trPr>
          <w:trHeight w:val="312"/>
          <w:jc w:val="center"/>
        </w:trPr>
        <w:tc>
          <w:tcPr>
            <w:tcW w:w="55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DC04C7E"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40</w:t>
            </w:r>
          </w:p>
        </w:tc>
        <w:tc>
          <w:tcPr>
            <w:tcW w:w="433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5436D45"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南方顶峰TOPIX交易型开放式指数证券投资基金(QDII)</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06C3AE56"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南方</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1C03CA8C"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QDII-被动-ETF</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587E2444"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2019-06-12</w:t>
            </w:r>
          </w:p>
        </w:tc>
        <w:tc>
          <w:tcPr>
            <w:tcW w:w="109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A422283" w14:textId="77777777" w:rsidR="009F1160" w:rsidRPr="00277429" w:rsidRDefault="009F1160" w:rsidP="00996550">
            <w:pPr>
              <w:widowControl w:val="0"/>
              <w:jc w:val="center"/>
              <w:rPr>
                <w:rFonts w:ascii="仿宋" w:eastAsia="仿宋" w:hAnsi="仿宋" w:cs="Times New Roman"/>
                <w:kern w:val="2"/>
                <w:sz w:val="22"/>
                <w:szCs w:val="22"/>
              </w:rPr>
            </w:pPr>
            <w:r w:rsidRPr="00791A7F">
              <w:rPr>
                <w:rFonts w:ascii="仿宋" w:eastAsia="仿宋" w:hAnsi="仿宋" w:cs="Times New Roman"/>
                <w:kern w:val="2"/>
                <w:sz w:val="22"/>
                <w:szCs w:val="22"/>
              </w:rPr>
              <w:t>7.71</w:t>
            </w:r>
          </w:p>
        </w:tc>
      </w:tr>
      <w:tr w:rsidR="009F1160" w:rsidRPr="00277429" w14:paraId="7ED717CC" w14:textId="77777777" w:rsidTr="002E1323">
        <w:trPr>
          <w:trHeight w:val="312"/>
          <w:jc w:val="center"/>
        </w:trPr>
        <w:tc>
          <w:tcPr>
            <w:tcW w:w="55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994134A"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41</w:t>
            </w:r>
          </w:p>
        </w:tc>
        <w:tc>
          <w:tcPr>
            <w:tcW w:w="433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0B4E6EF" w14:textId="77777777" w:rsidR="009F1160" w:rsidRPr="00277429" w:rsidRDefault="009F1160" w:rsidP="00996550">
            <w:pPr>
              <w:widowControl w:val="0"/>
              <w:jc w:val="center"/>
              <w:rPr>
                <w:rFonts w:ascii="仿宋" w:eastAsia="仿宋" w:hAnsi="仿宋" w:cs="Times New Roman"/>
                <w:kern w:val="2"/>
                <w:sz w:val="22"/>
                <w:szCs w:val="22"/>
              </w:rPr>
            </w:pPr>
            <w:proofErr w:type="gramStart"/>
            <w:r w:rsidRPr="00277429">
              <w:rPr>
                <w:rFonts w:ascii="仿宋" w:eastAsia="仿宋" w:hAnsi="仿宋" w:cs="Times New Roman" w:hint="eastAsia"/>
                <w:kern w:val="2"/>
                <w:sz w:val="22"/>
                <w:szCs w:val="22"/>
              </w:rPr>
              <w:t>南方标普中国</w:t>
            </w:r>
            <w:proofErr w:type="gramEnd"/>
            <w:r w:rsidRPr="00277429">
              <w:rPr>
                <w:rFonts w:ascii="仿宋" w:eastAsia="仿宋" w:hAnsi="仿宋" w:cs="Times New Roman" w:hint="eastAsia"/>
                <w:kern w:val="2"/>
                <w:sz w:val="22"/>
                <w:szCs w:val="22"/>
              </w:rPr>
              <w:t>A股大盘</w:t>
            </w:r>
            <w:proofErr w:type="gramStart"/>
            <w:r w:rsidRPr="00277429">
              <w:rPr>
                <w:rFonts w:ascii="仿宋" w:eastAsia="仿宋" w:hAnsi="仿宋" w:cs="Times New Roman" w:hint="eastAsia"/>
                <w:kern w:val="2"/>
                <w:sz w:val="22"/>
                <w:szCs w:val="22"/>
              </w:rPr>
              <w:t>红利低波</w:t>
            </w:r>
            <w:proofErr w:type="gramEnd"/>
            <w:r w:rsidRPr="00277429">
              <w:rPr>
                <w:rFonts w:ascii="仿宋" w:eastAsia="仿宋" w:hAnsi="仿宋" w:cs="Times New Roman" w:hint="eastAsia"/>
                <w:kern w:val="2"/>
                <w:sz w:val="22"/>
                <w:szCs w:val="22"/>
              </w:rPr>
              <w:t>50交易型开放式指数证券投资基金</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770C2BC6"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南方</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28F839AD"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股票型-被动-ETF</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55C9674E"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2020-01-17</w:t>
            </w:r>
          </w:p>
        </w:tc>
        <w:tc>
          <w:tcPr>
            <w:tcW w:w="109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A8D03CA" w14:textId="77777777" w:rsidR="009F1160" w:rsidRPr="00277429" w:rsidRDefault="009F1160" w:rsidP="00996550">
            <w:pPr>
              <w:widowControl w:val="0"/>
              <w:jc w:val="center"/>
              <w:rPr>
                <w:rFonts w:ascii="仿宋" w:eastAsia="仿宋" w:hAnsi="仿宋" w:cs="Times New Roman"/>
                <w:kern w:val="2"/>
                <w:sz w:val="22"/>
                <w:szCs w:val="22"/>
              </w:rPr>
            </w:pPr>
            <w:r w:rsidRPr="00791A7F">
              <w:rPr>
                <w:rFonts w:ascii="仿宋" w:eastAsia="仿宋" w:hAnsi="仿宋" w:cs="Times New Roman"/>
                <w:kern w:val="2"/>
                <w:sz w:val="22"/>
                <w:szCs w:val="22"/>
              </w:rPr>
              <w:t>52.10</w:t>
            </w:r>
          </w:p>
        </w:tc>
      </w:tr>
      <w:tr w:rsidR="009F1160" w:rsidRPr="00277429" w14:paraId="64955872" w14:textId="77777777" w:rsidTr="002E1323">
        <w:trPr>
          <w:trHeight w:val="312"/>
          <w:jc w:val="center"/>
        </w:trPr>
        <w:tc>
          <w:tcPr>
            <w:tcW w:w="55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CB8EEE3"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42</w:t>
            </w:r>
          </w:p>
        </w:tc>
        <w:tc>
          <w:tcPr>
            <w:tcW w:w="433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DB14504" w14:textId="77777777" w:rsidR="009F1160" w:rsidRPr="00277429" w:rsidRDefault="009F1160" w:rsidP="00996550">
            <w:pPr>
              <w:widowControl w:val="0"/>
              <w:jc w:val="center"/>
              <w:rPr>
                <w:rFonts w:ascii="仿宋" w:eastAsia="仿宋" w:hAnsi="仿宋" w:cs="Times New Roman"/>
                <w:kern w:val="2"/>
                <w:sz w:val="22"/>
                <w:szCs w:val="22"/>
              </w:rPr>
            </w:pPr>
            <w:proofErr w:type="gramStart"/>
            <w:r w:rsidRPr="00277429">
              <w:rPr>
                <w:rFonts w:ascii="仿宋" w:eastAsia="仿宋" w:hAnsi="仿宋" w:cs="Times New Roman" w:hint="eastAsia"/>
                <w:kern w:val="2"/>
                <w:sz w:val="22"/>
                <w:szCs w:val="22"/>
              </w:rPr>
              <w:t>南方标普中国</w:t>
            </w:r>
            <w:proofErr w:type="gramEnd"/>
            <w:r w:rsidRPr="00277429">
              <w:rPr>
                <w:rFonts w:ascii="仿宋" w:eastAsia="仿宋" w:hAnsi="仿宋" w:cs="Times New Roman" w:hint="eastAsia"/>
                <w:kern w:val="2"/>
                <w:sz w:val="22"/>
                <w:szCs w:val="22"/>
              </w:rPr>
              <w:t>A股大盘</w:t>
            </w:r>
            <w:proofErr w:type="gramStart"/>
            <w:r w:rsidRPr="00277429">
              <w:rPr>
                <w:rFonts w:ascii="仿宋" w:eastAsia="仿宋" w:hAnsi="仿宋" w:cs="Times New Roman" w:hint="eastAsia"/>
                <w:kern w:val="2"/>
                <w:sz w:val="22"/>
                <w:szCs w:val="22"/>
              </w:rPr>
              <w:t>红利低波</w:t>
            </w:r>
            <w:proofErr w:type="gramEnd"/>
            <w:r w:rsidRPr="00277429">
              <w:rPr>
                <w:rFonts w:ascii="仿宋" w:eastAsia="仿宋" w:hAnsi="仿宋" w:cs="Times New Roman" w:hint="eastAsia"/>
                <w:kern w:val="2"/>
                <w:sz w:val="22"/>
                <w:szCs w:val="22"/>
              </w:rPr>
              <w:t>50交易型开放式指数证券投资基金联接基金</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14B1A065"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南方</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7D62F291"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股票型-被动-ETF联接</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5800A780"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2020-01-21</w:t>
            </w:r>
          </w:p>
        </w:tc>
        <w:tc>
          <w:tcPr>
            <w:tcW w:w="109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C26B909" w14:textId="77777777" w:rsidR="009F1160" w:rsidRPr="00277429" w:rsidRDefault="009F1160" w:rsidP="00996550">
            <w:pPr>
              <w:widowControl w:val="0"/>
              <w:jc w:val="center"/>
              <w:rPr>
                <w:rFonts w:ascii="仿宋" w:eastAsia="仿宋" w:hAnsi="仿宋" w:cs="Times New Roman"/>
                <w:kern w:val="2"/>
                <w:sz w:val="22"/>
                <w:szCs w:val="22"/>
              </w:rPr>
            </w:pPr>
            <w:r w:rsidRPr="00791A7F">
              <w:rPr>
                <w:rFonts w:ascii="仿宋" w:eastAsia="仿宋" w:hAnsi="仿宋" w:cs="Times New Roman"/>
                <w:kern w:val="2"/>
                <w:sz w:val="22"/>
                <w:szCs w:val="22"/>
              </w:rPr>
              <w:t>39.40</w:t>
            </w:r>
          </w:p>
        </w:tc>
      </w:tr>
      <w:tr w:rsidR="009F1160" w:rsidRPr="00277429" w14:paraId="541302B4" w14:textId="77777777" w:rsidTr="002E1323">
        <w:trPr>
          <w:trHeight w:val="312"/>
          <w:jc w:val="center"/>
        </w:trPr>
        <w:tc>
          <w:tcPr>
            <w:tcW w:w="55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06F06DF"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43</w:t>
            </w:r>
          </w:p>
        </w:tc>
        <w:tc>
          <w:tcPr>
            <w:tcW w:w="433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E6783B6"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南方中债0-5年中高等级江苏</w:t>
            </w:r>
            <w:proofErr w:type="gramStart"/>
            <w:r w:rsidRPr="00277429">
              <w:rPr>
                <w:rFonts w:ascii="仿宋" w:eastAsia="仿宋" w:hAnsi="仿宋" w:cs="Times New Roman" w:hint="eastAsia"/>
                <w:kern w:val="2"/>
                <w:sz w:val="22"/>
                <w:szCs w:val="22"/>
              </w:rPr>
              <w:t>省城投类债券指数</w:t>
            </w:r>
            <w:proofErr w:type="gramEnd"/>
            <w:r w:rsidRPr="00277429">
              <w:rPr>
                <w:rFonts w:ascii="仿宋" w:eastAsia="仿宋" w:hAnsi="仿宋" w:cs="Times New Roman" w:hint="eastAsia"/>
                <w:kern w:val="2"/>
                <w:sz w:val="22"/>
                <w:szCs w:val="22"/>
              </w:rPr>
              <w:t>证券投资基金</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7434A9C4"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南方</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2361BD70"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债券型-被动-开放式</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77AD47A1"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2020-03-05</w:t>
            </w:r>
          </w:p>
        </w:tc>
        <w:tc>
          <w:tcPr>
            <w:tcW w:w="109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DA1D270" w14:textId="77777777" w:rsidR="009F1160" w:rsidRPr="00277429" w:rsidRDefault="009F1160" w:rsidP="00996550">
            <w:pPr>
              <w:widowControl w:val="0"/>
              <w:jc w:val="center"/>
              <w:rPr>
                <w:rFonts w:ascii="仿宋" w:eastAsia="仿宋" w:hAnsi="仿宋" w:cs="Times New Roman"/>
                <w:kern w:val="2"/>
                <w:sz w:val="22"/>
                <w:szCs w:val="22"/>
              </w:rPr>
            </w:pPr>
            <w:r w:rsidRPr="00791A7F">
              <w:rPr>
                <w:rFonts w:ascii="仿宋" w:eastAsia="仿宋" w:hAnsi="仿宋" w:cs="Times New Roman"/>
                <w:kern w:val="2"/>
                <w:sz w:val="22"/>
                <w:szCs w:val="22"/>
              </w:rPr>
              <w:t>4.05</w:t>
            </w:r>
          </w:p>
        </w:tc>
      </w:tr>
      <w:tr w:rsidR="009F1160" w:rsidRPr="00277429" w14:paraId="4D08564A" w14:textId="77777777" w:rsidTr="002E1323">
        <w:trPr>
          <w:trHeight w:val="312"/>
          <w:jc w:val="center"/>
        </w:trPr>
        <w:tc>
          <w:tcPr>
            <w:tcW w:w="55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85BA26E"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44</w:t>
            </w:r>
          </w:p>
        </w:tc>
        <w:tc>
          <w:tcPr>
            <w:tcW w:w="433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E735D81"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南方中债1-5年国开行债券指数证券投资基金</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5AD70E54"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南方</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074D9F16"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债券型-被动-开放式</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47DCB80E"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2020-04-17</w:t>
            </w:r>
          </w:p>
        </w:tc>
        <w:tc>
          <w:tcPr>
            <w:tcW w:w="109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98DB93D" w14:textId="77777777" w:rsidR="009F1160" w:rsidRPr="00277429" w:rsidRDefault="009F1160" w:rsidP="00996550">
            <w:pPr>
              <w:widowControl w:val="0"/>
              <w:jc w:val="center"/>
              <w:rPr>
                <w:rFonts w:ascii="仿宋" w:eastAsia="仿宋" w:hAnsi="仿宋" w:cs="Times New Roman"/>
                <w:kern w:val="2"/>
                <w:sz w:val="22"/>
                <w:szCs w:val="22"/>
              </w:rPr>
            </w:pPr>
            <w:r w:rsidRPr="00791A7F">
              <w:rPr>
                <w:rFonts w:ascii="仿宋" w:eastAsia="仿宋" w:hAnsi="仿宋" w:cs="Times New Roman"/>
                <w:kern w:val="2"/>
                <w:sz w:val="22"/>
                <w:szCs w:val="22"/>
              </w:rPr>
              <w:t>120.78</w:t>
            </w:r>
          </w:p>
        </w:tc>
      </w:tr>
      <w:tr w:rsidR="009F1160" w:rsidRPr="00277429" w14:paraId="435A037F" w14:textId="77777777" w:rsidTr="002E1323">
        <w:trPr>
          <w:trHeight w:val="312"/>
          <w:jc w:val="center"/>
        </w:trPr>
        <w:tc>
          <w:tcPr>
            <w:tcW w:w="55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3E33BE9"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45</w:t>
            </w:r>
          </w:p>
        </w:tc>
        <w:tc>
          <w:tcPr>
            <w:tcW w:w="433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F7E2A1E"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南方上证50指数增强型发起式证券投资基金</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36229DE3"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南方</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690FD0E6"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股票型-增强-开放式</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1ECDF3AE"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2020-04-23</w:t>
            </w:r>
          </w:p>
        </w:tc>
        <w:tc>
          <w:tcPr>
            <w:tcW w:w="109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E0A11CE" w14:textId="77777777" w:rsidR="009F1160" w:rsidRPr="00277429" w:rsidRDefault="009F1160" w:rsidP="00996550">
            <w:pPr>
              <w:widowControl w:val="0"/>
              <w:jc w:val="center"/>
              <w:rPr>
                <w:rFonts w:ascii="仿宋" w:eastAsia="仿宋" w:hAnsi="仿宋" w:cs="Times New Roman"/>
                <w:kern w:val="2"/>
                <w:sz w:val="22"/>
                <w:szCs w:val="22"/>
              </w:rPr>
            </w:pPr>
            <w:r w:rsidRPr="00791A7F">
              <w:rPr>
                <w:rFonts w:ascii="仿宋" w:eastAsia="仿宋" w:hAnsi="仿宋" w:cs="Times New Roman"/>
                <w:kern w:val="2"/>
                <w:sz w:val="22"/>
                <w:szCs w:val="22"/>
              </w:rPr>
              <w:t>1.93</w:t>
            </w:r>
          </w:p>
        </w:tc>
      </w:tr>
      <w:tr w:rsidR="009F1160" w:rsidRPr="00277429" w14:paraId="3F3CEA25" w14:textId="77777777" w:rsidTr="002E1323">
        <w:trPr>
          <w:trHeight w:val="312"/>
          <w:jc w:val="center"/>
        </w:trPr>
        <w:tc>
          <w:tcPr>
            <w:tcW w:w="55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F44FC0C"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46</w:t>
            </w:r>
          </w:p>
        </w:tc>
        <w:tc>
          <w:tcPr>
            <w:tcW w:w="433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4863B31"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南方沪深300指数增强型证券投资基金</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6C9990C1"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南方</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5A5320AA"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股票型-增强-开放式</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421910F8"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2020-04-23</w:t>
            </w:r>
          </w:p>
        </w:tc>
        <w:tc>
          <w:tcPr>
            <w:tcW w:w="109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6ACD38F" w14:textId="77777777" w:rsidR="009F1160" w:rsidRPr="00277429" w:rsidRDefault="009F1160" w:rsidP="00996550">
            <w:pPr>
              <w:widowControl w:val="0"/>
              <w:jc w:val="center"/>
              <w:rPr>
                <w:rFonts w:ascii="仿宋" w:eastAsia="仿宋" w:hAnsi="仿宋" w:cs="Times New Roman"/>
                <w:kern w:val="2"/>
                <w:sz w:val="22"/>
                <w:szCs w:val="22"/>
              </w:rPr>
            </w:pPr>
            <w:r w:rsidRPr="00791A7F">
              <w:rPr>
                <w:rFonts w:ascii="仿宋" w:eastAsia="仿宋" w:hAnsi="仿宋" w:cs="Times New Roman"/>
                <w:kern w:val="2"/>
                <w:sz w:val="22"/>
                <w:szCs w:val="22"/>
              </w:rPr>
              <w:t>4.23</w:t>
            </w:r>
          </w:p>
        </w:tc>
      </w:tr>
      <w:tr w:rsidR="009F1160" w:rsidRPr="00277429" w14:paraId="68D438BE" w14:textId="77777777" w:rsidTr="002E1323">
        <w:trPr>
          <w:trHeight w:val="312"/>
          <w:jc w:val="center"/>
        </w:trPr>
        <w:tc>
          <w:tcPr>
            <w:tcW w:w="55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EEF5513"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47</w:t>
            </w:r>
          </w:p>
        </w:tc>
        <w:tc>
          <w:tcPr>
            <w:tcW w:w="433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E9F8641"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南方中债0-2年国开行债券指数证券投资基金</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28EE48FA"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南方</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58725EBC"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债券型-被动-开放式</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36A929D0"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2020-08-06</w:t>
            </w:r>
          </w:p>
        </w:tc>
        <w:tc>
          <w:tcPr>
            <w:tcW w:w="109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2B5F066" w14:textId="77777777" w:rsidR="009F1160" w:rsidRPr="00277429" w:rsidRDefault="009F1160" w:rsidP="00996550">
            <w:pPr>
              <w:widowControl w:val="0"/>
              <w:jc w:val="center"/>
              <w:rPr>
                <w:rFonts w:ascii="仿宋" w:eastAsia="仿宋" w:hAnsi="仿宋" w:cs="Times New Roman"/>
                <w:kern w:val="2"/>
                <w:sz w:val="22"/>
                <w:szCs w:val="22"/>
              </w:rPr>
            </w:pPr>
            <w:r w:rsidRPr="00791A7F">
              <w:rPr>
                <w:rFonts w:ascii="仿宋" w:eastAsia="仿宋" w:hAnsi="仿宋" w:cs="Times New Roman"/>
                <w:kern w:val="2"/>
                <w:sz w:val="22"/>
                <w:szCs w:val="22"/>
              </w:rPr>
              <w:t>13.06</w:t>
            </w:r>
          </w:p>
        </w:tc>
      </w:tr>
      <w:tr w:rsidR="009F1160" w:rsidRPr="00277429" w14:paraId="4410E707" w14:textId="77777777" w:rsidTr="002E1323">
        <w:trPr>
          <w:trHeight w:val="312"/>
          <w:jc w:val="center"/>
        </w:trPr>
        <w:tc>
          <w:tcPr>
            <w:tcW w:w="55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091BA00"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48</w:t>
            </w:r>
          </w:p>
        </w:tc>
        <w:tc>
          <w:tcPr>
            <w:tcW w:w="433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19957D5"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南方中证新能源交易型开放式指数证券投资基金</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52CB6B4E"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南方</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60E082E0"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股票型-被动-ETF</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2009A8AA"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2021-01-22</w:t>
            </w:r>
          </w:p>
        </w:tc>
        <w:tc>
          <w:tcPr>
            <w:tcW w:w="109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D983AB4" w14:textId="77777777" w:rsidR="009F1160" w:rsidRPr="00277429" w:rsidRDefault="009F1160" w:rsidP="00996550">
            <w:pPr>
              <w:widowControl w:val="0"/>
              <w:jc w:val="center"/>
              <w:rPr>
                <w:rFonts w:ascii="仿宋" w:eastAsia="仿宋" w:hAnsi="仿宋" w:cs="Times New Roman"/>
                <w:kern w:val="2"/>
                <w:sz w:val="22"/>
                <w:szCs w:val="22"/>
              </w:rPr>
            </w:pPr>
            <w:r w:rsidRPr="00791A7F">
              <w:rPr>
                <w:rFonts w:ascii="仿宋" w:eastAsia="仿宋" w:hAnsi="仿宋" w:cs="Times New Roman"/>
                <w:kern w:val="2"/>
                <w:sz w:val="22"/>
                <w:szCs w:val="22"/>
              </w:rPr>
              <w:t>46.89</w:t>
            </w:r>
          </w:p>
        </w:tc>
      </w:tr>
      <w:tr w:rsidR="009F1160" w:rsidRPr="00277429" w14:paraId="40086667" w14:textId="77777777" w:rsidTr="002E1323">
        <w:trPr>
          <w:trHeight w:val="312"/>
          <w:jc w:val="center"/>
        </w:trPr>
        <w:tc>
          <w:tcPr>
            <w:tcW w:w="55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77BD700"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49</w:t>
            </w:r>
          </w:p>
        </w:tc>
        <w:tc>
          <w:tcPr>
            <w:tcW w:w="433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4F40493"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南方中</w:t>
            </w:r>
            <w:proofErr w:type="gramStart"/>
            <w:r w:rsidRPr="00277429">
              <w:rPr>
                <w:rFonts w:ascii="仿宋" w:eastAsia="仿宋" w:hAnsi="仿宋" w:cs="Times New Roman" w:hint="eastAsia"/>
                <w:kern w:val="2"/>
                <w:sz w:val="22"/>
                <w:szCs w:val="22"/>
              </w:rPr>
              <w:t>证创新药产业</w:t>
            </w:r>
            <w:proofErr w:type="gramEnd"/>
            <w:r w:rsidRPr="00277429">
              <w:rPr>
                <w:rFonts w:ascii="仿宋" w:eastAsia="仿宋" w:hAnsi="仿宋" w:cs="Times New Roman" w:hint="eastAsia"/>
                <w:kern w:val="2"/>
                <w:sz w:val="22"/>
                <w:szCs w:val="22"/>
              </w:rPr>
              <w:t>交易型开放式指数证券投资基金</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6060529E"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南方</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6A4E61B8"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股票型-被动-ETF</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5C07C661"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2021-03-12</w:t>
            </w:r>
          </w:p>
        </w:tc>
        <w:tc>
          <w:tcPr>
            <w:tcW w:w="109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1525EB7" w14:textId="77777777" w:rsidR="009F1160" w:rsidRPr="00277429" w:rsidRDefault="009F1160" w:rsidP="00996550">
            <w:pPr>
              <w:widowControl w:val="0"/>
              <w:jc w:val="center"/>
              <w:rPr>
                <w:rFonts w:ascii="仿宋" w:eastAsia="仿宋" w:hAnsi="仿宋" w:cs="Times New Roman"/>
                <w:kern w:val="2"/>
                <w:sz w:val="22"/>
                <w:szCs w:val="22"/>
              </w:rPr>
            </w:pPr>
            <w:r w:rsidRPr="00791A7F">
              <w:rPr>
                <w:rFonts w:ascii="仿宋" w:eastAsia="仿宋" w:hAnsi="仿宋" w:cs="Times New Roman"/>
                <w:kern w:val="2"/>
                <w:sz w:val="22"/>
                <w:szCs w:val="22"/>
              </w:rPr>
              <w:t>2.28</w:t>
            </w:r>
          </w:p>
        </w:tc>
      </w:tr>
      <w:tr w:rsidR="009F1160" w:rsidRPr="00277429" w14:paraId="5538015B" w14:textId="77777777" w:rsidTr="002E1323">
        <w:trPr>
          <w:trHeight w:val="312"/>
          <w:jc w:val="center"/>
        </w:trPr>
        <w:tc>
          <w:tcPr>
            <w:tcW w:w="55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D4D41AE"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50</w:t>
            </w:r>
          </w:p>
        </w:tc>
        <w:tc>
          <w:tcPr>
            <w:tcW w:w="433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7DD75E5"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南方中证科</w:t>
            </w:r>
            <w:proofErr w:type="gramStart"/>
            <w:r w:rsidRPr="00277429">
              <w:rPr>
                <w:rFonts w:ascii="仿宋" w:eastAsia="仿宋" w:hAnsi="仿宋" w:cs="Times New Roman" w:hint="eastAsia"/>
                <w:kern w:val="2"/>
                <w:sz w:val="22"/>
                <w:szCs w:val="22"/>
              </w:rPr>
              <w:t>创</w:t>
            </w:r>
            <w:proofErr w:type="gramEnd"/>
            <w:r w:rsidRPr="00277429">
              <w:rPr>
                <w:rFonts w:ascii="仿宋" w:eastAsia="仿宋" w:hAnsi="仿宋" w:cs="Times New Roman" w:hint="eastAsia"/>
                <w:kern w:val="2"/>
                <w:sz w:val="22"/>
                <w:szCs w:val="22"/>
              </w:rPr>
              <w:t>创业50交易型开放式指数证券投资基金</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4600A92F"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南方</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2267457F"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股票型-被动-ETF</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6EE1CF4F"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2021-06-24</w:t>
            </w:r>
          </w:p>
        </w:tc>
        <w:tc>
          <w:tcPr>
            <w:tcW w:w="109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7DAF00D" w14:textId="77777777" w:rsidR="009F1160" w:rsidRPr="00277429" w:rsidRDefault="009F1160" w:rsidP="00996550">
            <w:pPr>
              <w:widowControl w:val="0"/>
              <w:jc w:val="center"/>
              <w:rPr>
                <w:rFonts w:ascii="仿宋" w:eastAsia="仿宋" w:hAnsi="仿宋" w:cs="Times New Roman"/>
                <w:kern w:val="2"/>
                <w:sz w:val="22"/>
                <w:szCs w:val="22"/>
              </w:rPr>
            </w:pPr>
            <w:r w:rsidRPr="00791A7F">
              <w:rPr>
                <w:rFonts w:ascii="仿宋" w:eastAsia="仿宋" w:hAnsi="仿宋" w:cs="Times New Roman"/>
                <w:kern w:val="2"/>
                <w:sz w:val="22"/>
                <w:szCs w:val="22"/>
              </w:rPr>
              <w:t>45.84</w:t>
            </w:r>
          </w:p>
        </w:tc>
      </w:tr>
      <w:tr w:rsidR="009F1160" w:rsidRPr="00277429" w14:paraId="28A9FA30" w14:textId="77777777" w:rsidTr="002E1323">
        <w:trPr>
          <w:trHeight w:val="312"/>
          <w:jc w:val="center"/>
        </w:trPr>
        <w:tc>
          <w:tcPr>
            <w:tcW w:w="55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098E9B5"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51</w:t>
            </w:r>
          </w:p>
        </w:tc>
        <w:tc>
          <w:tcPr>
            <w:tcW w:w="433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54AA2F0"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南方中证香港科技交易型开放式指数证券投资基金(QDII)</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7B59B763"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南方</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3BDD47E0"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QDII-被动-ETF</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331B4068"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2021-07-02</w:t>
            </w:r>
          </w:p>
        </w:tc>
        <w:tc>
          <w:tcPr>
            <w:tcW w:w="109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7829C11" w14:textId="77777777" w:rsidR="009F1160" w:rsidRPr="00277429" w:rsidRDefault="009F1160" w:rsidP="00996550">
            <w:pPr>
              <w:widowControl w:val="0"/>
              <w:jc w:val="center"/>
              <w:rPr>
                <w:rFonts w:ascii="仿宋" w:eastAsia="仿宋" w:hAnsi="仿宋" w:cs="Times New Roman"/>
                <w:kern w:val="2"/>
                <w:sz w:val="22"/>
                <w:szCs w:val="22"/>
              </w:rPr>
            </w:pPr>
            <w:r w:rsidRPr="00791A7F">
              <w:rPr>
                <w:rFonts w:ascii="仿宋" w:eastAsia="仿宋" w:hAnsi="仿宋" w:cs="Times New Roman"/>
                <w:kern w:val="2"/>
                <w:sz w:val="22"/>
                <w:szCs w:val="22"/>
              </w:rPr>
              <w:t>3.31</w:t>
            </w:r>
          </w:p>
        </w:tc>
      </w:tr>
      <w:tr w:rsidR="009F1160" w:rsidRPr="00277429" w14:paraId="02408015" w14:textId="77777777" w:rsidTr="002E1323">
        <w:trPr>
          <w:trHeight w:val="312"/>
          <w:jc w:val="center"/>
        </w:trPr>
        <w:tc>
          <w:tcPr>
            <w:tcW w:w="55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BEFDE41"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52</w:t>
            </w:r>
          </w:p>
        </w:tc>
        <w:tc>
          <w:tcPr>
            <w:tcW w:w="433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C2E1CC8"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南方中证科</w:t>
            </w:r>
            <w:proofErr w:type="gramStart"/>
            <w:r w:rsidRPr="00277429">
              <w:rPr>
                <w:rFonts w:ascii="仿宋" w:eastAsia="仿宋" w:hAnsi="仿宋" w:cs="Times New Roman" w:hint="eastAsia"/>
                <w:kern w:val="2"/>
                <w:sz w:val="22"/>
                <w:szCs w:val="22"/>
              </w:rPr>
              <w:t>创</w:t>
            </w:r>
            <w:proofErr w:type="gramEnd"/>
            <w:r w:rsidRPr="00277429">
              <w:rPr>
                <w:rFonts w:ascii="仿宋" w:eastAsia="仿宋" w:hAnsi="仿宋" w:cs="Times New Roman" w:hint="eastAsia"/>
                <w:kern w:val="2"/>
                <w:sz w:val="22"/>
                <w:szCs w:val="22"/>
              </w:rPr>
              <w:t>创业50交易型开放式指数证券投资基金联接基金</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70131532"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南方</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272118A0"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股票型-被动-ETF联接</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3BBA7689"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2021-08-19</w:t>
            </w:r>
          </w:p>
        </w:tc>
        <w:tc>
          <w:tcPr>
            <w:tcW w:w="109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B623963" w14:textId="77777777" w:rsidR="009F1160" w:rsidRPr="00277429" w:rsidRDefault="009F1160" w:rsidP="00996550">
            <w:pPr>
              <w:widowControl w:val="0"/>
              <w:jc w:val="center"/>
              <w:rPr>
                <w:rFonts w:ascii="仿宋" w:eastAsia="仿宋" w:hAnsi="仿宋" w:cs="Times New Roman"/>
                <w:kern w:val="2"/>
                <w:sz w:val="22"/>
                <w:szCs w:val="22"/>
              </w:rPr>
            </w:pPr>
            <w:r w:rsidRPr="00791A7F">
              <w:rPr>
                <w:rFonts w:ascii="仿宋" w:eastAsia="仿宋" w:hAnsi="仿宋" w:cs="Times New Roman"/>
                <w:kern w:val="2"/>
                <w:sz w:val="22"/>
                <w:szCs w:val="22"/>
              </w:rPr>
              <w:t>5.57</w:t>
            </w:r>
          </w:p>
        </w:tc>
      </w:tr>
      <w:tr w:rsidR="009F1160" w:rsidRPr="00277429" w14:paraId="7C35C21E" w14:textId="77777777" w:rsidTr="002E1323">
        <w:trPr>
          <w:trHeight w:val="312"/>
          <w:jc w:val="center"/>
        </w:trPr>
        <w:tc>
          <w:tcPr>
            <w:tcW w:w="55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F7E5581"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53</w:t>
            </w:r>
          </w:p>
        </w:tc>
        <w:tc>
          <w:tcPr>
            <w:tcW w:w="433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CA338B1"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南方中证新能源交易型开放式指数证券投</w:t>
            </w:r>
            <w:r w:rsidRPr="00277429">
              <w:rPr>
                <w:rFonts w:ascii="仿宋" w:eastAsia="仿宋" w:hAnsi="仿宋" w:cs="Times New Roman" w:hint="eastAsia"/>
                <w:kern w:val="2"/>
                <w:sz w:val="22"/>
                <w:szCs w:val="22"/>
              </w:rPr>
              <w:lastRenderedPageBreak/>
              <w:t>资基金联接基金</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0CC2AE67"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lastRenderedPageBreak/>
              <w:t>南方</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23A95F90"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股票型-被动-ETF联接</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33C3EF5B"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2021-08-24</w:t>
            </w:r>
          </w:p>
        </w:tc>
        <w:tc>
          <w:tcPr>
            <w:tcW w:w="109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EC239F1" w14:textId="77777777" w:rsidR="009F1160" w:rsidRPr="00277429" w:rsidRDefault="009F1160" w:rsidP="00996550">
            <w:pPr>
              <w:widowControl w:val="0"/>
              <w:jc w:val="center"/>
              <w:rPr>
                <w:rFonts w:ascii="仿宋" w:eastAsia="仿宋" w:hAnsi="仿宋" w:cs="Times New Roman"/>
                <w:kern w:val="2"/>
                <w:sz w:val="22"/>
                <w:szCs w:val="22"/>
              </w:rPr>
            </w:pPr>
            <w:r w:rsidRPr="00791A7F">
              <w:rPr>
                <w:rFonts w:ascii="仿宋" w:eastAsia="仿宋" w:hAnsi="仿宋" w:cs="Times New Roman"/>
                <w:kern w:val="2"/>
                <w:sz w:val="22"/>
                <w:szCs w:val="22"/>
              </w:rPr>
              <w:t>7.41</w:t>
            </w:r>
          </w:p>
        </w:tc>
      </w:tr>
      <w:tr w:rsidR="009F1160" w:rsidRPr="00277429" w14:paraId="1BC7145F" w14:textId="77777777" w:rsidTr="002E1323">
        <w:trPr>
          <w:trHeight w:val="312"/>
          <w:jc w:val="center"/>
        </w:trPr>
        <w:tc>
          <w:tcPr>
            <w:tcW w:w="55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564E492"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54</w:t>
            </w:r>
          </w:p>
        </w:tc>
        <w:tc>
          <w:tcPr>
            <w:tcW w:w="433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AA18FA0"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南方中证1000交易型开放式指数证券投资基金发起式联接基金</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230FDE1E"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南方</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32C8FB71"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股票型-被动-ETF联接</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6362F005"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2021-09-27</w:t>
            </w:r>
          </w:p>
        </w:tc>
        <w:tc>
          <w:tcPr>
            <w:tcW w:w="109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59EE514" w14:textId="77777777" w:rsidR="009F1160" w:rsidRPr="00277429" w:rsidRDefault="009F1160" w:rsidP="00996550">
            <w:pPr>
              <w:widowControl w:val="0"/>
              <w:jc w:val="center"/>
              <w:rPr>
                <w:rFonts w:ascii="仿宋" w:eastAsia="仿宋" w:hAnsi="仿宋" w:cs="Times New Roman"/>
                <w:kern w:val="2"/>
                <w:sz w:val="22"/>
                <w:szCs w:val="22"/>
              </w:rPr>
            </w:pPr>
            <w:r w:rsidRPr="00791A7F">
              <w:rPr>
                <w:rFonts w:ascii="仿宋" w:eastAsia="仿宋" w:hAnsi="仿宋" w:cs="Times New Roman"/>
                <w:kern w:val="2"/>
                <w:sz w:val="22"/>
                <w:szCs w:val="22"/>
              </w:rPr>
              <w:t>11.33</w:t>
            </w:r>
          </w:p>
        </w:tc>
      </w:tr>
      <w:tr w:rsidR="009F1160" w:rsidRPr="00277429" w14:paraId="1945E117" w14:textId="77777777" w:rsidTr="002E1323">
        <w:trPr>
          <w:trHeight w:val="312"/>
          <w:jc w:val="center"/>
        </w:trPr>
        <w:tc>
          <w:tcPr>
            <w:tcW w:w="55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F654DC3"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55</w:t>
            </w:r>
          </w:p>
        </w:tc>
        <w:tc>
          <w:tcPr>
            <w:tcW w:w="433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C651618"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南方</w:t>
            </w:r>
            <w:proofErr w:type="gramStart"/>
            <w:r w:rsidRPr="00277429">
              <w:rPr>
                <w:rFonts w:ascii="仿宋" w:eastAsia="仿宋" w:hAnsi="仿宋" w:cs="Times New Roman" w:hint="eastAsia"/>
                <w:kern w:val="2"/>
                <w:sz w:val="22"/>
                <w:szCs w:val="22"/>
              </w:rPr>
              <w:t>中证全指</w:t>
            </w:r>
            <w:proofErr w:type="gramEnd"/>
            <w:r w:rsidRPr="00277429">
              <w:rPr>
                <w:rFonts w:ascii="仿宋" w:eastAsia="仿宋" w:hAnsi="仿宋" w:cs="Times New Roman" w:hint="eastAsia"/>
                <w:kern w:val="2"/>
                <w:sz w:val="22"/>
                <w:szCs w:val="22"/>
              </w:rPr>
              <w:t>医疗保健设备与服务交易型开放式指数证券投资基金</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3D0D71E8"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南方</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47D7AD4B"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股票型-被动-ETF</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381FF22F"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2021-10-22</w:t>
            </w:r>
          </w:p>
        </w:tc>
        <w:tc>
          <w:tcPr>
            <w:tcW w:w="109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C9ACA0B" w14:textId="77777777" w:rsidR="009F1160" w:rsidRPr="00277429" w:rsidRDefault="009F1160" w:rsidP="00996550">
            <w:pPr>
              <w:widowControl w:val="0"/>
              <w:jc w:val="center"/>
              <w:rPr>
                <w:rFonts w:ascii="仿宋" w:eastAsia="仿宋" w:hAnsi="仿宋" w:cs="Times New Roman"/>
                <w:kern w:val="2"/>
                <w:sz w:val="22"/>
                <w:szCs w:val="22"/>
              </w:rPr>
            </w:pPr>
            <w:r w:rsidRPr="00791A7F">
              <w:rPr>
                <w:rFonts w:ascii="仿宋" w:eastAsia="仿宋" w:hAnsi="仿宋" w:cs="Times New Roman"/>
                <w:kern w:val="2"/>
                <w:sz w:val="22"/>
                <w:szCs w:val="22"/>
              </w:rPr>
              <w:t>0.83</w:t>
            </w:r>
          </w:p>
        </w:tc>
      </w:tr>
      <w:tr w:rsidR="009F1160" w:rsidRPr="00277429" w14:paraId="2E06669F" w14:textId="77777777" w:rsidTr="002E1323">
        <w:trPr>
          <w:trHeight w:val="312"/>
          <w:jc w:val="center"/>
        </w:trPr>
        <w:tc>
          <w:tcPr>
            <w:tcW w:w="55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8D8E1B6"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56</w:t>
            </w:r>
          </w:p>
        </w:tc>
        <w:tc>
          <w:tcPr>
            <w:tcW w:w="433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357B8FE"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南方MSCI中国A50互联互通交易型开放式指数证券投资基金</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7760B2C0"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南方</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53B65EB8"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股票型-被动-ETF</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165C9323"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2021-10-29</w:t>
            </w:r>
          </w:p>
        </w:tc>
        <w:tc>
          <w:tcPr>
            <w:tcW w:w="109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8855478" w14:textId="77777777" w:rsidR="009F1160" w:rsidRPr="00277429" w:rsidRDefault="009F1160" w:rsidP="00996550">
            <w:pPr>
              <w:widowControl w:val="0"/>
              <w:jc w:val="center"/>
              <w:rPr>
                <w:rFonts w:ascii="仿宋" w:eastAsia="仿宋" w:hAnsi="仿宋" w:cs="Times New Roman"/>
                <w:kern w:val="2"/>
                <w:sz w:val="22"/>
                <w:szCs w:val="22"/>
              </w:rPr>
            </w:pPr>
            <w:r w:rsidRPr="00791A7F">
              <w:rPr>
                <w:rFonts w:ascii="仿宋" w:eastAsia="仿宋" w:hAnsi="仿宋" w:cs="Times New Roman"/>
                <w:kern w:val="2"/>
                <w:sz w:val="22"/>
                <w:szCs w:val="22"/>
              </w:rPr>
              <w:t>12.21</w:t>
            </w:r>
          </w:p>
        </w:tc>
      </w:tr>
      <w:tr w:rsidR="009F1160" w:rsidRPr="00277429" w14:paraId="2A6A6722" w14:textId="77777777" w:rsidTr="002E1323">
        <w:trPr>
          <w:trHeight w:val="312"/>
          <w:jc w:val="center"/>
        </w:trPr>
        <w:tc>
          <w:tcPr>
            <w:tcW w:w="55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69BB24F"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57</w:t>
            </w:r>
          </w:p>
        </w:tc>
        <w:tc>
          <w:tcPr>
            <w:tcW w:w="433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E1464A7"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南方中证物联网主题交易型开放式指数证券投资基金</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4F664058"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南方</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20BF5C78"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股票型-被动-ETF</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684B1BAB"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2021-11-15</w:t>
            </w:r>
          </w:p>
        </w:tc>
        <w:tc>
          <w:tcPr>
            <w:tcW w:w="109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471522E" w14:textId="77777777" w:rsidR="009F1160" w:rsidRPr="00277429" w:rsidRDefault="009F1160" w:rsidP="00996550">
            <w:pPr>
              <w:widowControl w:val="0"/>
              <w:jc w:val="center"/>
              <w:rPr>
                <w:rFonts w:ascii="仿宋" w:eastAsia="仿宋" w:hAnsi="仿宋" w:cs="Times New Roman"/>
                <w:kern w:val="2"/>
                <w:sz w:val="22"/>
                <w:szCs w:val="22"/>
              </w:rPr>
            </w:pPr>
            <w:r w:rsidRPr="00791A7F">
              <w:rPr>
                <w:rFonts w:ascii="仿宋" w:eastAsia="仿宋" w:hAnsi="仿宋" w:cs="Times New Roman"/>
                <w:kern w:val="2"/>
                <w:sz w:val="22"/>
                <w:szCs w:val="22"/>
              </w:rPr>
              <w:t>0.55</w:t>
            </w:r>
          </w:p>
        </w:tc>
      </w:tr>
      <w:tr w:rsidR="009F1160" w:rsidRPr="00277429" w14:paraId="4B01A045" w14:textId="77777777" w:rsidTr="002E1323">
        <w:trPr>
          <w:trHeight w:val="312"/>
          <w:jc w:val="center"/>
        </w:trPr>
        <w:tc>
          <w:tcPr>
            <w:tcW w:w="55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F035493"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58</w:t>
            </w:r>
          </w:p>
        </w:tc>
        <w:tc>
          <w:tcPr>
            <w:tcW w:w="433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DD06158"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南方中证长江保护主题交易型开放式指数证券投资基金</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4E3353EB"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南方</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22274E3E"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股票型-被动-ETF</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58F15B44"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2021-11-26</w:t>
            </w:r>
          </w:p>
        </w:tc>
        <w:tc>
          <w:tcPr>
            <w:tcW w:w="109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E472921" w14:textId="77777777" w:rsidR="009F1160" w:rsidRPr="00277429" w:rsidRDefault="009F1160" w:rsidP="00996550">
            <w:pPr>
              <w:widowControl w:val="0"/>
              <w:jc w:val="center"/>
              <w:rPr>
                <w:rFonts w:ascii="仿宋" w:eastAsia="仿宋" w:hAnsi="仿宋" w:cs="Times New Roman"/>
                <w:kern w:val="2"/>
                <w:sz w:val="22"/>
                <w:szCs w:val="22"/>
              </w:rPr>
            </w:pPr>
            <w:r w:rsidRPr="00791A7F">
              <w:rPr>
                <w:rFonts w:ascii="仿宋" w:eastAsia="仿宋" w:hAnsi="仿宋" w:cs="Times New Roman"/>
                <w:kern w:val="2"/>
                <w:sz w:val="22"/>
                <w:szCs w:val="22"/>
              </w:rPr>
              <w:t>13.37</w:t>
            </w:r>
          </w:p>
        </w:tc>
      </w:tr>
      <w:tr w:rsidR="009F1160" w:rsidRPr="00277429" w14:paraId="74A9A692" w14:textId="77777777" w:rsidTr="002E1323">
        <w:trPr>
          <w:trHeight w:val="312"/>
          <w:jc w:val="center"/>
        </w:trPr>
        <w:tc>
          <w:tcPr>
            <w:tcW w:w="55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86E4345"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59</w:t>
            </w:r>
          </w:p>
        </w:tc>
        <w:tc>
          <w:tcPr>
            <w:tcW w:w="433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9177D7D"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南方上证</w:t>
            </w:r>
            <w:proofErr w:type="gramStart"/>
            <w:r w:rsidRPr="00277429">
              <w:rPr>
                <w:rFonts w:ascii="仿宋" w:eastAsia="仿宋" w:hAnsi="仿宋" w:cs="Times New Roman" w:hint="eastAsia"/>
                <w:kern w:val="2"/>
                <w:sz w:val="22"/>
                <w:szCs w:val="22"/>
              </w:rPr>
              <w:t>科创板</w:t>
            </w:r>
            <w:proofErr w:type="gramEnd"/>
            <w:r w:rsidRPr="00277429">
              <w:rPr>
                <w:rFonts w:ascii="仿宋" w:eastAsia="仿宋" w:hAnsi="仿宋" w:cs="Times New Roman" w:hint="eastAsia"/>
                <w:kern w:val="2"/>
                <w:sz w:val="22"/>
                <w:szCs w:val="22"/>
              </w:rPr>
              <w:t>50成份交易型开放式指数证券投资基金</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753612ED"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南方</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36810B3B"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股票型-被动-ETF</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0F98971A"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2021-12-10</w:t>
            </w:r>
          </w:p>
        </w:tc>
        <w:tc>
          <w:tcPr>
            <w:tcW w:w="109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BE96A8D" w14:textId="77777777" w:rsidR="009F1160" w:rsidRPr="00277429" w:rsidRDefault="009F1160" w:rsidP="00996550">
            <w:pPr>
              <w:widowControl w:val="0"/>
              <w:jc w:val="center"/>
              <w:rPr>
                <w:rFonts w:ascii="仿宋" w:eastAsia="仿宋" w:hAnsi="仿宋" w:cs="Times New Roman"/>
                <w:kern w:val="2"/>
                <w:sz w:val="22"/>
                <w:szCs w:val="22"/>
              </w:rPr>
            </w:pPr>
            <w:r w:rsidRPr="00791A7F">
              <w:rPr>
                <w:rFonts w:ascii="仿宋" w:eastAsia="仿宋" w:hAnsi="仿宋" w:cs="Times New Roman"/>
                <w:kern w:val="2"/>
                <w:sz w:val="22"/>
                <w:szCs w:val="22"/>
              </w:rPr>
              <w:t>3.21</w:t>
            </w:r>
          </w:p>
        </w:tc>
      </w:tr>
      <w:tr w:rsidR="009F1160" w:rsidRPr="00277429" w14:paraId="731D0411" w14:textId="77777777" w:rsidTr="002E1323">
        <w:trPr>
          <w:trHeight w:val="312"/>
          <w:jc w:val="center"/>
        </w:trPr>
        <w:tc>
          <w:tcPr>
            <w:tcW w:w="55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B6818EA"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60</w:t>
            </w:r>
          </w:p>
        </w:tc>
        <w:tc>
          <w:tcPr>
            <w:tcW w:w="433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39095CF"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南方富时中国国企开放共赢交易型开放式指数证券投资基金</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6CD00701"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南方</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03A9A548"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股票型-被动-ETF</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1E366EA2"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2021-12-17</w:t>
            </w:r>
          </w:p>
        </w:tc>
        <w:tc>
          <w:tcPr>
            <w:tcW w:w="109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93F0E86" w14:textId="77777777" w:rsidR="009F1160" w:rsidRPr="00277429" w:rsidRDefault="009F1160" w:rsidP="00996550">
            <w:pPr>
              <w:widowControl w:val="0"/>
              <w:jc w:val="center"/>
              <w:rPr>
                <w:rFonts w:ascii="仿宋" w:eastAsia="仿宋" w:hAnsi="仿宋" w:cs="Times New Roman"/>
                <w:kern w:val="2"/>
                <w:sz w:val="22"/>
                <w:szCs w:val="22"/>
              </w:rPr>
            </w:pPr>
            <w:r w:rsidRPr="00791A7F">
              <w:rPr>
                <w:rFonts w:ascii="仿宋" w:eastAsia="仿宋" w:hAnsi="仿宋" w:cs="Times New Roman"/>
                <w:kern w:val="2"/>
                <w:sz w:val="22"/>
                <w:szCs w:val="22"/>
              </w:rPr>
              <w:t>13.63</w:t>
            </w:r>
          </w:p>
        </w:tc>
      </w:tr>
      <w:tr w:rsidR="009F1160" w:rsidRPr="00277429" w14:paraId="0CD889C8" w14:textId="77777777" w:rsidTr="002E1323">
        <w:trPr>
          <w:trHeight w:val="312"/>
          <w:jc w:val="center"/>
        </w:trPr>
        <w:tc>
          <w:tcPr>
            <w:tcW w:w="55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B31F4C4"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61</w:t>
            </w:r>
          </w:p>
        </w:tc>
        <w:tc>
          <w:tcPr>
            <w:tcW w:w="433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687CEF6"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南方中证同业存单AAA指数7天持有期证券投资基金</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231B58FC"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南方</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6B317610"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债券型-被动-开放式</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638B3EB1"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2021-12-20</w:t>
            </w:r>
          </w:p>
        </w:tc>
        <w:tc>
          <w:tcPr>
            <w:tcW w:w="109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FF1084E" w14:textId="77777777" w:rsidR="009F1160" w:rsidRPr="00277429" w:rsidRDefault="009F1160" w:rsidP="00996550">
            <w:pPr>
              <w:widowControl w:val="0"/>
              <w:jc w:val="center"/>
              <w:rPr>
                <w:rFonts w:ascii="仿宋" w:eastAsia="仿宋" w:hAnsi="仿宋" w:cs="Times New Roman"/>
                <w:kern w:val="2"/>
                <w:sz w:val="22"/>
                <w:szCs w:val="22"/>
              </w:rPr>
            </w:pPr>
            <w:r w:rsidRPr="00791A7F">
              <w:rPr>
                <w:rFonts w:ascii="仿宋" w:eastAsia="仿宋" w:hAnsi="仿宋" w:cs="Times New Roman"/>
                <w:kern w:val="2"/>
                <w:sz w:val="22"/>
                <w:szCs w:val="22"/>
              </w:rPr>
              <w:t>36.83</w:t>
            </w:r>
          </w:p>
        </w:tc>
      </w:tr>
      <w:tr w:rsidR="009F1160" w:rsidRPr="00277429" w14:paraId="542D0563" w14:textId="77777777" w:rsidTr="002E1323">
        <w:trPr>
          <w:trHeight w:val="312"/>
          <w:jc w:val="center"/>
        </w:trPr>
        <w:tc>
          <w:tcPr>
            <w:tcW w:w="55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A2A716E"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62</w:t>
            </w:r>
          </w:p>
        </w:tc>
        <w:tc>
          <w:tcPr>
            <w:tcW w:w="433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94E7681"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南方</w:t>
            </w:r>
            <w:proofErr w:type="gramStart"/>
            <w:r w:rsidRPr="00277429">
              <w:rPr>
                <w:rFonts w:ascii="仿宋" w:eastAsia="仿宋" w:hAnsi="仿宋" w:cs="Times New Roman" w:hint="eastAsia"/>
                <w:kern w:val="2"/>
                <w:sz w:val="22"/>
                <w:szCs w:val="22"/>
              </w:rPr>
              <w:t>国证在线</w:t>
            </w:r>
            <w:proofErr w:type="gramEnd"/>
            <w:r w:rsidRPr="00277429">
              <w:rPr>
                <w:rFonts w:ascii="仿宋" w:eastAsia="仿宋" w:hAnsi="仿宋" w:cs="Times New Roman" w:hint="eastAsia"/>
                <w:kern w:val="2"/>
                <w:sz w:val="22"/>
                <w:szCs w:val="22"/>
              </w:rPr>
              <w:t>消费交易型开放式指数证券投资基金</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52252222"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南方</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759B4226"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股票型-被动-ETF</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604596CD"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2021-12-29</w:t>
            </w:r>
          </w:p>
        </w:tc>
        <w:tc>
          <w:tcPr>
            <w:tcW w:w="109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8B71EFF" w14:textId="77777777" w:rsidR="009F1160" w:rsidRPr="00277429" w:rsidRDefault="009F1160" w:rsidP="00996550">
            <w:pPr>
              <w:widowControl w:val="0"/>
              <w:jc w:val="center"/>
              <w:rPr>
                <w:rFonts w:ascii="仿宋" w:eastAsia="仿宋" w:hAnsi="仿宋" w:cs="Times New Roman"/>
                <w:kern w:val="2"/>
                <w:sz w:val="22"/>
                <w:szCs w:val="22"/>
              </w:rPr>
            </w:pPr>
            <w:r w:rsidRPr="00791A7F">
              <w:rPr>
                <w:rFonts w:ascii="仿宋" w:eastAsia="仿宋" w:hAnsi="仿宋" w:cs="Times New Roman"/>
                <w:kern w:val="2"/>
                <w:sz w:val="22"/>
                <w:szCs w:val="22"/>
              </w:rPr>
              <w:t>0.66</w:t>
            </w:r>
          </w:p>
        </w:tc>
      </w:tr>
      <w:tr w:rsidR="009F1160" w:rsidRPr="00277429" w14:paraId="41DF771D" w14:textId="77777777" w:rsidTr="002E1323">
        <w:trPr>
          <w:trHeight w:val="312"/>
          <w:jc w:val="center"/>
        </w:trPr>
        <w:tc>
          <w:tcPr>
            <w:tcW w:w="55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E347E41"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63</w:t>
            </w:r>
          </w:p>
        </w:tc>
        <w:tc>
          <w:tcPr>
            <w:tcW w:w="433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EDC74E8"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南方MSCI中国A50互联互通交易型开放式指数证券投资基金联接基金</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0A7DB456"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南方</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137C08BC"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股票型-被动-ETF联接</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1867BE56"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2022-01-10</w:t>
            </w:r>
          </w:p>
        </w:tc>
        <w:tc>
          <w:tcPr>
            <w:tcW w:w="109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EFD98E5" w14:textId="77777777" w:rsidR="009F1160" w:rsidRPr="00277429" w:rsidRDefault="009F1160" w:rsidP="00996550">
            <w:pPr>
              <w:widowControl w:val="0"/>
              <w:jc w:val="center"/>
              <w:rPr>
                <w:rFonts w:ascii="仿宋" w:eastAsia="仿宋" w:hAnsi="仿宋" w:cs="Times New Roman"/>
                <w:kern w:val="2"/>
                <w:sz w:val="22"/>
                <w:szCs w:val="22"/>
              </w:rPr>
            </w:pPr>
            <w:r w:rsidRPr="00791A7F">
              <w:rPr>
                <w:rFonts w:ascii="仿宋" w:eastAsia="仿宋" w:hAnsi="仿宋" w:cs="Times New Roman"/>
                <w:kern w:val="2"/>
                <w:sz w:val="22"/>
                <w:szCs w:val="22"/>
              </w:rPr>
              <w:t>3.82</w:t>
            </w:r>
          </w:p>
        </w:tc>
      </w:tr>
      <w:tr w:rsidR="009F1160" w:rsidRPr="00277429" w14:paraId="113BCC75" w14:textId="77777777" w:rsidTr="002E1323">
        <w:trPr>
          <w:trHeight w:val="312"/>
          <w:jc w:val="center"/>
        </w:trPr>
        <w:tc>
          <w:tcPr>
            <w:tcW w:w="55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4E958EB"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64</w:t>
            </w:r>
          </w:p>
        </w:tc>
        <w:tc>
          <w:tcPr>
            <w:tcW w:w="433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70510DA"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南方中证500增强策略交易型开放式指数证券投资基金</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1864611A"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南方</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5DEDD71E"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股票型-增强-ETF</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08628E57"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2022-01-26</w:t>
            </w:r>
          </w:p>
        </w:tc>
        <w:tc>
          <w:tcPr>
            <w:tcW w:w="109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7FB5D6C" w14:textId="77777777" w:rsidR="009F1160" w:rsidRPr="00277429" w:rsidRDefault="009F1160" w:rsidP="00996550">
            <w:pPr>
              <w:widowControl w:val="0"/>
              <w:jc w:val="center"/>
              <w:rPr>
                <w:rFonts w:ascii="仿宋" w:eastAsia="仿宋" w:hAnsi="仿宋" w:cs="Times New Roman"/>
                <w:kern w:val="2"/>
                <w:sz w:val="22"/>
                <w:szCs w:val="22"/>
              </w:rPr>
            </w:pPr>
            <w:r w:rsidRPr="00791A7F">
              <w:rPr>
                <w:rFonts w:ascii="仿宋" w:eastAsia="仿宋" w:hAnsi="仿宋" w:cs="Times New Roman"/>
                <w:kern w:val="2"/>
                <w:sz w:val="22"/>
                <w:szCs w:val="22"/>
              </w:rPr>
              <w:t>1.00</w:t>
            </w:r>
          </w:p>
        </w:tc>
      </w:tr>
      <w:tr w:rsidR="009F1160" w:rsidRPr="00277429" w14:paraId="50949CBB" w14:textId="77777777" w:rsidTr="002E1323">
        <w:trPr>
          <w:trHeight w:val="312"/>
          <w:jc w:val="center"/>
        </w:trPr>
        <w:tc>
          <w:tcPr>
            <w:tcW w:w="55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E1F5E46"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65</w:t>
            </w:r>
          </w:p>
        </w:tc>
        <w:tc>
          <w:tcPr>
            <w:tcW w:w="433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4707EFE"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南方上海金交易型开放式证券投资基金</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7AC4AEC3"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南方</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66715C88"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商品型-被动-ETF</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25F7CA9D"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2022-03-03</w:t>
            </w:r>
          </w:p>
        </w:tc>
        <w:tc>
          <w:tcPr>
            <w:tcW w:w="109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E24B085" w14:textId="77777777" w:rsidR="009F1160" w:rsidRPr="00277429" w:rsidRDefault="009F1160" w:rsidP="00996550">
            <w:pPr>
              <w:widowControl w:val="0"/>
              <w:jc w:val="center"/>
              <w:rPr>
                <w:rFonts w:ascii="仿宋" w:eastAsia="仿宋" w:hAnsi="仿宋" w:cs="Times New Roman"/>
                <w:kern w:val="2"/>
                <w:sz w:val="22"/>
                <w:szCs w:val="22"/>
              </w:rPr>
            </w:pPr>
            <w:r w:rsidRPr="00791A7F">
              <w:rPr>
                <w:rFonts w:ascii="仿宋" w:eastAsia="仿宋" w:hAnsi="仿宋" w:cs="Times New Roman"/>
                <w:kern w:val="2"/>
                <w:sz w:val="22"/>
                <w:szCs w:val="22"/>
              </w:rPr>
              <w:t>4.80</w:t>
            </w:r>
          </w:p>
        </w:tc>
      </w:tr>
      <w:tr w:rsidR="009F1160" w:rsidRPr="00277429" w14:paraId="107B8E7B" w14:textId="77777777" w:rsidTr="002E1323">
        <w:trPr>
          <w:trHeight w:val="312"/>
          <w:jc w:val="center"/>
        </w:trPr>
        <w:tc>
          <w:tcPr>
            <w:tcW w:w="55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04D9789"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66</w:t>
            </w:r>
          </w:p>
        </w:tc>
        <w:tc>
          <w:tcPr>
            <w:tcW w:w="433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BBB484C" w14:textId="77777777" w:rsidR="009F1160" w:rsidRPr="00277429" w:rsidRDefault="009F1160" w:rsidP="00996550">
            <w:pPr>
              <w:widowControl w:val="0"/>
              <w:jc w:val="center"/>
              <w:rPr>
                <w:rFonts w:ascii="仿宋" w:eastAsia="仿宋" w:hAnsi="仿宋" w:cs="Times New Roman"/>
                <w:kern w:val="2"/>
                <w:sz w:val="22"/>
                <w:szCs w:val="22"/>
              </w:rPr>
            </w:pPr>
            <w:r w:rsidRPr="002F158E">
              <w:rPr>
                <w:rFonts w:ascii="仿宋" w:eastAsia="仿宋" w:hAnsi="仿宋" w:cs="Times New Roman" w:hint="eastAsia"/>
                <w:kern w:val="2"/>
                <w:sz w:val="22"/>
                <w:szCs w:val="22"/>
              </w:rPr>
              <w:t>南方恒生生物科技交易型开放式指数证券投资基金</w:t>
            </w:r>
            <w:r w:rsidRPr="002F158E">
              <w:rPr>
                <w:rFonts w:ascii="仿宋" w:eastAsia="仿宋" w:hAnsi="仿宋" w:cs="Times New Roman"/>
                <w:kern w:val="2"/>
                <w:sz w:val="22"/>
                <w:szCs w:val="22"/>
              </w:rPr>
              <w:t>(QDII)</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0AD16A3F"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南方</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1EE5B640"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QDII-被动-ETF</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6D8D740A"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2022-06-17</w:t>
            </w:r>
          </w:p>
        </w:tc>
        <w:tc>
          <w:tcPr>
            <w:tcW w:w="109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6A985B6" w14:textId="77777777" w:rsidR="009F1160" w:rsidRPr="00277429" w:rsidRDefault="009F1160" w:rsidP="00996550">
            <w:pPr>
              <w:widowControl w:val="0"/>
              <w:jc w:val="center"/>
              <w:rPr>
                <w:rFonts w:ascii="仿宋" w:eastAsia="仿宋" w:hAnsi="仿宋" w:cs="Times New Roman"/>
                <w:kern w:val="2"/>
                <w:sz w:val="22"/>
                <w:szCs w:val="22"/>
              </w:rPr>
            </w:pPr>
            <w:r w:rsidRPr="00791A7F">
              <w:rPr>
                <w:rFonts w:ascii="仿宋" w:eastAsia="仿宋" w:hAnsi="仿宋" w:cs="Times New Roman"/>
                <w:kern w:val="2"/>
                <w:sz w:val="22"/>
                <w:szCs w:val="22"/>
              </w:rPr>
              <w:t>3.46</w:t>
            </w:r>
          </w:p>
        </w:tc>
      </w:tr>
      <w:tr w:rsidR="009F1160" w:rsidRPr="00277429" w14:paraId="102D0794" w14:textId="77777777" w:rsidTr="002E1323">
        <w:trPr>
          <w:trHeight w:val="312"/>
          <w:jc w:val="center"/>
        </w:trPr>
        <w:tc>
          <w:tcPr>
            <w:tcW w:w="55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F15C5B8"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67</w:t>
            </w:r>
          </w:p>
        </w:tc>
        <w:tc>
          <w:tcPr>
            <w:tcW w:w="433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14F1729"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南方中证上海环</w:t>
            </w:r>
            <w:proofErr w:type="gramStart"/>
            <w:r w:rsidRPr="00277429">
              <w:rPr>
                <w:rFonts w:ascii="仿宋" w:eastAsia="仿宋" w:hAnsi="仿宋" w:cs="Times New Roman" w:hint="eastAsia"/>
                <w:kern w:val="2"/>
                <w:sz w:val="22"/>
                <w:szCs w:val="22"/>
              </w:rPr>
              <w:t>交所碳中和</w:t>
            </w:r>
            <w:proofErr w:type="gramEnd"/>
            <w:r w:rsidRPr="00277429">
              <w:rPr>
                <w:rFonts w:ascii="仿宋" w:eastAsia="仿宋" w:hAnsi="仿宋" w:cs="Times New Roman" w:hint="eastAsia"/>
                <w:kern w:val="2"/>
                <w:sz w:val="22"/>
                <w:szCs w:val="22"/>
              </w:rPr>
              <w:t>交易型开放式指数证券投资基金</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4238485A"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南方</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043C70FA"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股票型-被动-ETF</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1DC6D6DA"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2022-07-11</w:t>
            </w:r>
          </w:p>
        </w:tc>
        <w:tc>
          <w:tcPr>
            <w:tcW w:w="109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02D2D3A" w14:textId="77777777" w:rsidR="009F1160" w:rsidRPr="00277429" w:rsidRDefault="009F1160" w:rsidP="00996550">
            <w:pPr>
              <w:widowControl w:val="0"/>
              <w:jc w:val="center"/>
              <w:rPr>
                <w:rFonts w:ascii="仿宋" w:eastAsia="仿宋" w:hAnsi="仿宋" w:cs="Times New Roman"/>
                <w:kern w:val="2"/>
                <w:sz w:val="22"/>
                <w:szCs w:val="22"/>
              </w:rPr>
            </w:pPr>
            <w:r w:rsidRPr="00791A7F">
              <w:rPr>
                <w:rFonts w:ascii="仿宋" w:eastAsia="仿宋" w:hAnsi="仿宋" w:cs="Times New Roman"/>
                <w:kern w:val="2"/>
                <w:sz w:val="22"/>
                <w:szCs w:val="22"/>
              </w:rPr>
              <w:t>7.91</w:t>
            </w:r>
          </w:p>
        </w:tc>
      </w:tr>
      <w:tr w:rsidR="009F1160" w:rsidRPr="00277429" w14:paraId="59AE0E12" w14:textId="77777777" w:rsidTr="002E1323">
        <w:trPr>
          <w:trHeight w:val="312"/>
          <w:jc w:val="center"/>
        </w:trPr>
        <w:tc>
          <w:tcPr>
            <w:tcW w:w="55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A8875D5"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68</w:t>
            </w:r>
          </w:p>
        </w:tc>
        <w:tc>
          <w:tcPr>
            <w:tcW w:w="433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01D47A4"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南方上证</w:t>
            </w:r>
            <w:proofErr w:type="gramStart"/>
            <w:r w:rsidRPr="00277429">
              <w:rPr>
                <w:rFonts w:ascii="仿宋" w:eastAsia="仿宋" w:hAnsi="仿宋" w:cs="Times New Roman" w:hint="eastAsia"/>
                <w:kern w:val="2"/>
                <w:sz w:val="22"/>
                <w:szCs w:val="22"/>
              </w:rPr>
              <w:t>科创板</w:t>
            </w:r>
            <w:proofErr w:type="gramEnd"/>
            <w:r w:rsidRPr="00277429">
              <w:rPr>
                <w:rFonts w:ascii="仿宋" w:eastAsia="仿宋" w:hAnsi="仿宋" w:cs="Times New Roman" w:hint="eastAsia"/>
                <w:kern w:val="2"/>
                <w:sz w:val="22"/>
                <w:szCs w:val="22"/>
              </w:rPr>
              <w:t>新材料交易型开放式指数证券投资基金</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0E524190"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南方</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04A9E2C5"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股票型-被动-ETF</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046D4E8D"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2022-09-30</w:t>
            </w:r>
          </w:p>
        </w:tc>
        <w:tc>
          <w:tcPr>
            <w:tcW w:w="109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06B266D" w14:textId="77777777" w:rsidR="009F1160" w:rsidRPr="00277429" w:rsidRDefault="009F1160" w:rsidP="00996550">
            <w:pPr>
              <w:widowControl w:val="0"/>
              <w:jc w:val="center"/>
              <w:rPr>
                <w:rFonts w:ascii="仿宋" w:eastAsia="仿宋" w:hAnsi="仿宋" w:cs="Times New Roman"/>
                <w:kern w:val="2"/>
                <w:sz w:val="22"/>
                <w:szCs w:val="22"/>
              </w:rPr>
            </w:pPr>
            <w:r w:rsidRPr="00791A7F">
              <w:rPr>
                <w:rFonts w:ascii="仿宋" w:eastAsia="仿宋" w:hAnsi="仿宋" w:cs="Times New Roman"/>
                <w:kern w:val="2"/>
                <w:sz w:val="22"/>
                <w:szCs w:val="22"/>
              </w:rPr>
              <w:t>1.72</w:t>
            </w:r>
          </w:p>
        </w:tc>
      </w:tr>
      <w:tr w:rsidR="009F1160" w:rsidRPr="00277429" w14:paraId="7DA51BF5" w14:textId="77777777" w:rsidTr="002E1323">
        <w:trPr>
          <w:trHeight w:val="312"/>
          <w:jc w:val="center"/>
        </w:trPr>
        <w:tc>
          <w:tcPr>
            <w:tcW w:w="55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55EA6BA"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69</w:t>
            </w:r>
          </w:p>
        </w:tc>
        <w:tc>
          <w:tcPr>
            <w:tcW w:w="433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B2EED69"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南方</w:t>
            </w:r>
            <w:proofErr w:type="gramStart"/>
            <w:r w:rsidRPr="00277429">
              <w:rPr>
                <w:rFonts w:ascii="仿宋" w:eastAsia="仿宋" w:hAnsi="仿宋" w:cs="Times New Roman" w:hint="eastAsia"/>
                <w:kern w:val="2"/>
                <w:sz w:val="22"/>
                <w:szCs w:val="22"/>
              </w:rPr>
              <w:t>国证交通</w:t>
            </w:r>
            <w:proofErr w:type="gramEnd"/>
            <w:r w:rsidRPr="00277429">
              <w:rPr>
                <w:rFonts w:ascii="仿宋" w:eastAsia="仿宋" w:hAnsi="仿宋" w:cs="Times New Roman" w:hint="eastAsia"/>
                <w:kern w:val="2"/>
                <w:sz w:val="22"/>
                <w:szCs w:val="22"/>
              </w:rPr>
              <w:t>运输行业交易型开放式指数证券投资基金</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7256A5B1"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南方</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011F5B42"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股票型-被动-ETF</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2AFCB271"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2022-11-23</w:t>
            </w:r>
          </w:p>
        </w:tc>
        <w:tc>
          <w:tcPr>
            <w:tcW w:w="109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B566D1F" w14:textId="77777777" w:rsidR="009F1160" w:rsidRPr="00277429" w:rsidRDefault="009F1160" w:rsidP="00996550">
            <w:pPr>
              <w:widowControl w:val="0"/>
              <w:jc w:val="center"/>
              <w:rPr>
                <w:rFonts w:ascii="仿宋" w:eastAsia="仿宋" w:hAnsi="仿宋" w:cs="Times New Roman"/>
                <w:kern w:val="2"/>
                <w:sz w:val="22"/>
                <w:szCs w:val="22"/>
              </w:rPr>
            </w:pPr>
            <w:r w:rsidRPr="00791A7F">
              <w:rPr>
                <w:rFonts w:ascii="仿宋" w:eastAsia="仿宋" w:hAnsi="仿宋" w:cs="Times New Roman"/>
                <w:kern w:val="2"/>
                <w:sz w:val="22"/>
                <w:szCs w:val="22"/>
              </w:rPr>
              <w:t>0.64</w:t>
            </w:r>
          </w:p>
        </w:tc>
      </w:tr>
      <w:tr w:rsidR="009F1160" w:rsidRPr="00277429" w14:paraId="5763410C" w14:textId="77777777" w:rsidTr="002E1323">
        <w:trPr>
          <w:trHeight w:val="312"/>
          <w:jc w:val="center"/>
        </w:trPr>
        <w:tc>
          <w:tcPr>
            <w:tcW w:w="55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22E787F"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70</w:t>
            </w:r>
          </w:p>
        </w:tc>
        <w:tc>
          <w:tcPr>
            <w:tcW w:w="433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BD16899"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南方纳斯达克100指数发起式证券投资基金(QDII)</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7BA65B7E"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南方</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3810ED88"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QDII-被动-开放式</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7C753E83"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2022-11-29</w:t>
            </w:r>
          </w:p>
        </w:tc>
        <w:tc>
          <w:tcPr>
            <w:tcW w:w="109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8EC2C10" w14:textId="77777777" w:rsidR="009F1160" w:rsidRPr="00277429" w:rsidRDefault="009F1160" w:rsidP="00996550">
            <w:pPr>
              <w:widowControl w:val="0"/>
              <w:jc w:val="center"/>
              <w:rPr>
                <w:rFonts w:ascii="仿宋" w:eastAsia="仿宋" w:hAnsi="仿宋" w:cs="Times New Roman"/>
                <w:kern w:val="2"/>
                <w:sz w:val="22"/>
                <w:szCs w:val="22"/>
              </w:rPr>
            </w:pPr>
            <w:r w:rsidRPr="00791A7F">
              <w:rPr>
                <w:rFonts w:ascii="仿宋" w:eastAsia="仿宋" w:hAnsi="仿宋" w:cs="Times New Roman"/>
                <w:kern w:val="2"/>
                <w:sz w:val="22"/>
                <w:szCs w:val="22"/>
              </w:rPr>
              <w:t>23.53</w:t>
            </w:r>
          </w:p>
        </w:tc>
      </w:tr>
      <w:tr w:rsidR="009F1160" w:rsidRPr="00277429" w14:paraId="41ABA79C" w14:textId="77777777" w:rsidTr="002E1323">
        <w:trPr>
          <w:trHeight w:val="312"/>
          <w:jc w:val="center"/>
        </w:trPr>
        <w:tc>
          <w:tcPr>
            <w:tcW w:w="55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5C33E08"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71</w:t>
            </w:r>
          </w:p>
        </w:tc>
        <w:tc>
          <w:tcPr>
            <w:tcW w:w="433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E2F761F"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南方上证</w:t>
            </w:r>
            <w:proofErr w:type="gramStart"/>
            <w:r w:rsidRPr="00277429">
              <w:rPr>
                <w:rFonts w:ascii="仿宋" w:eastAsia="仿宋" w:hAnsi="仿宋" w:cs="Times New Roman" w:hint="eastAsia"/>
                <w:kern w:val="2"/>
                <w:sz w:val="22"/>
                <w:szCs w:val="22"/>
              </w:rPr>
              <w:t>科创板</w:t>
            </w:r>
            <w:proofErr w:type="gramEnd"/>
            <w:r w:rsidRPr="00277429">
              <w:rPr>
                <w:rFonts w:ascii="仿宋" w:eastAsia="仿宋" w:hAnsi="仿宋" w:cs="Times New Roman" w:hint="eastAsia"/>
                <w:kern w:val="2"/>
                <w:sz w:val="22"/>
                <w:szCs w:val="22"/>
              </w:rPr>
              <w:t>50成份增强策略交易型开放式指数证券投资基金</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7DD36C75"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南方</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32F4C59B"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股票型-增强-ETF</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734DA3F2"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2022-12-01</w:t>
            </w:r>
          </w:p>
        </w:tc>
        <w:tc>
          <w:tcPr>
            <w:tcW w:w="109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497768D" w14:textId="77777777" w:rsidR="009F1160" w:rsidRPr="00277429" w:rsidRDefault="009F1160" w:rsidP="00996550">
            <w:pPr>
              <w:widowControl w:val="0"/>
              <w:jc w:val="center"/>
              <w:rPr>
                <w:rFonts w:ascii="仿宋" w:eastAsia="仿宋" w:hAnsi="仿宋" w:cs="Times New Roman"/>
                <w:kern w:val="2"/>
                <w:sz w:val="22"/>
                <w:szCs w:val="22"/>
              </w:rPr>
            </w:pPr>
            <w:r w:rsidRPr="00791A7F">
              <w:rPr>
                <w:rFonts w:ascii="仿宋" w:eastAsia="仿宋" w:hAnsi="仿宋" w:cs="Times New Roman"/>
                <w:kern w:val="2"/>
                <w:sz w:val="22"/>
                <w:szCs w:val="22"/>
              </w:rPr>
              <w:t>1.59</w:t>
            </w:r>
          </w:p>
        </w:tc>
      </w:tr>
      <w:tr w:rsidR="009F1160" w:rsidRPr="00277429" w14:paraId="5F3ED1B5" w14:textId="77777777" w:rsidTr="002E1323">
        <w:trPr>
          <w:trHeight w:val="312"/>
          <w:jc w:val="center"/>
        </w:trPr>
        <w:tc>
          <w:tcPr>
            <w:tcW w:w="55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149E1D6"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72</w:t>
            </w:r>
          </w:p>
        </w:tc>
        <w:tc>
          <w:tcPr>
            <w:tcW w:w="433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A69CA99" w14:textId="77777777" w:rsidR="009F1160" w:rsidRPr="00277429" w:rsidRDefault="009F1160" w:rsidP="00996550">
            <w:pPr>
              <w:widowControl w:val="0"/>
              <w:jc w:val="center"/>
              <w:rPr>
                <w:rFonts w:ascii="仿宋" w:eastAsia="仿宋" w:hAnsi="仿宋" w:cs="Times New Roman"/>
                <w:kern w:val="2"/>
                <w:sz w:val="22"/>
                <w:szCs w:val="22"/>
              </w:rPr>
            </w:pPr>
            <w:r w:rsidRPr="002F158E">
              <w:rPr>
                <w:rFonts w:ascii="仿宋" w:eastAsia="仿宋" w:hAnsi="仿宋" w:cs="Times New Roman" w:hint="eastAsia"/>
                <w:kern w:val="2"/>
                <w:sz w:val="22"/>
                <w:szCs w:val="22"/>
              </w:rPr>
              <w:t>南方基金南方东英富时</w:t>
            </w:r>
            <w:proofErr w:type="gramStart"/>
            <w:r w:rsidRPr="002F158E">
              <w:rPr>
                <w:rFonts w:ascii="仿宋" w:eastAsia="仿宋" w:hAnsi="仿宋" w:cs="Times New Roman" w:hint="eastAsia"/>
                <w:kern w:val="2"/>
                <w:sz w:val="22"/>
                <w:szCs w:val="22"/>
              </w:rPr>
              <w:t>亚太低碳精选交易</w:t>
            </w:r>
            <w:proofErr w:type="gramEnd"/>
            <w:r w:rsidRPr="002F158E">
              <w:rPr>
                <w:rFonts w:ascii="仿宋" w:eastAsia="仿宋" w:hAnsi="仿宋" w:cs="Times New Roman" w:hint="eastAsia"/>
                <w:kern w:val="2"/>
                <w:sz w:val="22"/>
                <w:szCs w:val="22"/>
              </w:rPr>
              <w:t>型开放式指数证券投资基金</w:t>
            </w:r>
            <w:r w:rsidRPr="002F158E">
              <w:rPr>
                <w:rFonts w:ascii="仿宋" w:eastAsia="仿宋" w:hAnsi="仿宋" w:cs="Times New Roman"/>
                <w:kern w:val="2"/>
                <w:sz w:val="22"/>
                <w:szCs w:val="22"/>
              </w:rPr>
              <w:t>(QDII)</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078E332A"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南方</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754D9517"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QDII-被动-ETF</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3C5D9475"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2022-12-16</w:t>
            </w:r>
          </w:p>
        </w:tc>
        <w:tc>
          <w:tcPr>
            <w:tcW w:w="109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D152524" w14:textId="77777777" w:rsidR="009F1160" w:rsidRPr="00277429" w:rsidRDefault="009F1160" w:rsidP="00996550">
            <w:pPr>
              <w:widowControl w:val="0"/>
              <w:jc w:val="center"/>
              <w:rPr>
                <w:rFonts w:ascii="仿宋" w:eastAsia="仿宋" w:hAnsi="仿宋" w:cs="Times New Roman"/>
                <w:kern w:val="2"/>
                <w:sz w:val="22"/>
                <w:szCs w:val="22"/>
              </w:rPr>
            </w:pPr>
            <w:r w:rsidRPr="00791A7F">
              <w:rPr>
                <w:rFonts w:ascii="仿宋" w:eastAsia="仿宋" w:hAnsi="仿宋" w:cs="Times New Roman"/>
                <w:kern w:val="2"/>
                <w:sz w:val="22"/>
                <w:szCs w:val="22"/>
              </w:rPr>
              <w:t>2.38</w:t>
            </w:r>
          </w:p>
        </w:tc>
      </w:tr>
      <w:tr w:rsidR="009F1160" w:rsidRPr="00277429" w14:paraId="0C1641C0" w14:textId="77777777" w:rsidTr="002E1323">
        <w:trPr>
          <w:trHeight w:val="312"/>
          <w:jc w:val="center"/>
        </w:trPr>
        <w:tc>
          <w:tcPr>
            <w:tcW w:w="55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80001DF"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73</w:t>
            </w:r>
          </w:p>
        </w:tc>
        <w:tc>
          <w:tcPr>
            <w:tcW w:w="433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35477D2"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南方中证政策性金融</w:t>
            </w:r>
            <w:proofErr w:type="gramStart"/>
            <w:r w:rsidRPr="00277429">
              <w:rPr>
                <w:rFonts w:ascii="仿宋" w:eastAsia="仿宋" w:hAnsi="仿宋" w:cs="Times New Roman" w:hint="eastAsia"/>
                <w:kern w:val="2"/>
                <w:sz w:val="22"/>
                <w:szCs w:val="22"/>
              </w:rPr>
              <w:t>债指数</w:t>
            </w:r>
            <w:proofErr w:type="gramEnd"/>
            <w:r w:rsidRPr="00277429">
              <w:rPr>
                <w:rFonts w:ascii="仿宋" w:eastAsia="仿宋" w:hAnsi="仿宋" w:cs="Times New Roman" w:hint="eastAsia"/>
                <w:kern w:val="2"/>
                <w:sz w:val="22"/>
                <w:szCs w:val="22"/>
              </w:rPr>
              <w:t>证券投资基金</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5A85626B"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南方</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4A1D8661"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债券型-被动-开放式</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69B90A1B"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2022-12-21</w:t>
            </w:r>
          </w:p>
        </w:tc>
        <w:tc>
          <w:tcPr>
            <w:tcW w:w="109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AC5A9F6" w14:textId="77777777" w:rsidR="009F1160" w:rsidRPr="00277429" w:rsidRDefault="009F1160" w:rsidP="00996550">
            <w:pPr>
              <w:widowControl w:val="0"/>
              <w:jc w:val="center"/>
              <w:rPr>
                <w:rFonts w:ascii="仿宋" w:eastAsia="仿宋" w:hAnsi="仿宋" w:cs="Times New Roman"/>
                <w:kern w:val="2"/>
                <w:sz w:val="22"/>
                <w:szCs w:val="22"/>
              </w:rPr>
            </w:pPr>
            <w:r w:rsidRPr="00791A7F">
              <w:rPr>
                <w:rFonts w:ascii="仿宋" w:eastAsia="仿宋" w:hAnsi="仿宋" w:cs="Times New Roman"/>
                <w:kern w:val="2"/>
                <w:sz w:val="22"/>
                <w:szCs w:val="22"/>
              </w:rPr>
              <w:t>37.37</w:t>
            </w:r>
          </w:p>
        </w:tc>
      </w:tr>
      <w:tr w:rsidR="009F1160" w:rsidRPr="00277429" w14:paraId="27A5231A" w14:textId="77777777" w:rsidTr="002E1323">
        <w:trPr>
          <w:trHeight w:val="312"/>
          <w:jc w:val="center"/>
        </w:trPr>
        <w:tc>
          <w:tcPr>
            <w:tcW w:w="55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CE50E22"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74</w:t>
            </w:r>
          </w:p>
        </w:tc>
        <w:tc>
          <w:tcPr>
            <w:tcW w:w="433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A5C0EB7" w14:textId="77777777" w:rsidR="009F1160" w:rsidRPr="00277429" w:rsidRDefault="009F1160" w:rsidP="00996550">
            <w:pPr>
              <w:widowControl w:val="0"/>
              <w:jc w:val="center"/>
              <w:rPr>
                <w:rFonts w:ascii="仿宋" w:eastAsia="仿宋" w:hAnsi="仿宋" w:cs="Times New Roman"/>
                <w:kern w:val="2"/>
                <w:sz w:val="22"/>
                <w:szCs w:val="22"/>
              </w:rPr>
            </w:pPr>
            <w:proofErr w:type="gramStart"/>
            <w:r w:rsidRPr="00277429">
              <w:rPr>
                <w:rFonts w:ascii="仿宋" w:eastAsia="仿宋" w:hAnsi="仿宋" w:cs="Times New Roman" w:hint="eastAsia"/>
                <w:kern w:val="2"/>
                <w:sz w:val="22"/>
                <w:szCs w:val="22"/>
              </w:rPr>
              <w:t>南方北证</w:t>
            </w:r>
            <w:proofErr w:type="gramEnd"/>
            <w:r w:rsidRPr="00277429">
              <w:rPr>
                <w:rFonts w:ascii="仿宋" w:eastAsia="仿宋" w:hAnsi="仿宋" w:cs="Times New Roman" w:hint="eastAsia"/>
                <w:kern w:val="2"/>
                <w:sz w:val="22"/>
                <w:szCs w:val="22"/>
              </w:rPr>
              <w:t>50成份指数发起式证券投资基金</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08AD263A"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南方</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75A024D5"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股票型-被动-开放式</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1BB1EE33"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2022-12-23</w:t>
            </w:r>
          </w:p>
        </w:tc>
        <w:tc>
          <w:tcPr>
            <w:tcW w:w="109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40BE6E2" w14:textId="77777777" w:rsidR="009F1160" w:rsidRPr="00277429" w:rsidRDefault="009F1160" w:rsidP="00996550">
            <w:pPr>
              <w:widowControl w:val="0"/>
              <w:jc w:val="center"/>
              <w:rPr>
                <w:rFonts w:ascii="仿宋" w:eastAsia="仿宋" w:hAnsi="仿宋" w:cs="Times New Roman"/>
                <w:kern w:val="2"/>
                <w:sz w:val="22"/>
                <w:szCs w:val="22"/>
              </w:rPr>
            </w:pPr>
            <w:r w:rsidRPr="00791A7F">
              <w:rPr>
                <w:rFonts w:ascii="仿宋" w:eastAsia="仿宋" w:hAnsi="仿宋" w:cs="Times New Roman"/>
                <w:kern w:val="2"/>
                <w:sz w:val="22"/>
                <w:szCs w:val="22"/>
              </w:rPr>
              <w:t>4.38</w:t>
            </w:r>
          </w:p>
        </w:tc>
      </w:tr>
      <w:tr w:rsidR="009F1160" w:rsidRPr="00277429" w14:paraId="551B2FEE" w14:textId="77777777" w:rsidTr="002E1323">
        <w:trPr>
          <w:trHeight w:val="312"/>
          <w:jc w:val="center"/>
        </w:trPr>
        <w:tc>
          <w:tcPr>
            <w:tcW w:w="55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5405C5D"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75</w:t>
            </w:r>
          </w:p>
        </w:tc>
        <w:tc>
          <w:tcPr>
            <w:tcW w:w="433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1240CF1"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南方中证主要消费交易型开放式指数证券</w:t>
            </w:r>
            <w:r w:rsidRPr="00277429">
              <w:rPr>
                <w:rFonts w:ascii="仿宋" w:eastAsia="仿宋" w:hAnsi="仿宋" w:cs="Times New Roman" w:hint="eastAsia"/>
                <w:kern w:val="2"/>
                <w:sz w:val="22"/>
                <w:szCs w:val="22"/>
              </w:rPr>
              <w:lastRenderedPageBreak/>
              <w:t>投资基金</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2F113306"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lastRenderedPageBreak/>
              <w:t>南方</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41DF2CDE"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股票型-被动-ETF</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29C929A0"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2023-03-03</w:t>
            </w:r>
          </w:p>
        </w:tc>
        <w:tc>
          <w:tcPr>
            <w:tcW w:w="109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54EA4F6" w14:textId="77777777" w:rsidR="009F1160" w:rsidRPr="00277429" w:rsidRDefault="009F1160" w:rsidP="00996550">
            <w:pPr>
              <w:widowControl w:val="0"/>
              <w:jc w:val="center"/>
              <w:rPr>
                <w:rFonts w:ascii="仿宋" w:eastAsia="仿宋" w:hAnsi="仿宋" w:cs="Times New Roman"/>
                <w:kern w:val="2"/>
                <w:sz w:val="22"/>
                <w:szCs w:val="22"/>
              </w:rPr>
            </w:pPr>
            <w:r w:rsidRPr="00791A7F">
              <w:rPr>
                <w:rFonts w:ascii="仿宋" w:eastAsia="仿宋" w:hAnsi="仿宋" w:cs="Times New Roman"/>
                <w:kern w:val="2"/>
                <w:sz w:val="22"/>
                <w:szCs w:val="22"/>
              </w:rPr>
              <w:t>0.98</w:t>
            </w:r>
          </w:p>
        </w:tc>
      </w:tr>
      <w:tr w:rsidR="009F1160" w:rsidRPr="00277429" w14:paraId="1E98D3BF" w14:textId="77777777" w:rsidTr="002E1323">
        <w:trPr>
          <w:trHeight w:val="312"/>
          <w:jc w:val="center"/>
        </w:trPr>
        <w:tc>
          <w:tcPr>
            <w:tcW w:w="55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F0AB101"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76</w:t>
            </w:r>
          </w:p>
        </w:tc>
        <w:tc>
          <w:tcPr>
            <w:tcW w:w="433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8352A4A" w14:textId="77777777" w:rsidR="009F1160" w:rsidRPr="00277429" w:rsidRDefault="009F1160" w:rsidP="00996550">
            <w:pPr>
              <w:widowControl w:val="0"/>
              <w:jc w:val="center"/>
              <w:rPr>
                <w:rFonts w:ascii="仿宋" w:eastAsia="仿宋" w:hAnsi="仿宋" w:cs="Times New Roman"/>
                <w:kern w:val="2"/>
                <w:sz w:val="22"/>
                <w:szCs w:val="22"/>
              </w:rPr>
            </w:pPr>
            <w:proofErr w:type="gramStart"/>
            <w:r w:rsidRPr="00277429">
              <w:rPr>
                <w:rFonts w:ascii="仿宋" w:eastAsia="仿宋" w:hAnsi="仿宋" w:cs="Times New Roman" w:hint="eastAsia"/>
                <w:kern w:val="2"/>
                <w:sz w:val="22"/>
                <w:szCs w:val="22"/>
              </w:rPr>
              <w:t>南方标普</w:t>
            </w:r>
            <w:proofErr w:type="gramEnd"/>
            <w:r w:rsidRPr="00277429">
              <w:rPr>
                <w:rFonts w:ascii="仿宋" w:eastAsia="仿宋" w:hAnsi="仿宋" w:cs="Times New Roman" w:hint="eastAsia"/>
                <w:kern w:val="2"/>
                <w:sz w:val="22"/>
                <w:szCs w:val="22"/>
              </w:rPr>
              <w:t>500交易型开放式指数证券投资基金(QDII)</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1AA411D5"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南方</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234CCDA8"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QDII-被动-ETF</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547A5F20"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2023-03-23</w:t>
            </w:r>
          </w:p>
        </w:tc>
        <w:tc>
          <w:tcPr>
            <w:tcW w:w="109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5A03832" w14:textId="77777777" w:rsidR="009F1160" w:rsidRPr="00277429" w:rsidRDefault="009F1160" w:rsidP="00996550">
            <w:pPr>
              <w:widowControl w:val="0"/>
              <w:jc w:val="center"/>
              <w:rPr>
                <w:rFonts w:ascii="仿宋" w:eastAsia="仿宋" w:hAnsi="仿宋" w:cs="Times New Roman"/>
                <w:kern w:val="2"/>
                <w:sz w:val="22"/>
                <w:szCs w:val="22"/>
              </w:rPr>
            </w:pPr>
            <w:r w:rsidRPr="00791A7F">
              <w:rPr>
                <w:rFonts w:ascii="仿宋" w:eastAsia="仿宋" w:hAnsi="仿宋" w:cs="Times New Roman"/>
                <w:kern w:val="2"/>
                <w:sz w:val="22"/>
                <w:szCs w:val="22"/>
              </w:rPr>
              <w:t>38.84</w:t>
            </w:r>
          </w:p>
        </w:tc>
      </w:tr>
      <w:tr w:rsidR="009F1160" w:rsidRPr="00277429" w14:paraId="007F00AF" w14:textId="77777777" w:rsidTr="002E1323">
        <w:trPr>
          <w:trHeight w:val="312"/>
          <w:jc w:val="center"/>
        </w:trPr>
        <w:tc>
          <w:tcPr>
            <w:tcW w:w="55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8000A58"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77</w:t>
            </w:r>
          </w:p>
        </w:tc>
        <w:tc>
          <w:tcPr>
            <w:tcW w:w="433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499C881"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南方中证长江保护主题交易型开放式指数证券投资基金联接基金</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7AADE456"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南方</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7C1DB186"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股票型-被动-ETF联接</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1A304C4E"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2023-04-11</w:t>
            </w:r>
          </w:p>
        </w:tc>
        <w:tc>
          <w:tcPr>
            <w:tcW w:w="109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9EC1218" w14:textId="77777777" w:rsidR="009F1160" w:rsidRPr="00277429" w:rsidRDefault="009F1160" w:rsidP="00996550">
            <w:pPr>
              <w:widowControl w:val="0"/>
              <w:jc w:val="center"/>
              <w:rPr>
                <w:rFonts w:ascii="仿宋" w:eastAsia="仿宋" w:hAnsi="仿宋" w:cs="Times New Roman"/>
                <w:kern w:val="2"/>
                <w:sz w:val="22"/>
                <w:szCs w:val="22"/>
              </w:rPr>
            </w:pPr>
            <w:r w:rsidRPr="00791A7F">
              <w:rPr>
                <w:rFonts w:ascii="仿宋" w:eastAsia="仿宋" w:hAnsi="仿宋" w:cs="Times New Roman"/>
                <w:kern w:val="2"/>
                <w:sz w:val="22"/>
                <w:szCs w:val="22"/>
              </w:rPr>
              <w:t>0.23</w:t>
            </w:r>
          </w:p>
        </w:tc>
      </w:tr>
      <w:tr w:rsidR="009F1160" w:rsidRPr="00277429" w14:paraId="1E407827" w14:textId="77777777" w:rsidTr="002E1323">
        <w:trPr>
          <w:trHeight w:val="312"/>
          <w:jc w:val="center"/>
        </w:trPr>
        <w:tc>
          <w:tcPr>
            <w:tcW w:w="55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349E483"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78</w:t>
            </w:r>
          </w:p>
        </w:tc>
        <w:tc>
          <w:tcPr>
            <w:tcW w:w="433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4D02C23"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南方沪深300ESG基准交易型开放式指数证券投资基金</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213A290D"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南方</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4F4589ED"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股票型-被动-ETF</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39C91766"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2023-04-13</w:t>
            </w:r>
          </w:p>
        </w:tc>
        <w:tc>
          <w:tcPr>
            <w:tcW w:w="109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29376C6" w14:textId="77777777" w:rsidR="009F1160" w:rsidRPr="00277429" w:rsidRDefault="009F1160" w:rsidP="00996550">
            <w:pPr>
              <w:widowControl w:val="0"/>
              <w:jc w:val="center"/>
              <w:rPr>
                <w:rFonts w:ascii="仿宋" w:eastAsia="仿宋" w:hAnsi="仿宋" w:cs="Times New Roman"/>
                <w:kern w:val="2"/>
                <w:sz w:val="22"/>
                <w:szCs w:val="22"/>
              </w:rPr>
            </w:pPr>
            <w:r w:rsidRPr="00791A7F">
              <w:rPr>
                <w:rFonts w:ascii="仿宋" w:eastAsia="仿宋" w:hAnsi="仿宋" w:cs="Times New Roman"/>
                <w:kern w:val="2"/>
                <w:sz w:val="22"/>
                <w:szCs w:val="22"/>
              </w:rPr>
              <w:t>0.46</w:t>
            </w:r>
          </w:p>
        </w:tc>
      </w:tr>
      <w:tr w:rsidR="009F1160" w:rsidRPr="00277429" w14:paraId="5F3EA2F4" w14:textId="77777777" w:rsidTr="002E1323">
        <w:trPr>
          <w:trHeight w:val="312"/>
          <w:jc w:val="center"/>
        </w:trPr>
        <w:tc>
          <w:tcPr>
            <w:tcW w:w="55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A4E2B23"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79</w:t>
            </w:r>
          </w:p>
        </w:tc>
        <w:tc>
          <w:tcPr>
            <w:tcW w:w="433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3D9B5AF"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南方</w:t>
            </w:r>
            <w:proofErr w:type="gramStart"/>
            <w:r w:rsidRPr="00277429">
              <w:rPr>
                <w:rFonts w:ascii="仿宋" w:eastAsia="仿宋" w:hAnsi="仿宋" w:cs="Times New Roman" w:hint="eastAsia"/>
                <w:kern w:val="2"/>
                <w:sz w:val="22"/>
                <w:szCs w:val="22"/>
              </w:rPr>
              <w:t>中证全指</w:t>
            </w:r>
            <w:proofErr w:type="gramEnd"/>
            <w:r w:rsidRPr="00277429">
              <w:rPr>
                <w:rFonts w:ascii="仿宋" w:eastAsia="仿宋" w:hAnsi="仿宋" w:cs="Times New Roman" w:hint="eastAsia"/>
                <w:kern w:val="2"/>
                <w:sz w:val="22"/>
                <w:szCs w:val="22"/>
              </w:rPr>
              <w:t>电力公用事业交易型开放式指数证券投资基金</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221BB77E"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南方</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1C5B2A1A"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股票型-被动-ETF</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706AEC4D"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2023-04-27</w:t>
            </w:r>
          </w:p>
        </w:tc>
        <w:tc>
          <w:tcPr>
            <w:tcW w:w="109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0F84367" w14:textId="77777777" w:rsidR="009F1160" w:rsidRPr="00277429" w:rsidRDefault="009F1160" w:rsidP="00996550">
            <w:pPr>
              <w:widowControl w:val="0"/>
              <w:jc w:val="center"/>
              <w:rPr>
                <w:rFonts w:ascii="仿宋" w:eastAsia="仿宋" w:hAnsi="仿宋" w:cs="Times New Roman"/>
                <w:kern w:val="2"/>
                <w:sz w:val="22"/>
                <w:szCs w:val="22"/>
              </w:rPr>
            </w:pPr>
            <w:r w:rsidRPr="00791A7F">
              <w:rPr>
                <w:rFonts w:ascii="仿宋" w:eastAsia="仿宋" w:hAnsi="仿宋" w:cs="Times New Roman"/>
                <w:kern w:val="2"/>
                <w:sz w:val="22"/>
                <w:szCs w:val="22"/>
              </w:rPr>
              <w:t>0.29</w:t>
            </w:r>
          </w:p>
        </w:tc>
      </w:tr>
      <w:tr w:rsidR="009F1160" w:rsidRPr="00277429" w14:paraId="3757F113" w14:textId="77777777" w:rsidTr="002E1323">
        <w:trPr>
          <w:trHeight w:val="312"/>
          <w:jc w:val="center"/>
        </w:trPr>
        <w:tc>
          <w:tcPr>
            <w:tcW w:w="55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0FE50FF"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80</w:t>
            </w:r>
          </w:p>
        </w:tc>
        <w:tc>
          <w:tcPr>
            <w:tcW w:w="433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775FEC2" w14:textId="77777777" w:rsidR="009F1160" w:rsidRPr="00277429" w:rsidRDefault="009F1160" w:rsidP="00996550">
            <w:pPr>
              <w:widowControl w:val="0"/>
              <w:jc w:val="center"/>
              <w:rPr>
                <w:rFonts w:ascii="仿宋" w:eastAsia="仿宋" w:hAnsi="仿宋" w:cs="Times New Roman"/>
                <w:kern w:val="2"/>
                <w:sz w:val="22"/>
                <w:szCs w:val="22"/>
              </w:rPr>
            </w:pPr>
            <w:r w:rsidRPr="002F158E">
              <w:rPr>
                <w:rFonts w:ascii="仿宋" w:eastAsia="仿宋" w:hAnsi="仿宋" w:cs="Times New Roman" w:hint="eastAsia"/>
                <w:kern w:val="2"/>
                <w:sz w:val="22"/>
                <w:szCs w:val="22"/>
              </w:rPr>
              <w:t>南方恒生生物科技交易型开放式指数证券投资基金发起式联接基金</w:t>
            </w:r>
            <w:r w:rsidRPr="002F158E">
              <w:rPr>
                <w:rFonts w:ascii="仿宋" w:eastAsia="仿宋" w:hAnsi="仿宋" w:cs="Times New Roman"/>
                <w:kern w:val="2"/>
                <w:sz w:val="22"/>
                <w:szCs w:val="22"/>
              </w:rPr>
              <w:t>(QDII)</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44BB3431"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南方</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5CCE0754"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QDII-被动-ETF联接</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66FBFEF3"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2023-05-30</w:t>
            </w:r>
          </w:p>
        </w:tc>
        <w:tc>
          <w:tcPr>
            <w:tcW w:w="109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C709D85" w14:textId="77777777" w:rsidR="009F1160" w:rsidRPr="00277429" w:rsidRDefault="009F1160" w:rsidP="00996550">
            <w:pPr>
              <w:widowControl w:val="0"/>
              <w:jc w:val="center"/>
              <w:rPr>
                <w:rFonts w:ascii="仿宋" w:eastAsia="仿宋" w:hAnsi="仿宋" w:cs="Times New Roman"/>
                <w:kern w:val="2"/>
                <w:sz w:val="22"/>
                <w:szCs w:val="22"/>
              </w:rPr>
            </w:pPr>
            <w:r w:rsidRPr="00791A7F">
              <w:rPr>
                <w:rFonts w:ascii="仿宋" w:eastAsia="仿宋" w:hAnsi="仿宋" w:cs="Times New Roman"/>
                <w:kern w:val="2"/>
                <w:sz w:val="22"/>
                <w:szCs w:val="22"/>
              </w:rPr>
              <w:t>0.27</w:t>
            </w:r>
          </w:p>
        </w:tc>
      </w:tr>
      <w:tr w:rsidR="009F1160" w:rsidRPr="00277429" w14:paraId="60267F49" w14:textId="77777777" w:rsidTr="002E1323">
        <w:trPr>
          <w:trHeight w:val="312"/>
          <w:jc w:val="center"/>
        </w:trPr>
        <w:tc>
          <w:tcPr>
            <w:tcW w:w="55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3C8462F"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81</w:t>
            </w:r>
          </w:p>
        </w:tc>
        <w:tc>
          <w:tcPr>
            <w:tcW w:w="433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5396292"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南方中证上海环</w:t>
            </w:r>
            <w:proofErr w:type="gramStart"/>
            <w:r w:rsidRPr="00277429">
              <w:rPr>
                <w:rFonts w:ascii="仿宋" w:eastAsia="仿宋" w:hAnsi="仿宋" w:cs="Times New Roman" w:hint="eastAsia"/>
                <w:kern w:val="2"/>
                <w:sz w:val="22"/>
                <w:szCs w:val="22"/>
              </w:rPr>
              <w:t>交所碳中和</w:t>
            </w:r>
            <w:proofErr w:type="gramEnd"/>
            <w:r w:rsidRPr="00277429">
              <w:rPr>
                <w:rFonts w:ascii="仿宋" w:eastAsia="仿宋" w:hAnsi="仿宋" w:cs="Times New Roman" w:hint="eastAsia"/>
                <w:kern w:val="2"/>
                <w:sz w:val="22"/>
                <w:szCs w:val="22"/>
              </w:rPr>
              <w:t>交易型开放式指数证券投资基金联接基金</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358771A7"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南方</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281FDBD3"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股票型-被动-ETF联接</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6941046B"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2023-06-01</w:t>
            </w:r>
          </w:p>
        </w:tc>
        <w:tc>
          <w:tcPr>
            <w:tcW w:w="109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E5363BF" w14:textId="77777777" w:rsidR="009F1160" w:rsidRPr="00277429" w:rsidRDefault="009F1160" w:rsidP="00996550">
            <w:pPr>
              <w:widowControl w:val="0"/>
              <w:jc w:val="center"/>
              <w:rPr>
                <w:rFonts w:ascii="仿宋" w:eastAsia="仿宋" w:hAnsi="仿宋" w:cs="Times New Roman"/>
                <w:kern w:val="2"/>
                <w:sz w:val="22"/>
                <w:szCs w:val="22"/>
              </w:rPr>
            </w:pPr>
            <w:r w:rsidRPr="00791A7F">
              <w:rPr>
                <w:rFonts w:ascii="仿宋" w:eastAsia="仿宋" w:hAnsi="仿宋" w:cs="Times New Roman"/>
                <w:kern w:val="2"/>
                <w:sz w:val="22"/>
                <w:szCs w:val="22"/>
              </w:rPr>
              <w:t>0.07</w:t>
            </w:r>
          </w:p>
        </w:tc>
      </w:tr>
      <w:tr w:rsidR="009F1160" w:rsidRPr="00277429" w14:paraId="70080DDB" w14:textId="77777777" w:rsidTr="002E1323">
        <w:trPr>
          <w:trHeight w:val="312"/>
          <w:jc w:val="center"/>
        </w:trPr>
        <w:tc>
          <w:tcPr>
            <w:tcW w:w="55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FEDF8BF"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82</w:t>
            </w:r>
          </w:p>
        </w:tc>
        <w:tc>
          <w:tcPr>
            <w:tcW w:w="433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76CA070"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南方中</w:t>
            </w:r>
            <w:proofErr w:type="gramStart"/>
            <w:r w:rsidRPr="00277429">
              <w:rPr>
                <w:rFonts w:ascii="仿宋" w:eastAsia="仿宋" w:hAnsi="仿宋" w:cs="Times New Roman" w:hint="eastAsia"/>
                <w:kern w:val="2"/>
                <w:sz w:val="22"/>
                <w:szCs w:val="22"/>
              </w:rPr>
              <w:t>证国新央企</w:t>
            </w:r>
            <w:proofErr w:type="gramEnd"/>
            <w:r w:rsidRPr="00277429">
              <w:rPr>
                <w:rFonts w:ascii="仿宋" w:eastAsia="仿宋" w:hAnsi="仿宋" w:cs="Times New Roman" w:hint="eastAsia"/>
                <w:kern w:val="2"/>
                <w:sz w:val="22"/>
                <w:szCs w:val="22"/>
              </w:rPr>
              <w:t>科技引领交易型开放式指数证券投资基金</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0D53B57E"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南方</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5F665D37"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股票型-被动-ETF</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7512FAE4"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2023-06-21</w:t>
            </w:r>
          </w:p>
        </w:tc>
        <w:tc>
          <w:tcPr>
            <w:tcW w:w="109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42FFCF4" w14:textId="77777777" w:rsidR="009F1160" w:rsidRPr="00277429" w:rsidRDefault="009F1160" w:rsidP="00996550">
            <w:pPr>
              <w:widowControl w:val="0"/>
              <w:jc w:val="center"/>
              <w:rPr>
                <w:rFonts w:ascii="仿宋" w:eastAsia="仿宋" w:hAnsi="仿宋" w:cs="Times New Roman"/>
                <w:kern w:val="2"/>
                <w:sz w:val="22"/>
                <w:szCs w:val="22"/>
              </w:rPr>
            </w:pPr>
            <w:r w:rsidRPr="00791A7F">
              <w:rPr>
                <w:rFonts w:ascii="仿宋" w:eastAsia="仿宋" w:hAnsi="仿宋" w:cs="Times New Roman"/>
                <w:kern w:val="2"/>
                <w:sz w:val="22"/>
                <w:szCs w:val="22"/>
              </w:rPr>
              <w:t>14.73</w:t>
            </w:r>
          </w:p>
        </w:tc>
      </w:tr>
      <w:tr w:rsidR="009F1160" w:rsidRPr="00277429" w14:paraId="06FE228C" w14:textId="77777777" w:rsidTr="002E1323">
        <w:trPr>
          <w:trHeight w:val="312"/>
          <w:jc w:val="center"/>
        </w:trPr>
        <w:tc>
          <w:tcPr>
            <w:tcW w:w="55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0087616"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83</w:t>
            </w:r>
          </w:p>
        </w:tc>
        <w:tc>
          <w:tcPr>
            <w:tcW w:w="433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FA6D047"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南方上海金交易型开放式证券投资基金发起式联接基金</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1D912D08"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南方</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657948F9"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商品型-被动-ETF联接</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78F153B7"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2023-07-25</w:t>
            </w:r>
          </w:p>
        </w:tc>
        <w:tc>
          <w:tcPr>
            <w:tcW w:w="109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D259CD3" w14:textId="77777777" w:rsidR="009F1160" w:rsidRPr="00277429" w:rsidRDefault="009F1160" w:rsidP="00996550">
            <w:pPr>
              <w:widowControl w:val="0"/>
              <w:jc w:val="center"/>
              <w:rPr>
                <w:rFonts w:ascii="仿宋" w:eastAsia="仿宋" w:hAnsi="仿宋" w:cs="Times New Roman"/>
                <w:kern w:val="2"/>
                <w:sz w:val="22"/>
                <w:szCs w:val="22"/>
              </w:rPr>
            </w:pPr>
            <w:r w:rsidRPr="00791A7F">
              <w:rPr>
                <w:rFonts w:ascii="仿宋" w:eastAsia="仿宋" w:hAnsi="仿宋" w:cs="Times New Roman"/>
                <w:kern w:val="2"/>
                <w:sz w:val="22"/>
                <w:szCs w:val="22"/>
              </w:rPr>
              <w:t>4.56</w:t>
            </w:r>
          </w:p>
        </w:tc>
      </w:tr>
      <w:tr w:rsidR="009F1160" w:rsidRPr="00277429" w14:paraId="2E0D1E26" w14:textId="77777777" w:rsidTr="002E1323">
        <w:trPr>
          <w:trHeight w:val="312"/>
          <w:jc w:val="center"/>
        </w:trPr>
        <w:tc>
          <w:tcPr>
            <w:tcW w:w="55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E800ACE"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84</w:t>
            </w:r>
          </w:p>
        </w:tc>
        <w:tc>
          <w:tcPr>
            <w:tcW w:w="433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12B78A5"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南方中证通信服务交易型开放式指数证券投资基金</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2BC03CCA"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南方</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08E8EC20"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股票型-被动-ETF</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6AB739D3"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2023-07-28</w:t>
            </w:r>
          </w:p>
        </w:tc>
        <w:tc>
          <w:tcPr>
            <w:tcW w:w="109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2324852" w14:textId="77777777" w:rsidR="009F1160" w:rsidRPr="00277429" w:rsidRDefault="009F1160" w:rsidP="00996550">
            <w:pPr>
              <w:widowControl w:val="0"/>
              <w:jc w:val="center"/>
              <w:rPr>
                <w:rFonts w:ascii="仿宋" w:eastAsia="仿宋" w:hAnsi="仿宋" w:cs="Times New Roman"/>
                <w:kern w:val="2"/>
                <w:sz w:val="22"/>
                <w:szCs w:val="22"/>
              </w:rPr>
            </w:pPr>
            <w:r w:rsidRPr="00791A7F">
              <w:rPr>
                <w:rFonts w:ascii="仿宋" w:eastAsia="仿宋" w:hAnsi="仿宋" w:cs="Times New Roman"/>
                <w:kern w:val="2"/>
                <w:sz w:val="22"/>
                <w:szCs w:val="22"/>
              </w:rPr>
              <w:t>0.65</w:t>
            </w:r>
          </w:p>
        </w:tc>
      </w:tr>
      <w:tr w:rsidR="009F1160" w:rsidRPr="00277429" w14:paraId="5AB30C4A" w14:textId="77777777" w:rsidTr="002E1323">
        <w:trPr>
          <w:trHeight w:val="312"/>
          <w:jc w:val="center"/>
        </w:trPr>
        <w:tc>
          <w:tcPr>
            <w:tcW w:w="55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84A5FA9"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85</w:t>
            </w:r>
          </w:p>
        </w:tc>
        <w:tc>
          <w:tcPr>
            <w:tcW w:w="433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844B7A6"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南方中证2000交易型开放式指数证券投资基金</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2F4652AB"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南方</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37DE2B29"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股票型-被动-ETF</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612A90D8"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2023-09-07</w:t>
            </w:r>
          </w:p>
        </w:tc>
        <w:tc>
          <w:tcPr>
            <w:tcW w:w="109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9039D37" w14:textId="77777777" w:rsidR="009F1160" w:rsidRPr="00277429" w:rsidRDefault="009F1160" w:rsidP="00996550">
            <w:pPr>
              <w:widowControl w:val="0"/>
              <w:jc w:val="center"/>
              <w:rPr>
                <w:rFonts w:ascii="仿宋" w:eastAsia="仿宋" w:hAnsi="仿宋" w:cs="Times New Roman"/>
                <w:kern w:val="2"/>
                <w:sz w:val="22"/>
                <w:szCs w:val="22"/>
              </w:rPr>
            </w:pPr>
            <w:r w:rsidRPr="00791A7F">
              <w:rPr>
                <w:rFonts w:ascii="仿宋" w:eastAsia="仿宋" w:hAnsi="仿宋" w:cs="Times New Roman"/>
                <w:kern w:val="2"/>
                <w:sz w:val="22"/>
                <w:szCs w:val="22"/>
              </w:rPr>
              <w:t>7.66</w:t>
            </w:r>
          </w:p>
        </w:tc>
      </w:tr>
      <w:tr w:rsidR="009F1160" w:rsidRPr="00277429" w14:paraId="45FB97B4" w14:textId="77777777" w:rsidTr="002E1323">
        <w:trPr>
          <w:trHeight w:val="312"/>
          <w:jc w:val="center"/>
        </w:trPr>
        <w:tc>
          <w:tcPr>
            <w:tcW w:w="55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1EB4D66"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86</w:t>
            </w:r>
          </w:p>
        </w:tc>
        <w:tc>
          <w:tcPr>
            <w:tcW w:w="433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B0505B7"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南方</w:t>
            </w:r>
            <w:proofErr w:type="gramStart"/>
            <w:r w:rsidRPr="00277429">
              <w:rPr>
                <w:rFonts w:ascii="仿宋" w:eastAsia="仿宋" w:hAnsi="仿宋" w:cs="Times New Roman" w:hint="eastAsia"/>
                <w:kern w:val="2"/>
                <w:sz w:val="22"/>
                <w:szCs w:val="22"/>
              </w:rPr>
              <w:t>中证全指</w:t>
            </w:r>
            <w:proofErr w:type="gramEnd"/>
            <w:r w:rsidRPr="00277429">
              <w:rPr>
                <w:rFonts w:ascii="仿宋" w:eastAsia="仿宋" w:hAnsi="仿宋" w:cs="Times New Roman" w:hint="eastAsia"/>
                <w:kern w:val="2"/>
                <w:sz w:val="22"/>
                <w:szCs w:val="22"/>
              </w:rPr>
              <w:t>医疗保健设备与服务交易型开放式指数证券投资基金发起式联接基金</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6AB91824"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南方</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59E01509"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股票型-被动-ETF联接</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0493F30F"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2023-10-24</w:t>
            </w:r>
          </w:p>
        </w:tc>
        <w:tc>
          <w:tcPr>
            <w:tcW w:w="109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AE0326F" w14:textId="77777777" w:rsidR="009F1160" w:rsidRPr="00277429" w:rsidRDefault="009F1160" w:rsidP="00996550">
            <w:pPr>
              <w:widowControl w:val="0"/>
              <w:jc w:val="center"/>
              <w:rPr>
                <w:rFonts w:ascii="仿宋" w:eastAsia="仿宋" w:hAnsi="仿宋" w:cs="Times New Roman"/>
                <w:kern w:val="2"/>
                <w:sz w:val="22"/>
                <w:szCs w:val="22"/>
              </w:rPr>
            </w:pPr>
            <w:r w:rsidRPr="00791A7F">
              <w:rPr>
                <w:rFonts w:ascii="仿宋" w:eastAsia="仿宋" w:hAnsi="仿宋" w:cs="Times New Roman"/>
                <w:kern w:val="2"/>
                <w:sz w:val="22"/>
                <w:szCs w:val="22"/>
              </w:rPr>
              <w:t>0.22</w:t>
            </w:r>
          </w:p>
        </w:tc>
      </w:tr>
      <w:tr w:rsidR="009F1160" w:rsidRPr="00277429" w14:paraId="780A66B0" w14:textId="77777777" w:rsidTr="002E1323">
        <w:trPr>
          <w:trHeight w:val="312"/>
          <w:jc w:val="center"/>
        </w:trPr>
        <w:tc>
          <w:tcPr>
            <w:tcW w:w="55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FF7A3E3"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87</w:t>
            </w:r>
          </w:p>
        </w:tc>
        <w:tc>
          <w:tcPr>
            <w:tcW w:w="433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A5730F4"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南方富时中国国企开放共赢交易型开放式指数证券投资基金发起式联接基金</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3DFDD349"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南方</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4D9F7EC5"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股票型-被动-ETF联接</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7ACF30F1"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2023-11-21</w:t>
            </w:r>
          </w:p>
        </w:tc>
        <w:tc>
          <w:tcPr>
            <w:tcW w:w="109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9958489" w14:textId="77777777" w:rsidR="009F1160" w:rsidRPr="00277429" w:rsidRDefault="009F1160" w:rsidP="00996550">
            <w:pPr>
              <w:widowControl w:val="0"/>
              <w:jc w:val="center"/>
              <w:rPr>
                <w:rFonts w:ascii="仿宋" w:eastAsia="仿宋" w:hAnsi="仿宋" w:cs="Times New Roman"/>
                <w:kern w:val="2"/>
                <w:sz w:val="22"/>
                <w:szCs w:val="22"/>
              </w:rPr>
            </w:pPr>
            <w:r w:rsidRPr="00791A7F">
              <w:rPr>
                <w:rFonts w:ascii="仿宋" w:eastAsia="仿宋" w:hAnsi="仿宋" w:cs="Times New Roman"/>
                <w:kern w:val="2"/>
                <w:sz w:val="22"/>
                <w:szCs w:val="22"/>
              </w:rPr>
              <w:t>2.84</w:t>
            </w:r>
          </w:p>
        </w:tc>
      </w:tr>
      <w:tr w:rsidR="009F1160" w:rsidRPr="00277429" w14:paraId="38EBC69F" w14:textId="77777777" w:rsidTr="002E1323">
        <w:trPr>
          <w:trHeight w:val="312"/>
          <w:jc w:val="center"/>
        </w:trPr>
        <w:tc>
          <w:tcPr>
            <w:tcW w:w="55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21275EF"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88</w:t>
            </w:r>
          </w:p>
        </w:tc>
        <w:tc>
          <w:tcPr>
            <w:tcW w:w="433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9431F60"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南方</w:t>
            </w:r>
            <w:proofErr w:type="gramStart"/>
            <w:r w:rsidRPr="00277429">
              <w:rPr>
                <w:rFonts w:ascii="仿宋" w:eastAsia="仿宋" w:hAnsi="仿宋" w:cs="Times New Roman" w:hint="eastAsia"/>
                <w:kern w:val="2"/>
                <w:sz w:val="22"/>
                <w:szCs w:val="22"/>
              </w:rPr>
              <w:t>国证交通</w:t>
            </w:r>
            <w:proofErr w:type="gramEnd"/>
            <w:r w:rsidRPr="00277429">
              <w:rPr>
                <w:rFonts w:ascii="仿宋" w:eastAsia="仿宋" w:hAnsi="仿宋" w:cs="Times New Roman" w:hint="eastAsia"/>
                <w:kern w:val="2"/>
                <w:sz w:val="22"/>
                <w:szCs w:val="22"/>
              </w:rPr>
              <w:t>运输行业交易型开放式指数证券投资基金发起式联接基金</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7F177FA3"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南方</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43888148"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股票型-被动-ETF联接</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66D484BD"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2023-11-24</w:t>
            </w:r>
          </w:p>
        </w:tc>
        <w:tc>
          <w:tcPr>
            <w:tcW w:w="109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1F541D9" w14:textId="77777777" w:rsidR="009F1160" w:rsidRPr="00277429" w:rsidRDefault="009F1160" w:rsidP="00996550">
            <w:pPr>
              <w:widowControl w:val="0"/>
              <w:jc w:val="center"/>
              <w:rPr>
                <w:rFonts w:ascii="仿宋" w:eastAsia="仿宋" w:hAnsi="仿宋" w:cs="Times New Roman"/>
                <w:kern w:val="2"/>
                <w:sz w:val="22"/>
                <w:szCs w:val="22"/>
              </w:rPr>
            </w:pPr>
            <w:r w:rsidRPr="00791A7F">
              <w:rPr>
                <w:rFonts w:ascii="仿宋" w:eastAsia="仿宋" w:hAnsi="仿宋" w:cs="Times New Roman"/>
                <w:kern w:val="2"/>
                <w:sz w:val="22"/>
                <w:szCs w:val="22"/>
              </w:rPr>
              <w:t>0.19</w:t>
            </w:r>
          </w:p>
        </w:tc>
      </w:tr>
      <w:tr w:rsidR="009F1160" w:rsidRPr="00277429" w14:paraId="753DE53C" w14:textId="77777777" w:rsidTr="002E1323">
        <w:trPr>
          <w:trHeight w:val="312"/>
          <w:jc w:val="center"/>
        </w:trPr>
        <w:tc>
          <w:tcPr>
            <w:tcW w:w="55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82FA2B9"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89</w:t>
            </w:r>
          </w:p>
        </w:tc>
        <w:tc>
          <w:tcPr>
            <w:tcW w:w="433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6825F55"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南方中证电池主题指数发起式证券投资基金</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32902EB3"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南方</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605C554D"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股票型-被动-开放式</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514167BA"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2023-12-05</w:t>
            </w:r>
          </w:p>
        </w:tc>
        <w:tc>
          <w:tcPr>
            <w:tcW w:w="109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53534F8" w14:textId="77777777" w:rsidR="009F1160" w:rsidRPr="00277429" w:rsidRDefault="009F1160" w:rsidP="00996550">
            <w:pPr>
              <w:widowControl w:val="0"/>
              <w:jc w:val="center"/>
              <w:rPr>
                <w:rFonts w:ascii="仿宋" w:eastAsia="仿宋" w:hAnsi="仿宋" w:cs="Times New Roman"/>
                <w:kern w:val="2"/>
                <w:sz w:val="22"/>
                <w:szCs w:val="22"/>
              </w:rPr>
            </w:pPr>
            <w:r w:rsidRPr="00791A7F">
              <w:rPr>
                <w:rFonts w:ascii="仿宋" w:eastAsia="仿宋" w:hAnsi="仿宋" w:cs="Times New Roman"/>
                <w:kern w:val="2"/>
                <w:sz w:val="22"/>
                <w:szCs w:val="22"/>
              </w:rPr>
              <w:t>0.19</w:t>
            </w:r>
          </w:p>
        </w:tc>
      </w:tr>
      <w:tr w:rsidR="009F1160" w:rsidRPr="00277429" w14:paraId="53AF2997" w14:textId="77777777" w:rsidTr="002E1323">
        <w:trPr>
          <w:trHeight w:val="312"/>
          <w:jc w:val="center"/>
        </w:trPr>
        <w:tc>
          <w:tcPr>
            <w:tcW w:w="55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2901226"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90</w:t>
            </w:r>
          </w:p>
        </w:tc>
        <w:tc>
          <w:tcPr>
            <w:tcW w:w="433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C15369D"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南方上证</w:t>
            </w:r>
            <w:proofErr w:type="gramStart"/>
            <w:r w:rsidRPr="00277429">
              <w:rPr>
                <w:rFonts w:ascii="仿宋" w:eastAsia="仿宋" w:hAnsi="仿宋" w:cs="Times New Roman" w:hint="eastAsia"/>
                <w:kern w:val="2"/>
                <w:sz w:val="22"/>
                <w:szCs w:val="22"/>
              </w:rPr>
              <w:t>科创板</w:t>
            </w:r>
            <w:proofErr w:type="gramEnd"/>
            <w:r w:rsidRPr="00277429">
              <w:rPr>
                <w:rFonts w:ascii="仿宋" w:eastAsia="仿宋" w:hAnsi="仿宋" w:cs="Times New Roman" w:hint="eastAsia"/>
                <w:kern w:val="2"/>
                <w:sz w:val="22"/>
                <w:szCs w:val="22"/>
              </w:rPr>
              <w:t>100交易型开放式指数证券投资基金</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64DCF3B5"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南方</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0B7E5C52"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股票型-被动-ETF</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09A8690B"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2023-12-08</w:t>
            </w:r>
          </w:p>
        </w:tc>
        <w:tc>
          <w:tcPr>
            <w:tcW w:w="109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CD287C4" w14:textId="77777777" w:rsidR="009F1160" w:rsidRPr="00277429" w:rsidRDefault="009F1160" w:rsidP="00996550">
            <w:pPr>
              <w:widowControl w:val="0"/>
              <w:jc w:val="center"/>
              <w:rPr>
                <w:rFonts w:ascii="仿宋" w:eastAsia="仿宋" w:hAnsi="仿宋" w:cs="Times New Roman"/>
                <w:kern w:val="2"/>
                <w:sz w:val="22"/>
                <w:szCs w:val="22"/>
              </w:rPr>
            </w:pPr>
            <w:r w:rsidRPr="00791A7F">
              <w:rPr>
                <w:rFonts w:ascii="仿宋" w:eastAsia="仿宋" w:hAnsi="仿宋" w:cs="Times New Roman"/>
                <w:kern w:val="2"/>
                <w:sz w:val="22"/>
                <w:szCs w:val="22"/>
              </w:rPr>
              <w:t>3.59</w:t>
            </w:r>
          </w:p>
        </w:tc>
      </w:tr>
      <w:tr w:rsidR="009F1160" w:rsidRPr="00277429" w14:paraId="77FD4D97" w14:textId="77777777" w:rsidTr="002E1323">
        <w:trPr>
          <w:trHeight w:val="312"/>
          <w:jc w:val="center"/>
        </w:trPr>
        <w:tc>
          <w:tcPr>
            <w:tcW w:w="55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1DB7953" w14:textId="77777777" w:rsidR="009F1160" w:rsidRPr="00277429" w:rsidRDefault="009F1160" w:rsidP="00996550">
            <w:pPr>
              <w:widowControl w:val="0"/>
              <w:jc w:val="center"/>
              <w:rPr>
                <w:rFonts w:ascii="仿宋" w:eastAsia="仿宋" w:hAnsi="仿宋" w:cs="Times New Roman"/>
                <w:kern w:val="2"/>
                <w:sz w:val="22"/>
                <w:szCs w:val="22"/>
              </w:rPr>
            </w:pPr>
            <w:r w:rsidRPr="00BD647C">
              <w:rPr>
                <w:rFonts w:ascii="仿宋" w:eastAsia="仿宋" w:hAnsi="仿宋" w:cs="Times New Roman"/>
                <w:kern w:val="2"/>
                <w:sz w:val="22"/>
                <w:szCs w:val="22"/>
              </w:rPr>
              <w:t>91</w:t>
            </w:r>
          </w:p>
        </w:tc>
        <w:tc>
          <w:tcPr>
            <w:tcW w:w="433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BCA151B" w14:textId="77777777" w:rsidR="009F1160" w:rsidRPr="00277429" w:rsidRDefault="009F1160" w:rsidP="00996550">
            <w:pPr>
              <w:widowControl w:val="0"/>
              <w:jc w:val="center"/>
              <w:rPr>
                <w:rFonts w:ascii="仿宋" w:eastAsia="仿宋" w:hAnsi="仿宋" w:cs="Times New Roman"/>
                <w:kern w:val="2"/>
                <w:sz w:val="22"/>
                <w:szCs w:val="22"/>
              </w:rPr>
            </w:pPr>
            <w:r w:rsidRPr="00BD647C">
              <w:rPr>
                <w:rFonts w:ascii="仿宋" w:eastAsia="仿宋" w:hAnsi="仿宋" w:cs="Times New Roman"/>
                <w:kern w:val="2"/>
                <w:sz w:val="22"/>
                <w:szCs w:val="22"/>
              </w:rPr>
              <w:t>南方中</w:t>
            </w:r>
            <w:proofErr w:type="gramStart"/>
            <w:r w:rsidRPr="00BD647C">
              <w:rPr>
                <w:rFonts w:ascii="仿宋" w:eastAsia="仿宋" w:hAnsi="仿宋" w:cs="Times New Roman"/>
                <w:kern w:val="2"/>
                <w:sz w:val="22"/>
                <w:szCs w:val="22"/>
              </w:rPr>
              <w:t>证国新央企</w:t>
            </w:r>
            <w:proofErr w:type="gramEnd"/>
            <w:r w:rsidRPr="00BD647C">
              <w:rPr>
                <w:rFonts w:ascii="仿宋" w:eastAsia="仿宋" w:hAnsi="仿宋" w:cs="Times New Roman"/>
                <w:kern w:val="2"/>
                <w:sz w:val="22"/>
                <w:szCs w:val="22"/>
              </w:rPr>
              <w:t>科技引领交易型开放式指数证券投资基金联接基金</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7298903D"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南方</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61E2666D" w14:textId="77777777" w:rsidR="009F1160" w:rsidRPr="00277429" w:rsidRDefault="009F1160" w:rsidP="00996550">
            <w:pPr>
              <w:widowControl w:val="0"/>
              <w:jc w:val="center"/>
              <w:rPr>
                <w:rFonts w:ascii="仿宋" w:eastAsia="仿宋" w:hAnsi="仿宋" w:cs="Times New Roman"/>
                <w:kern w:val="2"/>
                <w:sz w:val="22"/>
                <w:szCs w:val="22"/>
              </w:rPr>
            </w:pPr>
            <w:r>
              <w:rPr>
                <w:rFonts w:ascii="仿宋" w:eastAsia="仿宋" w:hAnsi="仿宋" w:cs="Arial" w:hint="eastAsia"/>
                <w:sz w:val="22"/>
                <w:szCs w:val="22"/>
              </w:rPr>
              <w:t>股票型-被动-ETF联接</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45803D96" w14:textId="77777777" w:rsidR="009F1160" w:rsidRPr="00277429" w:rsidRDefault="009F1160" w:rsidP="00996550">
            <w:pPr>
              <w:widowControl w:val="0"/>
              <w:jc w:val="center"/>
              <w:rPr>
                <w:rFonts w:ascii="仿宋" w:eastAsia="仿宋" w:hAnsi="仿宋" w:cs="Times New Roman"/>
                <w:kern w:val="2"/>
                <w:sz w:val="22"/>
                <w:szCs w:val="22"/>
              </w:rPr>
            </w:pPr>
            <w:r w:rsidRPr="00CF3ADD">
              <w:t>2024-02-28</w:t>
            </w:r>
          </w:p>
        </w:tc>
        <w:tc>
          <w:tcPr>
            <w:tcW w:w="109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3C78319" w14:textId="77777777" w:rsidR="009F1160" w:rsidRPr="00277429" w:rsidRDefault="009F1160" w:rsidP="00996550">
            <w:pPr>
              <w:widowControl w:val="0"/>
              <w:jc w:val="center"/>
              <w:rPr>
                <w:rFonts w:ascii="仿宋" w:eastAsia="仿宋" w:hAnsi="仿宋" w:cs="Times New Roman"/>
                <w:kern w:val="2"/>
                <w:sz w:val="22"/>
                <w:szCs w:val="22"/>
              </w:rPr>
            </w:pPr>
            <w:r w:rsidRPr="00791A7F">
              <w:rPr>
                <w:rFonts w:ascii="仿宋" w:eastAsia="仿宋" w:hAnsi="仿宋" w:cs="Times New Roman"/>
                <w:kern w:val="2"/>
                <w:sz w:val="22"/>
                <w:szCs w:val="22"/>
              </w:rPr>
              <w:t>0.39</w:t>
            </w:r>
          </w:p>
        </w:tc>
      </w:tr>
      <w:tr w:rsidR="009F1160" w:rsidRPr="00277429" w14:paraId="428AF321" w14:textId="77777777" w:rsidTr="002E1323">
        <w:trPr>
          <w:trHeight w:val="312"/>
          <w:jc w:val="center"/>
        </w:trPr>
        <w:tc>
          <w:tcPr>
            <w:tcW w:w="55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B968F31" w14:textId="77777777" w:rsidR="009F1160" w:rsidRPr="00277429" w:rsidRDefault="009F1160" w:rsidP="00996550">
            <w:pPr>
              <w:widowControl w:val="0"/>
              <w:jc w:val="center"/>
              <w:rPr>
                <w:rFonts w:ascii="仿宋" w:eastAsia="仿宋" w:hAnsi="仿宋" w:cs="Times New Roman"/>
                <w:kern w:val="2"/>
                <w:sz w:val="22"/>
                <w:szCs w:val="22"/>
              </w:rPr>
            </w:pPr>
            <w:r w:rsidRPr="00BD647C">
              <w:rPr>
                <w:rFonts w:ascii="仿宋" w:eastAsia="仿宋" w:hAnsi="仿宋" w:cs="Times New Roman"/>
                <w:kern w:val="2"/>
                <w:sz w:val="22"/>
                <w:szCs w:val="22"/>
              </w:rPr>
              <w:t>92</w:t>
            </w:r>
          </w:p>
        </w:tc>
        <w:tc>
          <w:tcPr>
            <w:tcW w:w="433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A003605" w14:textId="77777777" w:rsidR="009F1160" w:rsidRPr="00277429" w:rsidRDefault="009F1160" w:rsidP="00996550">
            <w:pPr>
              <w:widowControl w:val="0"/>
              <w:jc w:val="center"/>
              <w:rPr>
                <w:rFonts w:ascii="仿宋" w:eastAsia="仿宋" w:hAnsi="仿宋" w:cs="Times New Roman"/>
                <w:kern w:val="2"/>
                <w:sz w:val="22"/>
                <w:szCs w:val="22"/>
              </w:rPr>
            </w:pPr>
            <w:r w:rsidRPr="00BD647C">
              <w:rPr>
                <w:rFonts w:ascii="仿宋" w:eastAsia="仿宋" w:hAnsi="仿宋" w:cs="Times New Roman"/>
                <w:kern w:val="2"/>
                <w:sz w:val="22"/>
                <w:szCs w:val="22"/>
              </w:rPr>
              <w:t>南方</w:t>
            </w:r>
            <w:proofErr w:type="gramStart"/>
            <w:r w:rsidRPr="00BD647C">
              <w:rPr>
                <w:rFonts w:ascii="仿宋" w:eastAsia="仿宋" w:hAnsi="仿宋" w:cs="Times New Roman"/>
                <w:kern w:val="2"/>
                <w:sz w:val="22"/>
                <w:szCs w:val="22"/>
              </w:rPr>
              <w:t>中证全指</w:t>
            </w:r>
            <w:proofErr w:type="gramEnd"/>
            <w:r w:rsidRPr="00BD647C">
              <w:rPr>
                <w:rFonts w:ascii="仿宋" w:eastAsia="仿宋" w:hAnsi="仿宋" w:cs="Times New Roman"/>
                <w:kern w:val="2"/>
                <w:sz w:val="22"/>
                <w:szCs w:val="22"/>
              </w:rPr>
              <w:t>计算机交易型开放式指数证券投资基金</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25255B40"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南方</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252A5C46" w14:textId="77777777" w:rsidR="009F1160" w:rsidRPr="00277429" w:rsidRDefault="009F1160" w:rsidP="00996550">
            <w:pPr>
              <w:widowControl w:val="0"/>
              <w:jc w:val="center"/>
              <w:rPr>
                <w:rFonts w:ascii="仿宋" w:eastAsia="仿宋" w:hAnsi="仿宋" w:cs="Times New Roman"/>
                <w:kern w:val="2"/>
                <w:sz w:val="22"/>
                <w:szCs w:val="22"/>
              </w:rPr>
            </w:pPr>
            <w:r>
              <w:rPr>
                <w:rFonts w:ascii="仿宋" w:eastAsia="仿宋" w:hAnsi="仿宋" w:cs="Arial" w:hint="eastAsia"/>
                <w:sz w:val="22"/>
                <w:szCs w:val="22"/>
              </w:rPr>
              <w:t>股票型-被动-ETF</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6522C1D8" w14:textId="77777777" w:rsidR="009F1160" w:rsidRPr="00277429" w:rsidRDefault="009F1160" w:rsidP="00996550">
            <w:pPr>
              <w:widowControl w:val="0"/>
              <w:jc w:val="center"/>
              <w:rPr>
                <w:rFonts w:ascii="仿宋" w:eastAsia="仿宋" w:hAnsi="仿宋" w:cs="Times New Roman"/>
                <w:kern w:val="2"/>
                <w:sz w:val="22"/>
                <w:szCs w:val="22"/>
              </w:rPr>
            </w:pPr>
            <w:r w:rsidRPr="00CF3ADD">
              <w:t>2024-03-07</w:t>
            </w:r>
          </w:p>
        </w:tc>
        <w:tc>
          <w:tcPr>
            <w:tcW w:w="109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1736233" w14:textId="77777777" w:rsidR="009F1160" w:rsidRPr="00277429" w:rsidRDefault="009F1160" w:rsidP="00996550">
            <w:pPr>
              <w:widowControl w:val="0"/>
              <w:jc w:val="center"/>
              <w:rPr>
                <w:rFonts w:ascii="仿宋" w:eastAsia="仿宋" w:hAnsi="仿宋" w:cs="Times New Roman"/>
                <w:kern w:val="2"/>
                <w:sz w:val="22"/>
                <w:szCs w:val="22"/>
              </w:rPr>
            </w:pPr>
            <w:r w:rsidRPr="00791A7F">
              <w:rPr>
                <w:rFonts w:ascii="仿宋" w:eastAsia="仿宋" w:hAnsi="仿宋" w:cs="Times New Roman"/>
                <w:kern w:val="2"/>
                <w:sz w:val="22"/>
                <w:szCs w:val="22"/>
              </w:rPr>
              <w:t>0.88</w:t>
            </w:r>
          </w:p>
        </w:tc>
      </w:tr>
      <w:tr w:rsidR="009F1160" w:rsidRPr="00277429" w14:paraId="049334D7" w14:textId="77777777" w:rsidTr="002E1323">
        <w:trPr>
          <w:trHeight w:val="312"/>
          <w:jc w:val="center"/>
        </w:trPr>
        <w:tc>
          <w:tcPr>
            <w:tcW w:w="55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79E0018" w14:textId="77777777" w:rsidR="009F1160" w:rsidRPr="00277429" w:rsidRDefault="009F1160" w:rsidP="00996550">
            <w:pPr>
              <w:widowControl w:val="0"/>
              <w:jc w:val="center"/>
              <w:rPr>
                <w:rFonts w:ascii="仿宋" w:eastAsia="仿宋" w:hAnsi="仿宋" w:cs="Times New Roman"/>
                <w:kern w:val="2"/>
                <w:sz w:val="22"/>
                <w:szCs w:val="22"/>
              </w:rPr>
            </w:pPr>
            <w:r w:rsidRPr="00BD647C">
              <w:rPr>
                <w:rFonts w:ascii="仿宋" w:eastAsia="仿宋" w:hAnsi="仿宋" w:cs="Times New Roman"/>
                <w:kern w:val="2"/>
                <w:sz w:val="22"/>
                <w:szCs w:val="22"/>
              </w:rPr>
              <w:t>93</w:t>
            </w:r>
          </w:p>
        </w:tc>
        <w:tc>
          <w:tcPr>
            <w:tcW w:w="433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3768C7C" w14:textId="77777777" w:rsidR="009F1160" w:rsidRPr="00277429" w:rsidRDefault="009F1160" w:rsidP="00996550">
            <w:pPr>
              <w:widowControl w:val="0"/>
              <w:jc w:val="center"/>
              <w:rPr>
                <w:rFonts w:ascii="仿宋" w:eastAsia="仿宋" w:hAnsi="仿宋" w:cs="Times New Roman"/>
                <w:kern w:val="2"/>
                <w:sz w:val="22"/>
                <w:szCs w:val="22"/>
              </w:rPr>
            </w:pPr>
            <w:r w:rsidRPr="00BD647C">
              <w:rPr>
                <w:rFonts w:ascii="仿宋" w:eastAsia="仿宋" w:hAnsi="仿宋" w:cs="Times New Roman"/>
                <w:kern w:val="2"/>
                <w:sz w:val="22"/>
                <w:szCs w:val="22"/>
              </w:rPr>
              <w:t>南方上证</w:t>
            </w:r>
            <w:proofErr w:type="gramStart"/>
            <w:r w:rsidRPr="00BD647C">
              <w:rPr>
                <w:rFonts w:ascii="仿宋" w:eastAsia="仿宋" w:hAnsi="仿宋" w:cs="Times New Roman"/>
                <w:kern w:val="2"/>
                <w:sz w:val="22"/>
                <w:szCs w:val="22"/>
              </w:rPr>
              <w:t>科创板</w:t>
            </w:r>
            <w:proofErr w:type="gramEnd"/>
            <w:r w:rsidRPr="00BD647C">
              <w:rPr>
                <w:rFonts w:ascii="仿宋" w:eastAsia="仿宋" w:hAnsi="仿宋" w:cs="Times New Roman"/>
                <w:kern w:val="2"/>
                <w:sz w:val="22"/>
                <w:szCs w:val="22"/>
              </w:rPr>
              <w:t>新材料交易型开放式指数证券投资基金发起式联接基金</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65F83CDF"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南方</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7F443051" w14:textId="77777777" w:rsidR="009F1160" w:rsidRPr="00277429" w:rsidRDefault="009F1160" w:rsidP="00996550">
            <w:pPr>
              <w:widowControl w:val="0"/>
              <w:jc w:val="center"/>
              <w:rPr>
                <w:rFonts w:ascii="仿宋" w:eastAsia="仿宋" w:hAnsi="仿宋" w:cs="Times New Roman"/>
                <w:kern w:val="2"/>
                <w:sz w:val="22"/>
                <w:szCs w:val="22"/>
              </w:rPr>
            </w:pPr>
            <w:r>
              <w:rPr>
                <w:rFonts w:ascii="仿宋" w:eastAsia="仿宋" w:hAnsi="仿宋" w:cs="Arial" w:hint="eastAsia"/>
                <w:sz w:val="22"/>
                <w:szCs w:val="22"/>
              </w:rPr>
              <w:t>股票型-被动-ETF联接</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75FE968C" w14:textId="77777777" w:rsidR="009F1160" w:rsidRPr="00277429" w:rsidRDefault="009F1160" w:rsidP="00996550">
            <w:pPr>
              <w:widowControl w:val="0"/>
              <w:jc w:val="center"/>
              <w:rPr>
                <w:rFonts w:ascii="仿宋" w:eastAsia="仿宋" w:hAnsi="仿宋" w:cs="Times New Roman"/>
                <w:kern w:val="2"/>
                <w:sz w:val="22"/>
                <w:szCs w:val="22"/>
              </w:rPr>
            </w:pPr>
            <w:r w:rsidRPr="00CF3ADD">
              <w:t>2024-03-12</w:t>
            </w:r>
          </w:p>
        </w:tc>
        <w:tc>
          <w:tcPr>
            <w:tcW w:w="109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2E27444" w14:textId="77777777" w:rsidR="009F1160" w:rsidRPr="00277429" w:rsidRDefault="009F1160" w:rsidP="00996550">
            <w:pPr>
              <w:widowControl w:val="0"/>
              <w:jc w:val="center"/>
              <w:rPr>
                <w:rFonts w:ascii="仿宋" w:eastAsia="仿宋" w:hAnsi="仿宋" w:cs="Times New Roman"/>
                <w:kern w:val="2"/>
                <w:sz w:val="22"/>
                <w:szCs w:val="22"/>
              </w:rPr>
            </w:pPr>
            <w:r w:rsidRPr="00791A7F">
              <w:rPr>
                <w:rFonts w:ascii="仿宋" w:eastAsia="仿宋" w:hAnsi="仿宋" w:cs="Times New Roman"/>
                <w:kern w:val="2"/>
                <w:sz w:val="22"/>
                <w:szCs w:val="22"/>
              </w:rPr>
              <w:t>0.33</w:t>
            </w:r>
          </w:p>
        </w:tc>
      </w:tr>
      <w:tr w:rsidR="009F1160" w:rsidRPr="00277429" w14:paraId="4F04A159" w14:textId="77777777" w:rsidTr="002E1323">
        <w:trPr>
          <w:trHeight w:val="312"/>
          <w:jc w:val="center"/>
        </w:trPr>
        <w:tc>
          <w:tcPr>
            <w:tcW w:w="55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E5ED14F" w14:textId="77777777" w:rsidR="009F1160" w:rsidRPr="00277429" w:rsidRDefault="009F1160" w:rsidP="00996550">
            <w:pPr>
              <w:widowControl w:val="0"/>
              <w:jc w:val="center"/>
              <w:rPr>
                <w:rFonts w:ascii="仿宋" w:eastAsia="仿宋" w:hAnsi="仿宋" w:cs="Times New Roman"/>
                <w:kern w:val="2"/>
                <w:sz w:val="22"/>
                <w:szCs w:val="22"/>
              </w:rPr>
            </w:pPr>
            <w:r w:rsidRPr="00BD647C">
              <w:rPr>
                <w:rFonts w:ascii="仿宋" w:eastAsia="仿宋" w:hAnsi="仿宋" w:cs="Times New Roman"/>
                <w:kern w:val="2"/>
                <w:sz w:val="22"/>
                <w:szCs w:val="22"/>
              </w:rPr>
              <w:t>94</w:t>
            </w:r>
          </w:p>
        </w:tc>
        <w:tc>
          <w:tcPr>
            <w:tcW w:w="433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69075D4" w14:textId="77777777" w:rsidR="009F1160" w:rsidRPr="00277429" w:rsidRDefault="009F1160" w:rsidP="00996550">
            <w:pPr>
              <w:widowControl w:val="0"/>
              <w:jc w:val="center"/>
              <w:rPr>
                <w:rFonts w:ascii="仿宋" w:eastAsia="仿宋" w:hAnsi="仿宋" w:cs="Times New Roman"/>
                <w:kern w:val="2"/>
                <w:sz w:val="22"/>
                <w:szCs w:val="22"/>
              </w:rPr>
            </w:pPr>
            <w:r w:rsidRPr="00BD647C">
              <w:rPr>
                <w:rFonts w:ascii="仿宋" w:eastAsia="仿宋" w:hAnsi="仿宋" w:cs="Times New Roman"/>
                <w:kern w:val="2"/>
                <w:sz w:val="22"/>
                <w:szCs w:val="22"/>
              </w:rPr>
              <w:t>南方中证机器人指数发起式证券投资基金</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5F050D59"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南方</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5FDDE62C" w14:textId="77777777" w:rsidR="009F1160" w:rsidRPr="00277429" w:rsidRDefault="009F1160" w:rsidP="00996550">
            <w:pPr>
              <w:widowControl w:val="0"/>
              <w:jc w:val="center"/>
              <w:rPr>
                <w:rFonts w:ascii="仿宋" w:eastAsia="仿宋" w:hAnsi="仿宋" w:cs="Times New Roman"/>
                <w:kern w:val="2"/>
                <w:sz w:val="22"/>
                <w:szCs w:val="22"/>
              </w:rPr>
            </w:pPr>
            <w:r>
              <w:rPr>
                <w:rFonts w:ascii="仿宋" w:eastAsia="仿宋" w:hAnsi="仿宋" w:cs="Arial" w:hint="eastAsia"/>
                <w:sz w:val="22"/>
                <w:szCs w:val="22"/>
              </w:rPr>
              <w:t>股票型-被动-开放式</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5ED413D4" w14:textId="77777777" w:rsidR="009F1160" w:rsidRPr="00277429" w:rsidRDefault="009F1160" w:rsidP="00996550">
            <w:pPr>
              <w:widowControl w:val="0"/>
              <w:jc w:val="center"/>
              <w:rPr>
                <w:rFonts w:ascii="仿宋" w:eastAsia="仿宋" w:hAnsi="仿宋" w:cs="Times New Roman"/>
                <w:kern w:val="2"/>
                <w:sz w:val="22"/>
                <w:szCs w:val="22"/>
              </w:rPr>
            </w:pPr>
            <w:r w:rsidRPr="00CF3ADD">
              <w:t>2024-03-13</w:t>
            </w:r>
          </w:p>
        </w:tc>
        <w:tc>
          <w:tcPr>
            <w:tcW w:w="109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90990CC" w14:textId="77777777" w:rsidR="009F1160" w:rsidRPr="00277429" w:rsidRDefault="009F1160" w:rsidP="00996550">
            <w:pPr>
              <w:widowControl w:val="0"/>
              <w:jc w:val="center"/>
              <w:rPr>
                <w:rFonts w:ascii="仿宋" w:eastAsia="仿宋" w:hAnsi="仿宋" w:cs="Times New Roman"/>
                <w:kern w:val="2"/>
                <w:sz w:val="22"/>
                <w:szCs w:val="22"/>
              </w:rPr>
            </w:pPr>
            <w:r w:rsidRPr="00791A7F">
              <w:rPr>
                <w:rFonts w:ascii="仿宋" w:eastAsia="仿宋" w:hAnsi="仿宋" w:cs="Times New Roman"/>
                <w:kern w:val="2"/>
                <w:sz w:val="22"/>
                <w:szCs w:val="22"/>
              </w:rPr>
              <w:t>1.03</w:t>
            </w:r>
          </w:p>
        </w:tc>
      </w:tr>
      <w:tr w:rsidR="009F1160" w:rsidRPr="00277429" w14:paraId="29A4C895" w14:textId="77777777" w:rsidTr="002E1323">
        <w:trPr>
          <w:trHeight w:val="312"/>
          <w:jc w:val="center"/>
        </w:trPr>
        <w:tc>
          <w:tcPr>
            <w:tcW w:w="55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FAEB8DB" w14:textId="77777777" w:rsidR="009F1160" w:rsidRPr="00277429" w:rsidRDefault="009F1160" w:rsidP="00996550">
            <w:pPr>
              <w:widowControl w:val="0"/>
              <w:jc w:val="center"/>
              <w:rPr>
                <w:rFonts w:ascii="仿宋" w:eastAsia="仿宋" w:hAnsi="仿宋" w:cs="Times New Roman"/>
                <w:kern w:val="2"/>
                <w:sz w:val="22"/>
                <w:szCs w:val="22"/>
              </w:rPr>
            </w:pPr>
            <w:r w:rsidRPr="00BD647C">
              <w:rPr>
                <w:rFonts w:ascii="仿宋" w:eastAsia="仿宋" w:hAnsi="仿宋" w:cs="Times New Roman"/>
                <w:kern w:val="2"/>
                <w:sz w:val="22"/>
                <w:szCs w:val="22"/>
              </w:rPr>
              <w:t>95</w:t>
            </w:r>
          </w:p>
        </w:tc>
        <w:tc>
          <w:tcPr>
            <w:tcW w:w="433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CF6AE7B" w14:textId="77777777" w:rsidR="009F1160" w:rsidRPr="00277429" w:rsidRDefault="009F1160" w:rsidP="00996550">
            <w:pPr>
              <w:widowControl w:val="0"/>
              <w:jc w:val="center"/>
              <w:rPr>
                <w:rFonts w:ascii="仿宋" w:eastAsia="仿宋" w:hAnsi="仿宋" w:cs="Times New Roman"/>
                <w:kern w:val="2"/>
                <w:sz w:val="22"/>
                <w:szCs w:val="22"/>
              </w:rPr>
            </w:pPr>
            <w:r w:rsidRPr="00BD647C">
              <w:rPr>
                <w:rFonts w:ascii="仿宋" w:eastAsia="仿宋" w:hAnsi="仿宋" w:cs="Times New Roman"/>
                <w:kern w:val="2"/>
                <w:sz w:val="22"/>
                <w:szCs w:val="22"/>
              </w:rPr>
              <w:t>南方中</w:t>
            </w:r>
            <w:proofErr w:type="gramStart"/>
            <w:r w:rsidRPr="00BD647C">
              <w:rPr>
                <w:rFonts w:ascii="仿宋" w:eastAsia="仿宋" w:hAnsi="仿宋" w:cs="Times New Roman"/>
                <w:kern w:val="2"/>
                <w:sz w:val="22"/>
                <w:szCs w:val="22"/>
              </w:rPr>
              <w:t>证光伏产业</w:t>
            </w:r>
            <w:proofErr w:type="gramEnd"/>
            <w:r w:rsidRPr="00BD647C">
              <w:rPr>
                <w:rFonts w:ascii="仿宋" w:eastAsia="仿宋" w:hAnsi="仿宋" w:cs="Times New Roman"/>
                <w:kern w:val="2"/>
                <w:sz w:val="22"/>
                <w:szCs w:val="22"/>
              </w:rPr>
              <w:t>指数发起式证券投资基金</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4E908783"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南方</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19AB9CE9" w14:textId="77777777" w:rsidR="009F1160" w:rsidRPr="00277429" w:rsidRDefault="009F1160" w:rsidP="00996550">
            <w:pPr>
              <w:widowControl w:val="0"/>
              <w:jc w:val="center"/>
              <w:rPr>
                <w:rFonts w:ascii="仿宋" w:eastAsia="仿宋" w:hAnsi="仿宋" w:cs="Times New Roman"/>
                <w:kern w:val="2"/>
                <w:sz w:val="22"/>
                <w:szCs w:val="22"/>
              </w:rPr>
            </w:pPr>
            <w:r>
              <w:rPr>
                <w:rFonts w:ascii="仿宋" w:eastAsia="仿宋" w:hAnsi="仿宋" w:cs="Arial" w:hint="eastAsia"/>
                <w:sz w:val="22"/>
                <w:szCs w:val="22"/>
              </w:rPr>
              <w:t>股票型-被动-开放式</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67AF54D5" w14:textId="77777777" w:rsidR="009F1160" w:rsidRPr="00277429" w:rsidRDefault="009F1160" w:rsidP="00996550">
            <w:pPr>
              <w:widowControl w:val="0"/>
              <w:jc w:val="center"/>
              <w:rPr>
                <w:rFonts w:ascii="仿宋" w:eastAsia="仿宋" w:hAnsi="仿宋" w:cs="Times New Roman"/>
                <w:kern w:val="2"/>
                <w:sz w:val="22"/>
                <w:szCs w:val="22"/>
              </w:rPr>
            </w:pPr>
            <w:r w:rsidRPr="00CF3ADD">
              <w:t>2024-03-19</w:t>
            </w:r>
          </w:p>
        </w:tc>
        <w:tc>
          <w:tcPr>
            <w:tcW w:w="109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C566671" w14:textId="77777777" w:rsidR="009F1160" w:rsidRPr="00277429" w:rsidRDefault="009F1160" w:rsidP="00996550">
            <w:pPr>
              <w:widowControl w:val="0"/>
              <w:jc w:val="center"/>
              <w:rPr>
                <w:rFonts w:ascii="仿宋" w:eastAsia="仿宋" w:hAnsi="仿宋" w:cs="Times New Roman"/>
                <w:kern w:val="2"/>
                <w:sz w:val="22"/>
                <w:szCs w:val="22"/>
              </w:rPr>
            </w:pPr>
            <w:r w:rsidRPr="00791A7F">
              <w:rPr>
                <w:rFonts w:ascii="仿宋" w:eastAsia="仿宋" w:hAnsi="仿宋" w:cs="Times New Roman"/>
                <w:kern w:val="2"/>
                <w:sz w:val="22"/>
                <w:szCs w:val="22"/>
              </w:rPr>
              <w:t>0.22</w:t>
            </w:r>
          </w:p>
        </w:tc>
      </w:tr>
      <w:tr w:rsidR="009F1160" w:rsidRPr="00277429" w14:paraId="181425CD" w14:textId="77777777" w:rsidTr="002E1323">
        <w:trPr>
          <w:trHeight w:val="312"/>
          <w:jc w:val="center"/>
        </w:trPr>
        <w:tc>
          <w:tcPr>
            <w:tcW w:w="55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1AFB334" w14:textId="77777777" w:rsidR="009F1160" w:rsidRPr="00277429" w:rsidRDefault="009F1160" w:rsidP="00996550">
            <w:pPr>
              <w:widowControl w:val="0"/>
              <w:jc w:val="center"/>
              <w:rPr>
                <w:rFonts w:ascii="仿宋" w:eastAsia="仿宋" w:hAnsi="仿宋" w:cs="Times New Roman"/>
                <w:kern w:val="2"/>
                <w:sz w:val="22"/>
                <w:szCs w:val="22"/>
              </w:rPr>
            </w:pPr>
            <w:r w:rsidRPr="00BD647C">
              <w:rPr>
                <w:rFonts w:ascii="仿宋" w:eastAsia="仿宋" w:hAnsi="仿宋" w:cs="Times New Roman"/>
                <w:kern w:val="2"/>
                <w:sz w:val="22"/>
                <w:szCs w:val="22"/>
              </w:rPr>
              <w:t>96</w:t>
            </w:r>
          </w:p>
        </w:tc>
        <w:tc>
          <w:tcPr>
            <w:tcW w:w="433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C7A98C6" w14:textId="77777777" w:rsidR="009F1160" w:rsidRPr="00277429" w:rsidRDefault="009F1160" w:rsidP="00996550">
            <w:pPr>
              <w:widowControl w:val="0"/>
              <w:jc w:val="center"/>
              <w:rPr>
                <w:rFonts w:ascii="仿宋" w:eastAsia="仿宋" w:hAnsi="仿宋" w:cs="Times New Roman"/>
                <w:kern w:val="2"/>
                <w:sz w:val="22"/>
                <w:szCs w:val="22"/>
              </w:rPr>
            </w:pPr>
            <w:r w:rsidRPr="00BD647C">
              <w:rPr>
                <w:rFonts w:ascii="仿宋" w:eastAsia="仿宋" w:hAnsi="仿宋" w:cs="Times New Roman"/>
                <w:kern w:val="2"/>
                <w:sz w:val="22"/>
                <w:szCs w:val="22"/>
              </w:rPr>
              <w:t>南方中证半导体产业指数发起式证券投资</w:t>
            </w:r>
            <w:r w:rsidRPr="00BD647C">
              <w:rPr>
                <w:rFonts w:ascii="仿宋" w:eastAsia="仿宋" w:hAnsi="仿宋" w:cs="Times New Roman"/>
                <w:kern w:val="2"/>
                <w:sz w:val="22"/>
                <w:szCs w:val="22"/>
              </w:rPr>
              <w:lastRenderedPageBreak/>
              <w:t>基金</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4643B753"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lastRenderedPageBreak/>
              <w:t>南方</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2EDCCB5D" w14:textId="77777777" w:rsidR="009F1160" w:rsidRPr="00277429" w:rsidRDefault="009F1160" w:rsidP="00996550">
            <w:pPr>
              <w:widowControl w:val="0"/>
              <w:jc w:val="center"/>
              <w:rPr>
                <w:rFonts w:ascii="仿宋" w:eastAsia="仿宋" w:hAnsi="仿宋" w:cs="Times New Roman"/>
                <w:kern w:val="2"/>
                <w:sz w:val="22"/>
                <w:szCs w:val="22"/>
              </w:rPr>
            </w:pPr>
            <w:r>
              <w:rPr>
                <w:rFonts w:ascii="仿宋" w:eastAsia="仿宋" w:hAnsi="仿宋" w:cs="Arial" w:hint="eastAsia"/>
                <w:sz w:val="22"/>
                <w:szCs w:val="22"/>
              </w:rPr>
              <w:t>股票型-被动-开放式</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67726AF3" w14:textId="77777777" w:rsidR="009F1160" w:rsidRPr="00277429" w:rsidRDefault="009F1160" w:rsidP="00996550">
            <w:pPr>
              <w:widowControl w:val="0"/>
              <w:jc w:val="center"/>
              <w:rPr>
                <w:rFonts w:ascii="仿宋" w:eastAsia="仿宋" w:hAnsi="仿宋" w:cs="Times New Roman"/>
                <w:kern w:val="2"/>
                <w:sz w:val="22"/>
                <w:szCs w:val="22"/>
              </w:rPr>
            </w:pPr>
            <w:r w:rsidRPr="00CF3ADD">
              <w:t>2024-03-29</w:t>
            </w:r>
          </w:p>
        </w:tc>
        <w:tc>
          <w:tcPr>
            <w:tcW w:w="109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B7DE703" w14:textId="77777777" w:rsidR="009F1160" w:rsidRPr="00277429" w:rsidRDefault="009F1160" w:rsidP="00996550">
            <w:pPr>
              <w:widowControl w:val="0"/>
              <w:jc w:val="center"/>
              <w:rPr>
                <w:rFonts w:ascii="仿宋" w:eastAsia="仿宋" w:hAnsi="仿宋" w:cs="Times New Roman"/>
                <w:kern w:val="2"/>
                <w:sz w:val="22"/>
                <w:szCs w:val="22"/>
              </w:rPr>
            </w:pPr>
            <w:r w:rsidRPr="00791A7F">
              <w:rPr>
                <w:rFonts w:ascii="仿宋" w:eastAsia="仿宋" w:hAnsi="仿宋" w:cs="Times New Roman"/>
                <w:kern w:val="2"/>
                <w:sz w:val="22"/>
                <w:szCs w:val="22"/>
              </w:rPr>
              <w:t>1.66</w:t>
            </w:r>
          </w:p>
        </w:tc>
      </w:tr>
      <w:tr w:rsidR="009F1160" w:rsidRPr="00277429" w14:paraId="3109BE8B" w14:textId="77777777" w:rsidTr="002E1323">
        <w:trPr>
          <w:trHeight w:val="312"/>
          <w:jc w:val="center"/>
        </w:trPr>
        <w:tc>
          <w:tcPr>
            <w:tcW w:w="55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7FAD66E" w14:textId="77777777" w:rsidR="009F1160" w:rsidRPr="00277429" w:rsidRDefault="009F1160" w:rsidP="00996550">
            <w:pPr>
              <w:widowControl w:val="0"/>
              <w:jc w:val="center"/>
              <w:rPr>
                <w:rFonts w:ascii="仿宋" w:eastAsia="仿宋" w:hAnsi="仿宋" w:cs="Times New Roman"/>
                <w:kern w:val="2"/>
                <w:sz w:val="22"/>
                <w:szCs w:val="22"/>
              </w:rPr>
            </w:pPr>
            <w:r w:rsidRPr="00BD647C">
              <w:rPr>
                <w:rFonts w:ascii="仿宋" w:eastAsia="仿宋" w:hAnsi="仿宋" w:cs="Times New Roman"/>
                <w:kern w:val="2"/>
                <w:sz w:val="22"/>
                <w:szCs w:val="22"/>
              </w:rPr>
              <w:t>97</w:t>
            </w:r>
          </w:p>
        </w:tc>
        <w:tc>
          <w:tcPr>
            <w:tcW w:w="433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D011333" w14:textId="77777777" w:rsidR="009F1160" w:rsidRPr="00277429" w:rsidRDefault="009F1160" w:rsidP="00996550">
            <w:pPr>
              <w:widowControl w:val="0"/>
              <w:jc w:val="center"/>
              <w:rPr>
                <w:rFonts w:ascii="仿宋" w:eastAsia="仿宋" w:hAnsi="仿宋" w:cs="Times New Roman"/>
                <w:kern w:val="2"/>
                <w:sz w:val="22"/>
                <w:szCs w:val="22"/>
              </w:rPr>
            </w:pPr>
            <w:r w:rsidRPr="00BD647C">
              <w:rPr>
                <w:rFonts w:ascii="仿宋" w:eastAsia="仿宋" w:hAnsi="仿宋" w:cs="Times New Roman"/>
                <w:kern w:val="2"/>
                <w:sz w:val="22"/>
                <w:szCs w:val="22"/>
              </w:rPr>
              <w:t>南方上证</w:t>
            </w:r>
            <w:proofErr w:type="gramStart"/>
            <w:r w:rsidRPr="00BD647C">
              <w:rPr>
                <w:rFonts w:ascii="仿宋" w:eastAsia="仿宋" w:hAnsi="仿宋" w:cs="Times New Roman"/>
                <w:kern w:val="2"/>
                <w:sz w:val="22"/>
                <w:szCs w:val="22"/>
              </w:rPr>
              <w:t>科创板</w:t>
            </w:r>
            <w:proofErr w:type="gramEnd"/>
            <w:r w:rsidRPr="00BD647C">
              <w:rPr>
                <w:rFonts w:ascii="仿宋" w:eastAsia="仿宋" w:hAnsi="仿宋" w:cs="Times New Roman"/>
                <w:kern w:val="2"/>
                <w:sz w:val="22"/>
                <w:szCs w:val="22"/>
              </w:rPr>
              <w:t>芯片交易型开放式指数证券投资基金</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3D4A722E"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南方</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6C0B22B4" w14:textId="77777777" w:rsidR="009F1160" w:rsidRPr="00277429" w:rsidRDefault="009F1160" w:rsidP="00996550">
            <w:pPr>
              <w:widowControl w:val="0"/>
              <w:jc w:val="center"/>
              <w:rPr>
                <w:rFonts w:ascii="仿宋" w:eastAsia="仿宋" w:hAnsi="仿宋" w:cs="Times New Roman"/>
                <w:kern w:val="2"/>
                <w:sz w:val="22"/>
                <w:szCs w:val="22"/>
              </w:rPr>
            </w:pPr>
            <w:r>
              <w:rPr>
                <w:rFonts w:ascii="仿宋" w:eastAsia="仿宋" w:hAnsi="仿宋" w:cs="Arial" w:hint="eastAsia"/>
                <w:sz w:val="22"/>
                <w:szCs w:val="22"/>
              </w:rPr>
              <w:t>股票型-被动-ETF</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023F44FC" w14:textId="77777777" w:rsidR="009F1160" w:rsidRPr="00277429" w:rsidRDefault="009F1160" w:rsidP="00996550">
            <w:pPr>
              <w:widowControl w:val="0"/>
              <w:jc w:val="center"/>
              <w:rPr>
                <w:rFonts w:ascii="仿宋" w:eastAsia="仿宋" w:hAnsi="仿宋" w:cs="Times New Roman"/>
                <w:kern w:val="2"/>
                <w:sz w:val="22"/>
                <w:szCs w:val="22"/>
              </w:rPr>
            </w:pPr>
            <w:r w:rsidRPr="00CF3ADD">
              <w:t>2024-04-15</w:t>
            </w:r>
          </w:p>
        </w:tc>
        <w:tc>
          <w:tcPr>
            <w:tcW w:w="109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046391C" w14:textId="77777777" w:rsidR="009F1160" w:rsidRPr="00277429" w:rsidRDefault="009F1160" w:rsidP="00996550">
            <w:pPr>
              <w:widowControl w:val="0"/>
              <w:jc w:val="center"/>
              <w:rPr>
                <w:rFonts w:ascii="仿宋" w:eastAsia="仿宋" w:hAnsi="仿宋" w:cs="Times New Roman"/>
                <w:kern w:val="2"/>
                <w:sz w:val="22"/>
                <w:szCs w:val="22"/>
              </w:rPr>
            </w:pPr>
            <w:r w:rsidRPr="00791A7F">
              <w:rPr>
                <w:rFonts w:ascii="仿宋" w:eastAsia="仿宋" w:hAnsi="仿宋" w:cs="Times New Roman"/>
                <w:kern w:val="2"/>
                <w:sz w:val="22"/>
                <w:szCs w:val="22"/>
              </w:rPr>
              <w:t>3.78</w:t>
            </w:r>
          </w:p>
        </w:tc>
      </w:tr>
      <w:tr w:rsidR="009F1160" w:rsidRPr="00277429" w14:paraId="39F07E80" w14:textId="77777777" w:rsidTr="002E1323">
        <w:trPr>
          <w:trHeight w:val="312"/>
          <w:jc w:val="center"/>
        </w:trPr>
        <w:tc>
          <w:tcPr>
            <w:tcW w:w="55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DDF9D08" w14:textId="77777777" w:rsidR="009F1160" w:rsidRPr="00277429" w:rsidRDefault="009F1160" w:rsidP="00996550">
            <w:pPr>
              <w:widowControl w:val="0"/>
              <w:jc w:val="center"/>
              <w:rPr>
                <w:rFonts w:ascii="仿宋" w:eastAsia="仿宋" w:hAnsi="仿宋" w:cs="Times New Roman"/>
                <w:kern w:val="2"/>
                <w:sz w:val="22"/>
                <w:szCs w:val="22"/>
              </w:rPr>
            </w:pPr>
            <w:r w:rsidRPr="00BD647C">
              <w:rPr>
                <w:rFonts w:ascii="仿宋" w:eastAsia="仿宋" w:hAnsi="仿宋" w:cs="Times New Roman"/>
                <w:kern w:val="2"/>
                <w:sz w:val="22"/>
                <w:szCs w:val="22"/>
              </w:rPr>
              <w:t>98</w:t>
            </w:r>
          </w:p>
        </w:tc>
        <w:tc>
          <w:tcPr>
            <w:tcW w:w="433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6982122" w14:textId="77777777" w:rsidR="009F1160" w:rsidRPr="00277429" w:rsidRDefault="009F1160" w:rsidP="00996550">
            <w:pPr>
              <w:widowControl w:val="0"/>
              <w:jc w:val="center"/>
              <w:rPr>
                <w:rFonts w:ascii="仿宋" w:eastAsia="仿宋" w:hAnsi="仿宋" w:cs="Times New Roman"/>
                <w:kern w:val="2"/>
                <w:sz w:val="22"/>
                <w:szCs w:val="22"/>
              </w:rPr>
            </w:pPr>
            <w:r w:rsidRPr="00BD647C">
              <w:rPr>
                <w:rFonts w:ascii="仿宋" w:eastAsia="仿宋" w:hAnsi="仿宋" w:cs="Times New Roman"/>
                <w:kern w:val="2"/>
                <w:sz w:val="22"/>
                <w:szCs w:val="22"/>
              </w:rPr>
              <w:t>南方中</w:t>
            </w:r>
            <w:proofErr w:type="gramStart"/>
            <w:r w:rsidRPr="00BD647C">
              <w:rPr>
                <w:rFonts w:ascii="仿宋" w:eastAsia="仿宋" w:hAnsi="仿宋" w:cs="Times New Roman"/>
                <w:kern w:val="2"/>
                <w:sz w:val="22"/>
                <w:szCs w:val="22"/>
              </w:rPr>
              <w:t>证创新药产业</w:t>
            </w:r>
            <w:proofErr w:type="gramEnd"/>
            <w:r w:rsidRPr="00BD647C">
              <w:rPr>
                <w:rFonts w:ascii="仿宋" w:eastAsia="仿宋" w:hAnsi="仿宋" w:cs="Times New Roman"/>
                <w:kern w:val="2"/>
                <w:sz w:val="22"/>
                <w:szCs w:val="22"/>
              </w:rPr>
              <w:t>交易型开放式指数证券投资基金发起式联接基金</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753BFE66"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南方</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199B8239" w14:textId="77777777" w:rsidR="009F1160" w:rsidRPr="00277429" w:rsidRDefault="009F1160" w:rsidP="00996550">
            <w:pPr>
              <w:widowControl w:val="0"/>
              <w:jc w:val="center"/>
              <w:rPr>
                <w:rFonts w:ascii="仿宋" w:eastAsia="仿宋" w:hAnsi="仿宋" w:cs="Times New Roman"/>
                <w:kern w:val="2"/>
                <w:sz w:val="22"/>
                <w:szCs w:val="22"/>
              </w:rPr>
            </w:pPr>
            <w:r>
              <w:rPr>
                <w:rFonts w:ascii="仿宋" w:eastAsia="仿宋" w:hAnsi="仿宋" w:cs="Arial" w:hint="eastAsia"/>
                <w:sz w:val="22"/>
                <w:szCs w:val="22"/>
              </w:rPr>
              <w:t>股票型-被动-ETF联接</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7DDF7F39" w14:textId="77777777" w:rsidR="009F1160" w:rsidRPr="00277429" w:rsidRDefault="009F1160" w:rsidP="00996550">
            <w:pPr>
              <w:widowControl w:val="0"/>
              <w:jc w:val="center"/>
              <w:rPr>
                <w:rFonts w:ascii="仿宋" w:eastAsia="仿宋" w:hAnsi="仿宋" w:cs="Times New Roman"/>
                <w:kern w:val="2"/>
                <w:sz w:val="22"/>
                <w:szCs w:val="22"/>
              </w:rPr>
            </w:pPr>
            <w:r w:rsidRPr="00CF3ADD">
              <w:t>2024-04-16</w:t>
            </w:r>
          </w:p>
        </w:tc>
        <w:tc>
          <w:tcPr>
            <w:tcW w:w="109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220A898" w14:textId="77777777" w:rsidR="009F1160" w:rsidRPr="00277429" w:rsidRDefault="009F1160" w:rsidP="00996550">
            <w:pPr>
              <w:widowControl w:val="0"/>
              <w:jc w:val="center"/>
              <w:rPr>
                <w:rFonts w:ascii="仿宋" w:eastAsia="仿宋" w:hAnsi="仿宋" w:cs="Times New Roman"/>
                <w:kern w:val="2"/>
                <w:sz w:val="22"/>
                <w:szCs w:val="22"/>
              </w:rPr>
            </w:pPr>
            <w:r w:rsidRPr="00791A7F">
              <w:rPr>
                <w:rFonts w:ascii="仿宋" w:eastAsia="仿宋" w:hAnsi="仿宋" w:cs="Times New Roman"/>
                <w:kern w:val="2"/>
                <w:sz w:val="22"/>
                <w:szCs w:val="22"/>
              </w:rPr>
              <w:t>0.26</w:t>
            </w:r>
          </w:p>
        </w:tc>
      </w:tr>
      <w:tr w:rsidR="009F1160" w:rsidRPr="00277429" w14:paraId="15343C98" w14:textId="77777777" w:rsidTr="002E1323">
        <w:trPr>
          <w:trHeight w:val="312"/>
          <w:jc w:val="center"/>
        </w:trPr>
        <w:tc>
          <w:tcPr>
            <w:tcW w:w="55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A31BF94" w14:textId="77777777" w:rsidR="009F1160" w:rsidRPr="00277429" w:rsidRDefault="009F1160" w:rsidP="00996550">
            <w:pPr>
              <w:widowControl w:val="0"/>
              <w:jc w:val="center"/>
              <w:rPr>
                <w:rFonts w:ascii="仿宋" w:eastAsia="仿宋" w:hAnsi="仿宋" w:cs="Times New Roman"/>
                <w:kern w:val="2"/>
                <w:sz w:val="22"/>
                <w:szCs w:val="22"/>
              </w:rPr>
            </w:pPr>
            <w:r w:rsidRPr="00BD647C">
              <w:rPr>
                <w:rFonts w:ascii="仿宋" w:eastAsia="仿宋" w:hAnsi="仿宋" w:cs="Times New Roman"/>
                <w:kern w:val="2"/>
                <w:sz w:val="22"/>
                <w:szCs w:val="22"/>
              </w:rPr>
              <w:t>99</w:t>
            </w:r>
          </w:p>
        </w:tc>
        <w:tc>
          <w:tcPr>
            <w:tcW w:w="433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18F81C2" w14:textId="77777777" w:rsidR="009F1160" w:rsidRPr="00277429" w:rsidRDefault="009F1160" w:rsidP="00996550">
            <w:pPr>
              <w:widowControl w:val="0"/>
              <w:jc w:val="center"/>
              <w:rPr>
                <w:rFonts w:ascii="仿宋" w:eastAsia="仿宋" w:hAnsi="仿宋" w:cs="Times New Roman"/>
                <w:kern w:val="2"/>
                <w:sz w:val="22"/>
                <w:szCs w:val="22"/>
              </w:rPr>
            </w:pPr>
            <w:r w:rsidRPr="00BD647C">
              <w:rPr>
                <w:rFonts w:ascii="仿宋" w:eastAsia="仿宋" w:hAnsi="仿宋" w:cs="Times New Roman"/>
                <w:kern w:val="2"/>
                <w:sz w:val="22"/>
                <w:szCs w:val="22"/>
              </w:rPr>
              <w:t>南方中证通信服务交易型开放式指数证券投资基金发起式联接基金</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3971C605"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南方</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5CC67FC9" w14:textId="77777777" w:rsidR="009F1160" w:rsidRPr="00277429" w:rsidRDefault="009F1160" w:rsidP="00996550">
            <w:pPr>
              <w:widowControl w:val="0"/>
              <w:jc w:val="center"/>
              <w:rPr>
                <w:rFonts w:ascii="仿宋" w:eastAsia="仿宋" w:hAnsi="仿宋" w:cs="Times New Roman"/>
                <w:kern w:val="2"/>
                <w:sz w:val="22"/>
                <w:szCs w:val="22"/>
              </w:rPr>
            </w:pPr>
            <w:r>
              <w:rPr>
                <w:rFonts w:ascii="仿宋" w:eastAsia="仿宋" w:hAnsi="仿宋" w:cs="Arial" w:hint="eastAsia"/>
                <w:sz w:val="22"/>
                <w:szCs w:val="22"/>
              </w:rPr>
              <w:t>股票型-被动-ETF联接</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46213748" w14:textId="77777777" w:rsidR="009F1160" w:rsidRPr="00277429" w:rsidRDefault="009F1160" w:rsidP="00996550">
            <w:pPr>
              <w:widowControl w:val="0"/>
              <w:jc w:val="center"/>
              <w:rPr>
                <w:rFonts w:ascii="仿宋" w:eastAsia="仿宋" w:hAnsi="仿宋" w:cs="Times New Roman"/>
                <w:kern w:val="2"/>
                <w:sz w:val="22"/>
                <w:szCs w:val="22"/>
              </w:rPr>
            </w:pPr>
            <w:r w:rsidRPr="00CF3ADD">
              <w:t>2024-05-14</w:t>
            </w:r>
          </w:p>
        </w:tc>
        <w:tc>
          <w:tcPr>
            <w:tcW w:w="109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352A944" w14:textId="77777777" w:rsidR="009F1160" w:rsidRPr="00277429" w:rsidRDefault="009F1160" w:rsidP="00996550">
            <w:pPr>
              <w:widowControl w:val="0"/>
              <w:jc w:val="center"/>
              <w:rPr>
                <w:rFonts w:ascii="仿宋" w:eastAsia="仿宋" w:hAnsi="仿宋" w:cs="Times New Roman"/>
                <w:kern w:val="2"/>
                <w:sz w:val="22"/>
                <w:szCs w:val="22"/>
              </w:rPr>
            </w:pPr>
            <w:r w:rsidRPr="00791A7F">
              <w:rPr>
                <w:rFonts w:ascii="仿宋" w:eastAsia="仿宋" w:hAnsi="仿宋" w:cs="Times New Roman"/>
                <w:kern w:val="2"/>
                <w:sz w:val="22"/>
                <w:szCs w:val="22"/>
              </w:rPr>
              <w:t>0.45</w:t>
            </w:r>
          </w:p>
        </w:tc>
      </w:tr>
      <w:tr w:rsidR="009F1160" w:rsidRPr="00277429" w14:paraId="1BB7D508" w14:textId="77777777" w:rsidTr="002E1323">
        <w:trPr>
          <w:trHeight w:val="312"/>
          <w:jc w:val="center"/>
        </w:trPr>
        <w:tc>
          <w:tcPr>
            <w:tcW w:w="55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005511D" w14:textId="77777777" w:rsidR="009F1160" w:rsidRPr="00277429" w:rsidRDefault="009F1160" w:rsidP="00996550">
            <w:pPr>
              <w:widowControl w:val="0"/>
              <w:jc w:val="center"/>
              <w:rPr>
                <w:rFonts w:ascii="仿宋" w:eastAsia="仿宋" w:hAnsi="仿宋" w:cs="Times New Roman"/>
                <w:kern w:val="2"/>
                <w:sz w:val="22"/>
                <w:szCs w:val="22"/>
              </w:rPr>
            </w:pPr>
            <w:r w:rsidRPr="00BD647C">
              <w:rPr>
                <w:rFonts w:ascii="仿宋" w:eastAsia="仿宋" w:hAnsi="仿宋" w:cs="Times New Roman"/>
                <w:kern w:val="2"/>
                <w:sz w:val="22"/>
                <w:szCs w:val="22"/>
              </w:rPr>
              <w:t>100</w:t>
            </w:r>
          </w:p>
        </w:tc>
        <w:tc>
          <w:tcPr>
            <w:tcW w:w="433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705915D" w14:textId="77777777" w:rsidR="009F1160" w:rsidRPr="00277429" w:rsidRDefault="009F1160" w:rsidP="00996550">
            <w:pPr>
              <w:widowControl w:val="0"/>
              <w:jc w:val="center"/>
              <w:rPr>
                <w:rFonts w:ascii="仿宋" w:eastAsia="仿宋" w:hAnsi="仿宋" w:cs="Times New Roman"/>
                <w:kern w:val="2"/>
                <w:sz w:val="22"/>
                <w:szCs w:val="22"/>
              </w:rPr>
            </w:pPr>
            <w:r w:rsidRPr="00BD647C">
              <w:rPr>
                <w:rFonts w:ascii="仿宋" w:eastAsia="仿宋" w:hAnsi="仿宋" w:cs="Times New Roman"/>
                <w:kern w:val="2"/>
                <w:sz w:val="22"/>
                <w:szCs w:val="22"/>
              </w:rPr>
              <w:t>南方恒生科技指数发起式证券投资基金(QDII)</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6BA66FBA"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南方</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6B1935B1" w14:textId="77777777" w:rsidR="009F1160" w:rsidRPr="00277429" w:rsidRDefault="009F1160" w:rsidP="00996550">
            <w:pPr>
              <w:widowControl w:val="0"/>
              <w:jc w:val="center"/>
              <w:rPr>
                <w:rFonts w:ascii="仿宋" w:eastAsia="仿宋" w:hAnsi="仿宋" w:cs="Times New Roman"/>
                <w:kern w:val="2"/>
                <w:sz w:val="22"/>
                <w:szCs w:val="22"/>
              </w:rPr>
            </w:pPr>
            <w:r>
              <w:rPr>
                <w:rFonts w:ascii="仿宋" w:eastAsia="仿宋" w:hAnsi="仿宋" w:cs="Arial" w:hint="eastAsia"/>
                <w:sz w:val="22"/>
                <w:szCs w:val="22"/>
              </w:rPr>
              <w:t>QDII-被动-开放式</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412DC2B5" w14:textId="77777777" w:rsidR="009F1160" w:rsidRPr="00277429" w:rsidRDefault="009F1160" w:rsidP="00996550">
            <w:pPr>
              <w:widowControl w:val="0"/>
              <w:jc w:val="center"/>
              <w:rPr>
                <w:rFonts w:ascii="仿宋" w:eastAsia="仿宋" w:hAnsi="仿宋" w:cs="Times New Roman"/>
                <w:kern w:val="2"/>
                <w:sz w:val="22"/>
                <w:szCs w:val="22"/>
              </w:rPr>
            </w:pPr>
            <w:r w:rsidRPr="00CF3ADD">
              <w:t>2024-05-21</w:t>
            </w:r>
          </w:p>
        </w:tc>
        <w:tc>
          <w:tcPr>
            <w:tcW w:w="109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39379E4" w14:textId="77777777" w:rsidR="009F1160" w:rsidRPr="00277429" w:rsidRDefault="009F1160" w:rsidP="00996550">
            <w:pPr>
              <w:widowControl w:val="0"/>
              <w:jc w:val="center"/>
              <w:rPr>
                <w:rFonts w:ascii="仿宋" w:eastAsia="仿宋" w:hAnsi="仿宋" w:cs="Times New Roman"/>
                <w:kern w:val="2"/>
                <w:sz w:val="22"/>
                <w:szCs w:val="22"/>
              </w:rPr>
            </w:pPr>
            <w:r w:rsidRPr="00791A7F">
              <w:rPr>
                <w:rFonts w:ascii="仿宋" w:eastAsia="仿宋" w:hAnsi="仿宋" w:cs="Times New Roman"/>
                <w:kern w:val="2"/>
                <w:sz w:val="22"/>
                <w:szCs w:val="22"/>
              </w:rPr>
              <w:t>1.41</w:t>
            </w:r>
          </w:p>
        </w:tc>
      </w:tr>
      <w:tr w:rsidR="009F1160" w:rsidRPr="00277429" w14:paraId="3DA21E09" w14:textId="77777777" w:rsidTr="002E1323">
        <w:trPr>
          <w:trHeight w:val="312"/>
          <w:jc w:val="center"/>
        </w:trPr>
        <w:tc>
          <w:tcPr>
            <w:tcW w:w="55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6744608" w14:textId="77777777" w:rsidR="009F1160" w:rsidRPr="00277429" w:rsidRDefault="009F1160" w:rsidP="00996550">
            <w:pPr>
              <w:widowControl w:val="0"/>
              <w:jc w:val="center"/>
              <w:rPr>
                <w:rFonts w:ascii="仿宋" w:eastAsia="仿宋" w:hAnsi="仿宋" w:cs="Times New Roman"/>
                <w:kern w:val="2"/>
                <w:sz w:val="22"/>
                <w:szCs w:val="22"/>
              </w:rPr>
            </w:pPr>
            <w:r w:rsidRPr="00BD647C">
              <w:rPr>
                <w:rFonts w:ascii="仿宋" w:eastAsia="仿宋" w:hAnsi="仿宋" w:cs="Times New Roman"/>
                <w:kern w:val="2"/>
                <w:sz w:val="22"/>
                <w:szCs w:val="22"/>
              </w:rPr>
              <w:t>101</w:t>
            </w:r>
          </w:p>
        </w:tc>
        <w:tc>
          <w:tcPr>
            <w:tcW w:w="433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5AF8E99" w14:textId="77777777" w:rsidR="009F1160" w:rsidRPr="00277429" w:rsidRDefault="009F1160" w:rsidP="00996550">
            <w:pPr>
              <w:widowControl w:val="0"/>
              <w:jc w:val="center"/>
              <w:rPr>
                <w:rFonts w:ascii="仿宋" w:eastAsia="仿宋" w:hAnsi="仿宋" w:cs="Times New Roman"/>
                <w:kern w:val="2"/>
                <w:sz w:val="22"/>
                <w:szCs w:val="22"/>
              </w:rPr>
            </w:pPr>
            <w:r w:rsidRPr="00BD647C">
              <w:rPr>
                <w:rFonts w:ascii="仿宋" w:eastAsia="仿宋" w:hAnsi="仿宋" w:cs="Times New Roman"/>
                <w:kern w:val="2"/>
                <w:sz w:val="22"/>
                <w:szCs w:val="22"/>
              </w:rPr>
              <w:t>南方基金南方东英富时</w:t>
            </w:r>
            <w:proofErr w:type="gramStart"/>
            <w:r w:rsidRPr="00BD647C">
              <w:rPr>
                <w:rFonts w:ascii="仿宋" w:eastAsia="仿宋" w:hAnsi="仿宋" w:cs="Times New Roman"/>
                <w:kern w:val="2"/>
                <w:sz w:val="22"/>
                <w:szCs w:val="22"/>
              </w:rPr>
              <w:t>亚太低碳精选交易</w:t>
            </w:r>
            <w:proofErr w:type="gramEnd"/>
            <w:r w:rsidRPr="00BD647C">
              <w:rPr>
                <w:rFonts w:ascii="仿宋" w:eastAsia="仿宋" w:hAnsi="仿宋" w:cs="Times New Roman"/>
                <w:kern w:val="2"/>
                <w:sz w:val="22"/>
                <w:szCs w:val="22"/>
              </w:rPr>
              <w:t>型开放式指数证券投资基金发起式联接基金(QDII)</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1AFE80CA"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南方</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309F8CDE" w14:textId="77777777" w:rsidR="009F1160" w:rsidRPr="00277429" w:rsidRDefault="009F1160" w:rsidP="00996550">
            <w:pPr>
              <w:widowControl w:val="0"/>
              <w:jc w:val="center"/>
              <w:rPr>
                <w:rFonts w:ascii="仿宋" w:eastAsia="仿宋" w:hAnsi="仿宋" w:cs="Times New Roman"/>
                <w:kern w:val="2"/>
                <w:sz w:val="22"/>
                <w:szCs w:val="22"/>
              </w:rPr>
            </w:pPr>
            <w:r>
              <w:rPr>
                <w:rFonts w:ascii="仿宋" w:eastAsia="仿宋" w:hAnsi="仿宋" w:cs="Arial" w:hint="eastAsia"/>
                <w:sz w:val="22"/>
                <w:szCs w:val="22"/>
              </w:rPr>
              <w:t>QDII-被动-ETF联接</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73EBDF10" w14:textId="77777777" w:rsidR="009F1160" w:rsidRPr="00277429" w:rsidRDefault="009F1160" w:rsidP="00996550">
            <w:pPr>
              <w:widowControl w:val="0"/>
              <w:jc w:val="center"/>
              <w:rPr>
                <w:rFonts w:ascii="仿宋" w:eastAsia="仿宋" w:hAnsi="仿宋" w:cs="Times New Roman"/>
                <w:kern w:val="2"/>
                <w:sz w:val="22"/>
                <w:szCs w:val="22"/>
              </w:rPr>
            </w:pPr>
            <w:r w:rsidRPr="00CF3ADD">
              <w:t>2024-05-21</w:t>
            </w:r>
          </w:p>
        </w:tc>
        <w:tc>
          <w:tcPr>
            <w:tcW w:w="109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AD94E6A" w14:textId="77777777" w:rsidR="009F1160" w:rsidRPr="00277429" w:rsidRDefault="009F1160" w:rsidP="00996550">
            <w:pPr>
              <w:widowControl w:val="0"/>
              <w:jc w:val="center"/>
              <w:rPr>
                <w:rFonts w:ascii="仿宋" w:eastAsia="仿宋" w:hAnsi="仿宋" w:cs="Times New Roman"/>
                <w:kern w:val="2"/>
                <w:sz w:val="22"/>
                <w:szCs w:val="22"/>
              </w:rPr>
            </w:pPr>
            <w:r w:rsidRPr="00791A7F">
              <w:rPr>
                <w:rFonts w:ascii="仿宋" w:eastAsia="仿宋" w:hAnsi="仿宋" w:cs="Times New Roman"/>
                <w:kern w:val="2"/>
                <w:sz w:val="22"/>
                <w:szCs w:val="22"/>
              </w:rPr>
              <w:t>0.40</w:t>
            </w:r>
          </w:p>
        </w:tc>
      </w:tr>
      <w:tr w:rsidR="009F1160" w:rsidRPr="00277429" w14:paraId="55638DA5" w14:textId="77777777" w:rsidTr="002E1323">
        <w:trPr>
          <w:trHeight w:val="312"/>
          <w:jc w:val="center"/>
        </w:trPr>
        <w:tc>
          <w:tcPr>
            <w:tcW w:w="55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F671DD5" w14:textId="77777777" w:rsidR="009F1160" w:rsidRPr="00277429" w:rsidRDefault="009F1160" w:rsidP="00996550">
            <w:pPr>
              <w:widowControl w:val="0"/>
              <w:jc w:val="center"/>
              <w:rPr>
                <w:rFonts w:ascii="仿宋" w:eastAsia="仿宋" w:hAnsi="仿宋" w:cs="Times New Roman"/>
                <w:kern w:val="2"/>
                <w:sz w:val="22"/>
                <w:szCs w:val="22"/>
              </w:rPr>
            </w:pPr>
            <w:r w:rsidRPr="00BD647C">
              <w:rPr>
                <w:rFonts w:ascii="仿宋" w:eastAsia="仿宋" w:hAnsi="仿宋" w:cs="Times New Roman"/>
                <w:kern w:val="2"/>
                <w:sz w:val="22"/>
                <w:szCs w:val="22"/>
              </w:rPr>
              <w:t>102</w:t>
            </w:r>
          </w:p>
        </w:tc>
        <w:tc>
          <w:tcPr>
            <w:tcW w:w="433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1F030B3" w14:textId="77777777" w:rsidR="009F1160" w:rsidRPr="00277429" w:rsidRDefault="009F1160" w:rsidP="00996550">
            <w:pPr>
              <w:widowControl w:val="0"/>
              <w:jc w:val="center"/>
              <w:rPr>
                <w:rFonts w:ascii="仿宋" w:eastAsia="仿宋" w:hAnsi="仿宋" w:cs="Times New Roman"/>
                <w:kern w:val="2"/>
                <w:sz w:val="22"/>
                <w:szCs w:val="22"/>
              </w:rPr>
            </w:pPr>
            <w:r w:rsidRPr="00BD647C">
              <w:rPr>
                <w:rFonts w:ascii="仿宋" w:eastAsia="仿宋" w:hAnsi="仿宋" w:cs="Times New Roman"/>
                <w:kern w:val="2"/>
                <w:sz w:val="22"/>
                <w:szCs w:val="22"/>
              </w:rPr>
              <w:t>南方深证主板50交易型开放式指数证券投资基金</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7688FEF8"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南方</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00AA55EE" w14:textId="77777777" w:rsidR="009F1160" w:rsidRPr="00277429" w:rsidRDefault="009F1160" w:rsidP="00996550">
            <w:pPr>
              <w:widowControl w:val="0"/>
              <w:jc w:val="center"/>
              <w:rPr>
                <w:rFonts w:ascii="仿宋" w:eastAsia="仿宋" w:hAnsi="仿宋" w:cs="Times New Roman"/>
                <w:kern w:val="2"/>
                <w:sz w:val="22"/>
                <w:szCs w:val="22"/>
              </w:rPr>
            </w:pPr>
            <w:r>
              <w:rPr>
                <w:rFonts w:ascii="仿宋" w:eastAsia="仿宋" w:hAnsi="仿宋" w:cs="Arial" w:hint="eastAsia"/>
                <w:sz w:val="22"/>
                <w:szCs w:val="22"/>
              </w:rPr>
              <w:t>股票型-被动-ETF</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21AF29CF" w14:textId="77777777" w:rsidR="009F1160" w:rsidRPr="00277429" w:rsidRDefault="009F1160" w:rsidP="00996550">
            <w:pPr>
              <w:widowControl w:val="0"/>
              <w:jc w:val="center"/>
              <w:rPr>
                <w:rFonts w:ascii="仿宋" w:eastAsia="仿宋" w:hAnsi="仿宋" w:cs="Times New Roman"/>
                <w:kern w:val="2"/>
                <w:sz w:val="22"/>
                <w:szCs w:val="22"/>
              </w:rPr>
            </w:pPr>
            <w:r w:rsidRPr="00CF3ADD">
              <w:t>2024-05-30</w:t>
            </w:r>
          </w:p>
        </w:tc>
        <w:tc>
          <w:tcPr>
            <w:tcW w:w="109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7E3B354" w14:textId="77777777" w:rsidR="009F1160" w:rsidRPr="00277429" w:rsidRDefault="009F1160" w:rsidP="00996550">
            <w:pPr>
              <w:widowControl w:val="0"/>
              <w:jc w:val="center"/>
              <w:rPr>
                <w:rFonts w:ascii="仿宋" w:eastAsia="仿宋" w:hAnsi="仿宋" w:cs="Times New Roman"/>
                <w:kern w:val="2"/>
                <w:sz w:val="22"/>
                <w:szCs w:val="22"/>
              </w:rPr>
            </w:pPr>
            <w:r w:rsidRPr="00791A7F">
              <w:rPr>
                <w:rFonts w:ascii="仿宋" w:eastAsia="仿宋" w:hAnsi="仿宋" w:cs="Times New Roman"/>
                <w:kern w:val="2"/>
                <w:sz w:val="22"/>
                <w:szCs w:val="22"/>
              </w:rPr>
              <w:t>2.06</w:t>
            </w:r>
          </w:p>
        </w:tc>
      </w:tr>
      <w:tr w:rsidR="009F1160" w:rsidRPr="00277429" w14:paraId="05B5A151" w14:textId="77777777" w:rsidTr="002E1323">
        <w:trPr>
          <w:trHeight w:val="312"/>
          <w:jc w:val="center"/>
        </w:trPr>
        <w:tc>
          <w:tcPr>
            <w:tcW w:w="55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73DD94B" w14:textId="77777777" w:rsidR="009F1160" w:rsidRPr="00277429" w:rsidRDefault="009F1160" w:rsidP="00996550">
            <w:pPr>
              <w:widowControl w:val="0"/>
              <w:jc w:val="center"/>
              <w:rPr>
                <w:rFonts w:ascii="仿宋" w:eastAsia="仿宋" w:hAnsi="仿宋" w:cs="Times New Roman"/>
                <w:kern w:val="2"/>
                <w:sz w:val="22"/>
                <w:szCs w:val="22"/>
              </w:rPr>
            </w:pPr>
            <w:r w:rsidRPr="00BD647C">
              <w:rPr>
                <w:rFonts w:ascii="仿宋" w:eastAsia="仿宋" w:hAnsi="仿宋" w:cs="Times New Roman"/>
                <w:kern w:val="2"/>
                <w:sz w:val="22"/>
                <w:szCs w:val="22"/>
              </w:rPr>
              <w:t>103</w:t>
            </w:r>
          </w:p>
        </w:tc>
        <w:tc>
          <w:tcPr>
            <w:tcW w:w="433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AC5F0BB" w14:textId="77777777" w:rsidR="009F1160" w:rsidRPr="00277429" w:rsidRDefault="009F1160" w:rsidP="00996550">
            <w:pPr>
              <w:widowControl w:val="0"/>
              <w:jc w:val="center"/>
              <w:rPr>
                <w:rFonts w:ascii="仿宋" w:eastAsia="仿宋" w:hAnsi="仿宋" w:cs="Times New Roman"/>
                <w:kern w:val="2"/>
                <w:sz w:val="22"/>
                <w:szCs w:val="22"/>
              </w:rPr>
            </w:pPr>
            <w:r w:rsidRPr="00BD647C">
              <w:rPr>
                <w:rFonts w:ascii="仿宋" w:eastAsia="仿宋" w:hAnsi="仿宋" w:cs="Times New Roman"/>
                <w:kern w:val="2"/>
                <w:sz w:val="22"/>
                <w:szCs w:val="22"/>
              </w:rPr>
              <w:t>南方中债0-3年农发行债券指数证券投资基金</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26B111A6"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南方</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71FECD5E" w14:textId="77777777" w:rsidR="009F1160" w:rsidRPr="00277429" w:rsidRDefault="009F1160" w:rsidP="00996550">
            <w:pPr>
              <w:widowControl w:val="0"/>
              <w:jc w:val="center"/>
              <w:rPr>
                <w:rFonts w:ascii="仿宋" w:eastAsia="仿宋" w:hAnsi="仿宋" w:cs="Times New Roman"/>
                <w:kern w:val="2"/>
                <w:sz w:val="22"/>
                <w:szCs w:val="22"/>
              </w:rPr>
            </w:pPr>
            <w:r>
              <w:rPr>
                <w:rFonts w:ascii="仿宋" w:eastAsia="仿宋" w:hAnsi="仿宋" w:cs="Arial" w:hint="eastAsia"/>
                <w:sz w:val="22"/>
                <w:szCs w:val="22"/>
              </w:rPr>
              <w:t>债券型-被动-开放式</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5719749A" w14:textId="77777777" w:rsidR="009F1160" w:rsidRPr="00277429" w:rsidRDefault="009F1160" w:rsidP="00996550">
            <w:pPr>
              <w:widowControl w:val="0"/>
              <w:jc w:val="center"/>
              <w:rPr>
                <w:rFonts w:ascii="仿宋" w:eastAsia="仿宋" w:hAnsi="仿宋" w:cs="Times New Roman"/>
                <w:kern w:val="2"/>
                <w:sz w:val="22"/>
                <w:szCs w:val="22"/>
              </w:rPr>
            </w:pPr>
            <w:r w:rsidRPr="00CF3ADD">
              <w:t>2024-06-13</w:t>
            </w:r>
          </w:p>
        </w:tc>
        <w:tc>
          <w:tcPr>
            <w:tcW w:w="109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69B0FB1" w14:textId="77777777" w:rsidR="009F1160" w:rsidRPr="00277429" w:rsidRDefault="009F1160" w:rsidP="00996550">
            <w:pPr>
              <w:widowControl w:val="0"/>
              <w:jc w:val="center"/>
              <w:rPr>
                <w:rFonts w:ascii="仿宋" w:eastAsia="仿宋" w:hAnsi="仿宋" w:cs="Times New Roman"/>
                <w:kern w:val="2"/>
                <w:sz w:val="22"/>
                <w:szCs w:val="22"/>
              </w:rPr>
            </w:pPr>
            <w:r w:rsidRPr="00791A7F">
              <w:rPr>
                <w:rFonts w:ascii="仿宋" w:eastAsia="仿宋" w:hAnsi="仿宋" w:cs="Times New Roman"/>
                <w:kern w:val="2"/>
                <w:sz w:val="22"/>
                <w:szCs w:val="22"/>
              </w:rPr>
              <w:t>27.18</w:t>
            </w:r>
          </w:p>
        </w:tc>
      </w:tr>
      <w:tr w:rsidR="009F1160" w:rsidRPr="00277429" w14:paraId="484A697F" w14:textId="77777777" w:rsidTr="002E1323">
        <w:trPr>
          <w:trHeight w:val="312"/>
          <w:jc w:val="center"/>
        </w:trPr>
        <w:tc>
          <w:tcPr>
            <w:tcW w:w="55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3FA53C1" w14:textId="77777777" w:rsidR="009F1160" w:rsidRPr="00277429" w:rsidRDefault="009F1160" w:rsidP="00996550">
            <w:pPr>
              <w:widowControl w:val="0"/>
              <w:jc w:val="center"/>
              <w:rPr>
                <w:rFonts w:ascii="仿宋" w:eastAsia="仿宋" w:hAnsi="仿宋" w:cs="Times New Roman"/>
                <w:kern w:val="2"/>
                <w:sz w:val="22"/>
                <w:szCs w:val="22"/>
              </w:rPr>
            </w:pPr>
            <w:r w:rsidRPr="00BD647C">
              <w:rPr>
                <w:rFonts w:ascii="仿宋" w:eastAsia="仿宋" w:hAnsi="仿宋" w:cs="Times New Roman"/>
                <w:kern w:val="2"/>
                <w:sz w:val="22"/>
                <w:szCs w:val="22"/>
              </w:rPr>
              <w:t>104</w:t>
            </w:r>
          </w:p>
        </w:tc>
        <w:tc>
          <w:tcPr>
            <w:tcW w:w="433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56BD6D9" w14:textId="77777777" w:rsidR="009F1160" w:rsidRPr="00277429" w:rsidRDefault="009F1160" w:rsidP="00996550">
            <w:pPr>
              <w:widowControl w:val="0"/>
              <w:jc w:val="center"/>
              <w:rPr>
                <w:rFonts w:ascii="仿宋" w:eastAsia="仿宋" w:hAnsi="仿宋" w:cs="Times New Roman"/>
                <w:kern w:val="2"/>
                <w:sz w:val="22"/>
                <w:szCs w:val="22"/>
              </w:rPr>
            </w:pPr>
            <w:r w:rsidRPr="00BD647C">
              <w:rPr>
                <w:rFonts w:ascii="仿宋" w:eastAsia="仿宋" w:hAnsi="仿宋" w:cs="Times New Roman"/>
                <w:kern w:val="2"/>
                <w:sz w:val="22"/>
                <w:szCs w:val="22"/>
              </w:rPr>
              <w:t>南方上证</w:t>
            </w:r>
            <w:proofErr w:type="gramStart"/>
            <w:r w:rsidRPr="00BD647C">
              <w:rPr>
                <w:rFonts w:ascii="仿宋" w:eastAsia="仿宋" w:hAnsi="仿宋" w:cs="Times New Roman"/>
                <w:kern w:val="2"/>
                <w:sz w:val="22"/>
                <w:szCs w:val="22"/>
              </w:rPr>
              <w:t>科创板</w:t>
            </w:r>
            <w:proofErr w:type="gramEnd"/>
            <w:r w:rsidRPr="00BD647C">
              <w:rPr>
                <w:rFonts w:ascii="仿宋" w:eastAsia="仿宋" w:hAnsi="仿宋" w:cs="Times New Roman"/>
                <w:kern w:val="2"/>
                <w:sz w:val="22"/>
                <w:szCs w:val="22"/>
              </w:rPr>
              <w:t>100交易型开放式指数证券投资基金联接基金</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251E2477"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南方</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1069B6B6" w14:textId="77777777" w:rsidR="009F1160" w:rsidRPr="00277429" w:rsidRDefault="009F1160" w:rsidP="00996550">
            <w:pPr>
              <w:widowControl w:val="0"/>
              <w:jc w:val="center"/>
              <w:rPr>
                <w:rFonts w:ascii="仿宋" w:eastAsia="仿宋" w:hAnsi="仿宋" w:cs="Times New Roman"/>
                <w:kern w:val="2"/>
                <w:sz w:val="22"/>
                <w:szCs w:val="22"/>
              </w:rPr>
            </w:pPr>
            <w:r>
              <w:rPr>
                <w:rFonts w:ascii="仿宋" w:eastAsia="仿宋" w:hAnsi="仿宋" w:cs="Arial" w:hint="eastAsia"/>
                <w:sz w:val="22"/>
                <w:szCs w:val="22"/>
              </w:rPr>
              <w:t>股票型-被动-ETF联接</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4293108D" w14:textId="77777777" w:rsidR="009F1160" w:rsidRPr="00277429" w:rsidRDefault="009F1160" w:rsidP="00996550">
            <w:pPr>
              <w:widowControl w:val="0"/>
              <w:jc w:val="center"/>
              <w:rPr>
                <w:rFonts w:ascii="仿宋" w:eastAsia="仿宋" w:hAnsi="仿宋" w:cs="Times New Roman"/>
                <w:kern w:val="2"/>
                <w:sz w:val="22"/>
                <w:szCs w:val="22"/>
              </w:rPr>
            </w:pPr>
            <w:r w:rsidRPr="00CF3ADD">
              <w:t>2024-06-24</w:t>
            </w:r>
          </w:p>
        </w:tc>
        <w:tc>
          <w:tcPr>
            <w:tcW w:w="109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EEEC00D" w14:textId="77777777" w:rsidR="009F1160" w:rsidRPr="00277429" w:rsidRDefault="009F1160" w:rsidP="00996550">
            <w:pPr>
              <w:widowControl w:val="0"/>
              <w:jc w:val="center"/>
              <w:rPr>
                <w:rFonts w:ascii="仿宋" w:eastAsia="仿宋" w:hAnsi="仿宋" w:cs="Times New Roman"/>
                <w:kern w:val="2"/>
                <w:sz w:val="22"/>
                <w:szCs w:val="22"/>
              </w:rPr>
            </w:pPr>
            <w:r w:rsidRPr="00791A7F">
              <w:rPr>
                <w:rFonts w:ascii="仿宋" w:eastAsia="仿宋" w:hAnsi="仿宋" w:cs="Times New Roman"/>
                <w:kern w:val="2"/>
                <w:sz w:val="22"/>
                <w:szCs w:val="22"/>
              </w:rPr>
              <w:t>1.89</w:t>
            </w:r>
          </w:p>
        </w:tc>
      </w:tr>
      <w:tr w:rsidR="009F1160" w:rsidRPr="00277429" w14:paraId="68C60534" w14:textId="77777777" w:rsidTr="002E1323">
        <w:trPr>
          <w:trHeight w:val="312"/>
          <w:jc w:val="center"/>
        </w:trPr>
        <w:tc>
          <w:tcPr>
            <w:tcW w:w="55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9BDFE82" w14:textId="77777777" w:rsidR="009F1160" w:rsidRPr="00277429" w:rsidRDefault="009F1160" w:rsidP="00996550">
            <w:pPr>
              <w:widowControl w:val="0"/>
              <w:jc w:val="center"/>
              <w:rPr>
                <w:rFonts w:ascii="仿宋" w:eastAsia="仿宋" w:hAnsi="仿宋" w:cs="Times New Roman"/>
                <w:kern w:val="2"/>
                <w:sz w:val="22"/>
                <w:szCs w:val="22"/>
              </w:rPr>
            </w:pPr>
            <w:r w:rsidRPr="00BD647C">
              <w:rPr>
                <w:rFonts w:ascii="仿宋" w:eastAsia="仿宋" w:hAnsi="仿宋" w:cs="Times New Roman"/>
                <w:kern w:val="2"/>
                <w:sz w:val="22"/>
                <w:szCs w:val="22"/>
              </w:rPr>
              <w:t>105</w:t>
            </w:r>
          </w:p>
        </w:tc>
        <w:tc>
          <w:tcPr>
            <w:tcW w:w="433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8D9A51B" w14:textId="77777777" w:rsidR="009F1160" w:rsidRPr="00277429" w:rsidRDefault="009F1160" w:rsidP="00996550">
            <w:pPr>
              <w:widowControl w:val="0"/>
              <w:jc w:val="center"/>
              <w:rPr>
                <w:rFonts w:ascii="仿宋" w:eastAsia="仿宋" w:hAnsi="仿宋" w:cs="Times New Roman"/>
                <w:kern w:val="2"/>
                <w:sz w:val="22"/>
                <w:szCs w:val="22"/>
              </w:rPr>
            </w:pPr>
            <w:r w:rsidRPr="00BD647C">
              <w:rPr>
                <w:rFonts w:ascii="仿宋" w:eastAsia="仿宋" w:hAnsi="仿宋" w:cs="Times New Roman"/>
                <w:kern w:val="2"/>
                <w:sz w:val="22"/>
                <w:szCs w:val="22"/>
              </w:rPr>
              <w:t>南方中</w:t>
            </w:r>
            <w:proofErr w:type="gramStart"/>
            <w:r w:rsidRPr="00BD647C">
              <w:rPr>
                <w:rFonts w:ascii="仿宋" w:eastAsia="仿宋" w:hAnsi="仿宋" w:cs="Times New Roman"/>
                <w:kern w:val="2"/>
                <w:sz w:val="22"/>
                <w:szCs w:val="22"/>
              </w:rPr>
              <w:t>证国新港股通央企</w:t>
            </w:r>
            <w:proofErr w:type="gramEnd"/>
            <w:r w:rsidRPr="00BD647C">
              <w:rPr>
                <w:rFonts w:ascii="仿宋" w:eastAsia="仿宋" w:hAnsi="仿宋" w:cs="Times New Roman"/>
                <w:kern w:val="2"/>
                <w:sz w:val="22"/>
                <w:szCs w:val="22"/>
              </w:rPr>
              <w:t>红利交易型开放式指数证券投资基金</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109FDB85"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南方</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5FB54792" w14:textId="77777777" w:rsidR="009F1160" w:rsidRPr="00277429" w:rsidRDefault="009F1160" w:rsidP="00996550">
            <w:pPr>
              <w:widowControl w:val="0"/>
              <w:jc w:val="center"/>
              <w:rPr>
                <w:rFonts w:ascii="仿宋" w:eastAsia="仿宋" w:hAnsi="仿宋" w:cs="Times New Roman"/>
                <w:kern w:val="2"/>
                <w:sz w:val="22"/>
                <w:szCs w:val="22"/>
              </w:rPr>
            </w:pPr>
            <w:r>
              <w:rPr>
                <w:rFonts w:ascii="仿宋" w:eastAsia="仿宋" w:hAnsi="仿宋" w:cs="Arial" w:hint="eastAsia"/>
                <w:sz w:val="22"/>
                <w:szCs w:val="22"/>
              </w:rPr>
              <w:t>股票型-被动-ETF</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4887861A" w14:textId="77777777" w:rsidR="009F1160" w:rsidRPr="00277429" w:rsidRDefault="009F1160" w:rsidP="00996550">
            <w:pPr>
              <w:widowControl w:val="0"/>
              <w:jc w:val="center"/>
              <w:rPr>
                <w:rFonts w:ascii="仿宋" w:eastAsia="仿宋" w:hAnsi="仿宋" w:cs="Times New Roman"/>
                <w:kern w:val="2"/>
                <w:sz w:val="22"/>
                <w:szCs w:val="22"/>
              </w:rPr>
            </w:pPr>
            <w:r w:rsidRPr="00CF3ADD">
              <w:t>2024-06-26</w:t>
            </w:r>
          </w:p>
        </w:tc>
        <w:tc>
          <w:tcPr>
            <w:tcW w:w="109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2307A06" w14:textId="77777777" w:rsidR="009F1160" w:rsidRPr="00277429" w:rsidRDefault="009F1160" w:rsidP="00996550">
            <w:pPr>
              <w:widowControl w:val="0"/>
              <w:jc w:val="center"/>
              <w:rPr>
                <w:rFonts w:ascii="仿宋" w:eastAsia="仿宋" w:hAnsi="仿宋" w:cs="Times New Roman"/>
                <w:kern w:val="2"/>
                <w:sz w:val="22"/>
                <w:szCs w:val="22"/>
              </w:rPr>
            </w:pPr>
            <w:r w:rsidRPr="00791A7F">
              <w:rPr>
                <w:rFonts w:ascii="仿宋" w:eastAsia="仿宋" w:hAnsi="仿宋" w:cs="Times New Roman"/>
                <w:kern w:val="2"/>
                <w:sz w:val="22"/>
                <w:szCs w:val="22"/>
              </w:rPr>
              <w:t>12.21</w:t>
            </w:r>
          </w:p>
        </w:tc>
      </w:tr>
      <w:tr w:rsidR="009F1160" w:rsidRPr="00277429" w14:paraId="41392956" w14:textId="77777777" w:rsidTr="002E1323">
        <w:trPr>
          <w:trHeight w:val="312"/>
          <w:jc w:val="center"/>
        </w:trPr>
        <w:tc>
          <w:tcPr>
            <w:tcW w:w="55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FC2919B" w14:textId="77777777" w:rsidR="009F1160" w:rsidRPr="00277429" w:rsidRDefault="009F1160" w:rsidP="00996550">
            <w:pPr>
              <w:widowControl w:val="0"/>
              <w:jc w:val="center"/>
              <w:rPr>
                <w:rFonts w:ascii="仿宋" w:eastAsia="仿宋" w:hAnsi="仿宋" w:cs="Times New Roman"/>
                <w:kern w:val="2"/>
                <w:sz w:val="22"/>
                <w:szCs w:val="22"/>
              </w:rPr>
            </w:pPr>
            <w:r w:rsidRPr="00BD647C">
              <w:rPr>
                <w:rFonts w:ascii="仿宋" w:eastAsia="仿宋" w:hAnsi="仿宋" w:cs="Times New Roman"/>
                <w:kern w:val="2"/>
                <w:sz w:val="22"/>
                <w:szCs w:val="22"/>
              </w:rPr>
              <w:t>106</w:t>
            </w:r>
          </w:p>
        </w:tc>
        <w:tc>
          <w:tcPr>
            <w:tcW w:w="433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658A87F" w14:textId="77777777" w:rsidR="009F1160" w:rsidRPr="00277429" w:rsidRDefault="009F1160" w:rsidP="00996550">
            <w:pPr>
              <w:widowControl w:val="0"/>
              <w:jc w:val="center"/>
              <w:rPr>
                <w:rFonts w:ascii="仿宋" w:eastAsia="仿宋" w:hAnsi="仿宋" w:cs="Times New Roman"/>
                <w:kern w:val="2"/>
                <w:sz w:val="22"/>
                <w:szCs w:val="22"/>
              </w:rPr>
            </w:pPr>
            <w:r w:rsidRPr="00BD647C">
              <w:rPr>
                <w:rFonts w:ascii="仿宋" w:eastAsia="仿宋" w:hAnsi="仿宋" w:cs="Times New Roman"/>
                <w:kern w:val="2"/>
                <w:sz w:val="22"/>
                <w:szCs w:val="22"/>
              </w:rPr>
              <w:t>南方基金南方东英沙特阿拉伯交易型开放式指数证券投资基金(QDII)</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0244EB07"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南方</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28F92BAF" w14:textId="77777777" w:rsidR="009F1160" w:rsidRPr="00277429" w:rsidRDefault="009F1160" w:rsidP="00996550">
            <w:pPr>
              <w:widowControl w:val="0"/>
              <w:jc w:val="center"/>
              <w:rPr>
                <w:rFonts w:ascii="仿宋" w:eastAsia="仿宋" w:hAnsi="仿宋" w:cs="Times New Roman"/>
                <w:kern w:val="2"/>
                <w:sz w:val="22"/>
                <w:szCs w:val="22"/>
              </w:rPr>
            </w:pPr>
            <w:r>
              <w:rPr>
                <w:rFonts w:ascii="仿宋" w:eastAsia="仿宋" w:hAnsi="仿宋" w:cs="Arial" w:hint="eastAsia"/>
                <w:sz w:val="22"/>
                <w:szCs w:val="22"/>
              </w:rPr>
              <w:t>QDII-被动-ETF</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7A0D9EA2" w14:textId="77777777" w:rsidR="009F1160" w:rsidRPr="00277429" w:rsidRDefault="009F1160" w:rsidP="00996550">
            <w:pPr>
              <w:widowControl w:val="0"/>
              <w:jc w:val="center"/>
              <w:rPr>
                <w:rFonts w:ascii="仿宋" w:eastAsia="仿宋" w:hAnsi="仿宋" w:cs="Times New Roman"/>
                <w:kern w:val="2"/>
                <w:sz w:val="22"/>
                <w:szCs w:val="22"/>
              </w:rPr>
            </w:pPr>
            <w:r w:rsidRPr="00CF3ADD">
              <w:t>2024-07-05</w:t>
            </w:r>
          </w:p>
        </w:tc>
        <w:tc>
          <w:tcPr>
            <w:tcW w:w="109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78B9752" w14:textId="77777777" w:rsidR="009F1160" w:rsidRPr="00277429" w:rsidRDefault="009F1160" w:rsidP="00996550">
            <w:pPr>
              <w:widowControl w:val="0"/>
              <w:jc w:val="center"/>
              <w:rPr>
                <w:rFonts w:ascii="仿宋" w:eastAsia="仿宋" w:hAnsi="仿宋" w:cs="Times New Roman"/>
                <w:kern w:val="2"/>
                <w:sz w:val="22"/>
                <w:szCs w:val="22"/>
              </w:rPr>
            </w:pPr>
            <w:r w:rsidRPr="00791A7F">
              <w:rPr>
                <w:rFonts w:ascii="仿宋" w:eastAsia="仿宋" w:hAnsi="仿宋" w:cs="Times New Roman"/>
                <w:kern w:val="2"/>
                <w:sz w:val="22"/>
                <w:szCs w:val="22"/>
              </w:rPr>
              <w:t>2.61</w:t>
            </w:r>
          </w:p>
        </w:tc>
      </w:tr>
      <w:tr w:rsidR="009F1160" w:rsidRPr="00277429" w14:paraId="7FAC85EF" w14:textId="77777777" w:rsidTr="002E1323">
        <w:trPr>
          <w:trHeight w:val="312"/>
          <w:jc w:val="center"/>
        </w:trPr>
        <w:tc>
          <w:tcPr>
            <w:tcW w:w="55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8F3AE85" w14:textId="77777777" w:rsidR="009F1160" w:rsidRPr="00277429" w:rsidRDefault="009F1160" w:rsidP="00996550">
            <w:pPr>
              <w:widowControl w:val="0"/>
              <w:jc w:val="center"/>
              <w:rPr>
                <w:rFonts w:ascii="仿宋" w:eastAsia="仿宋" w:hAnsi="仿宋" w:cs="Times New Roman"/>
                <w:kern w:val="2"/>
                <w:sz w:val="22"/>
                <w:szCs w:val="22"/>
              </w:rPr>
            </w:pPr>
            <w:r w:rsidRPr="00BD647C">
              <w:rPr>
                <w:rFonts w:ascii="仿宋" w:eastAsia="仿宋" w:hAnsi="仿宋" w:cs="Times New Roman"/>
                <w:kern w:val="2"/>
                <w:sz w:val="22"/>
                <w:szCs w:val="22"/>
              </w:rPr>
              <w:t>107</w:t>
            </w:r>
          </w:p>
        </w:tc>
        <w:tc>
          <w:tcPr>
            <w:tcW w:w="433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77AFBD5" w14:textId="77777777" w:rsidR="009F1160" w:rsidRPr="00277429" w:rsidRDefault="009F1160" w:rsidP="00996550">
            <w:pPr>
              <w:widowControl w:val="0"/>
              <w:jc w:val="center"/>
              <w:rPr>
                <w:rFonts w:ascii="仿宋" w:eastAsia="仿宋" w:hAnsi="仿宋" w:cs="Times New Roman"/>
                <w:kern w:val="2"/>
                <w:sz w:val="22"/>
                <w:szCs w:val="22"/>
              </w:rPr>
            </w:pPr>
            <w:r w:rsidRPr="00BD647C">
              <w:rPr>
                <w:rFonts w:ascii="仿宋" w:eastAsia="仿宋" w:hAnsi="仿宋" w:cs="Times New Roman"/>
                <w:kern w:val="2"/>
                <w:sz w:val="22"/>
                <w:szCs w:val="22"/>
              </w:rPr>
              <w:t>南方上证</w:t>
            </w:r>
            <w:proofErr w:type="gramStart"/>
            <w:r w:rsidRPr="00BD647C">
              <w:rPr>
                <w:rFonts w:ascii="仿宋" w:eastAsia="仿宋" w:hAnsi="仿宋" w:cs="Times New Roman"/>
                <w:kern w:val="2"/>
                <w:sz w:val="22"/>
                <w:szCs w:val="22"/>
              </w:rPr>
              <w:t>科创板</w:t>
            </w:r>
            <w:proofErr w:type="gramEnd"/>
            <w:r w:rsidRPr="00BD647C">
              <w:rPr>
                <w:rFonts w:ascii="仿宋" w:eastAsia="仿宋" w:hAnsi="仿宋" w:cs="Times New Roman"/>
                <w:kern w:val="2"/>
                <w:sz w:val="22"/>
                <w:szCs w:val="22"/>
              </w:rPr>
              <w:t>芯片交易型开放式指数证券投资基金发起式联接基金</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541BFA36"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南方</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505ACFAB" w14:textId="77777777" w:rsidR="009F1160" w:rsidRPr="00277429" w:rsidRDefault="009F1160" w:rsidP="00996550">
            <w:pPr>
              <w:widowControl w:val="0"/>
              <w:jc w:val="center"/>
              <w:rPr>
                <w:rFonts w:ascii="仿宋" w:eastAsia="仿宋" w:hAnsi="仿宋" w:cs="Times New Roman"/>
                <w:kern w:val="2"/>
                <w:sz w:val="22"/>
                <w:szCs w:val="22"/>
              </w:rPr>
            </w:pPr>
            <w:r>
              <w:rPr>
                <w:rFonts w:ascii="仿宋" w:eastAsia="仿宋" w:hAnsi="仿宋" w:cs="Arial" w:hint="eastAsia"/>
                <w:sz w:val="22"/>
                <w:szCs w:val="22"/>
              </w:rPr>
              <w:t>股票型-被动-ETF联接</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46DDBC18" w14:textId="77777777" w:rsidR="009F1160" w:rsidRPr="00277429" w:rsidRDefault="009F1160" w:rsidP="00996550">
            <w:pPr>
              <w:widowControl w:val="0"/>
              <w:jc w:val="center"/>
              <w:rPr>
                <w:rFonts w:ascii="仿宋" w:eastAsia="仿宋" w:hAnsi="仿宋" w:cs="Times New Roman"/>
                <w:kern w:val="2"/>
                <w:sz w:val="22"/>
                <w:szCs w:val="22"/>
              </w:rPr>
            </w:pPr>
            <w:r w:rsidRPr="00CF3ADD">
              <w:t>2024-07-08</w:t>
            </w:r>
          </w:p>
        </w:tc>
        <w:tc>
          <w:tcPr>
            <w:tcW w:w="109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385D0EA" w14:textId="77777777" w:rsidR="009F1160" w:rsidRPr="00277429" w:rsidRDefault="009F1160" w:rsidP="00996550">
            <w:pPr>
              <w:widowControl w:val="0"/>
              <w:jc w:val="center"/>
              <w:rPr>
                <w:rFonts w:ascii="仿宋" w:eastAsia="仿宋" w:hAnsi="仿宋" w:cs="Times New Roman"/>
                <w:kern w:val="2"/>
                <w:sz w:val="22"/>
                <w:szCs w:val="22"/>
              </w:rPr>
            </w:pPr>
            <w:r w:rsidRPr="00791A7F">
              <w:rPr>
                <w:rFonts w:ascii="仿宋" w:eastAsia="仿宋" w:hAnsi="仿宋" w:cs="Times New Roman"/>
                <w:kern w:val="2"/>
                <w:sz w:val="22"/>
                <w:szCs w:val="22"/>
              </w:rPr>
              <w:t>2.01</w:t>
            </w:r>
          </w:p>
        </w:tc>
      </w:tr>
      <w:tr w:rsidR="009F1160" w:rsidRPr="00277429" w14:paraId="305BB6A4" w14:textId="77777777" w:rsidTr="002E1323">
        <w:trPr>
          <w:trHeight w:val="312"/>
          <w:jc w:val="center"/>
        </w:trPr>
        <w:tc>
          <w:tcPr>
            <w:tcW w:w="55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89B155E" w14:textId="77777777" w:rsidR="009F1160" w:rsidRPr="00277429" w:rsidRDefault="009F1160" w:rsidP="00996550">
            <w:pPr>
              <w:widowControl w:val="0"/>
              <w:jc w:val="center"/>
              <w:rPr>
                <w:rFonts w:ascii="仿宋" w:eastAsia="仿宋" w:hAnsi="仿宋" w:cs="Times New Roman"/>
                <w:kern w:val="2"/>
                <w:sz w:val="22"/>
                <w:szCs w:val="22"/>
              </w:rPr>
            </w:pPr>
            <w:r w:rsidRPr="00BD647C">
              <w:rPr>
                <w:rFonts w:ascii="仿宋" w:eastAsia="仿宋" w:hAnsi="仿宋" w:cs="Times New Roman"/>
                <w:kern w:val="2"/>
                <w:sz w:val="22"/>
                <w:szCs w:val="22"/>
              </w:rPr>
              <w:t>108</w:t>
            </w:r>
          </w:p>
        </w:tc>
        <w:tc>
          <w:tcPr>
            <w:tcW w:w="433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08F6E39" w14:textId="77777777" w:rsidR="009F1160" w:rsidRPr="00277429" w:rsidRDefault="009F1160" w:rsidP="00996550">
            <w:pPr>
              <w:widowControl w:val="0"/>
              <w:jc w:val="center"/>
              <w:rPr>
                <w:rFonts w:ascii="仿宋" w:eastAsia="仿宋" w:hAnsi="仿宋" w:cs="Times New Roman"/>
                <w:kern w:val="2"/>
                <w:sz w:val="22"/>
                <w:szCs w:val="22"/>
              </w:rPr>
            </w:pPr>
            <w:r w:rsidRPr="00BD647C">
              <w:rPr>
                <w:rFonts w:ascii="仿宋" w:eastAsia="仿宋" w:hAnsi="仿宋" w:cs="Times New Roman"/>
                <w:kern w:val="2"/>
                <w:sz w:val="22"/>
                <w:szCs w:val="22"/>
              </w:rPr>
              <w:t>南方</w:t>
            </w:r>
            <w:proofErr w:type="gramStart"/>
            <w:r w:rsidRPr="00BD647C">
              <w:rPr>
                <w:rFonts w:ascii="仿宋" w:eastAsia="仿宋" w:hAnsi="仿宋" w:cs="Times New Roman"/>
                <w:kern w:val="2"/>
                <w:sz w:val="22"/>
                <w:szCs w:val="22"/>
              </w:rPr>
              <w:t>中证全指</w:t>
            </w:r>
            <w:proofErr w:type="gramEnd"/>
            <w:r w:rsidRPr="00BD647C">
              <w:rPr>
                <w:rFonts w:ascii="仿宋" w:eastAsia="仿宋" w:hAnsi="仿宋" w:cs="Times New Roman"/>
                <w:kern w:val="2"/>
                <w:sz w:val="22"/>
                <w:szCs w:val="22"/>
              </w:rPr>
              <w:t>电力公用事业交易型开放式指数证券投资基金发起式联接基金</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69844796"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南方</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12BB3F41" w14:textId="77777777" w:rsidR="009F1160" w:rsidRPr="00277429" w:rsidRDefault="009F1160" w:rsidP="00996550">
            <w:pPr>
              <w:widowControl w:val="0"/>
              <w:jc w:val="center"/>
              <w:rPr>
                <w:rFonts w:ascii="仿宋" w:eastAsia="仿宋" w:hAnsi="仿宋" w:cs="Times New Roman"/>
                <w:kern w:val="2"/>
                <w:sz w:val="22"/>
                <w:szCs w:val="22"/>
              </w:rPr>
            </w:pPr>
            <w:r>
              <w:rPr>
                <w:rFonts w:ascii="仿宋" w:eastAsia="仿宋" w:hAnsi="仿宋" w:cs="Arial" w:hint="eastAsia"/>
                <w:sz w:val="22"/>
                <w:szCs w:val="22"/>
              </w:rPr>
              <w:t>股票型-被动-ETF联接</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34765A75" w14:textId="77777777" w:rsidR="009F1160" w:rsidRPr="00277429" w:rsidRDefault="009F1160" w:rsidP="00996550">
            <w:pPr>
              <w:widowControl w:val="0"/>
              <w:jc w:val="center"/>
              <w:rPr>
                <w:rFonts w:ascii="仿宋" w:eastAsia="仿宋" w:hAnsi="仿宋" w:cs="Times New Roman"/>
                <w:kern w:val="2"/>
                <w:sz w:val="22"/>
                <w:szCs w:val="22"/>
              </w:rPr>
            </w:pPr>
            <w:r w:rsidRPr="00CF3ADD">
              <w:t>2024-07-16</w:t>
            </w:r>
          </w:p>
        </w:tc>
        <w:tc>
          <w:tcPr>
            <w:tcW w:w="109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B791D09" w14:textId="77777777" w:rsidR="009F1160" w:rsidRPr="00277429" w:rsidRDefault="009F1160" w:rsidP="00996550">
            <w:pPr>
              <w:widowControl w:val="0"/>
              <w:jc w:val="center"/>
              <w:rPr>
                <w:rFonts w:ascii="仿宋" w:eastAsia="仿宋" w:hAnsi="仿宋" w:cs="Times New Roman"/>
                <w:kern w:val="2"/>
                <w:sz w:val="22"/>
                <w:szCs w:val="22"/>
              </w:rPr>
            </w:pPr>
            <w:r w:rsidRPr="00791A7F">
              <w:rPr>
                <w:rFonts w:ascii="仿宋" w:eastAsia="仿宋" w:hAnsi="仿宋" w:cs="Times New Roman"/>
                <w:kern w:val="2"/>
                <w:sz w:val="22"/>
                <w:szCs w:val="22"/>
              </w:rPr>
              <w:t>0.14</w:t>
            </w:r>
          </w:p>
        </w:tc>
      </w:tr>
      <w:tr w:rsidR="009F1160" w:rsidRPr="00277429" w14:paraId="46574085" w14:textId="77777777" w:rsidTr="002E1323">
        <w:trPr>
          <w:trHeight w:val="312"/>
          <w:jc w:val="center"/>
        </w:trPr>
        <w:tc>
          <w:tcPr>
            <w:tcW w:w="55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97A7949" w14:textId="77777777" w:rsidR="009F1160" w:rsidRPr="00277429" w:rsidRDefault="009F1160" w:rsidP="00996550">
            <w:pPr>
              <w:widowControl w:val="0"/>
              <w:jc w:val="center"/>
              <w:rPr>
                <w:rFonts w:ascii="仿宋" w:eastAsia="仿宋" w:hAnsi="仿宋" w:cs="Times New Roman"/>
                <w:kern w:val="2"/>
                <w:sz w:val="22"/>
                <w:szCs w:val="22"/>
              </w:rPr>
            </w:pPr>
            <w:r w:rsidRPr="00BD647C">
              <w:rPr>
                <w:rFonts w:ascii="仿宋" w:eastAsia="仿宋" w:hAnsi="仿宋" w:cs="Times New Roman"/>
                <w:kern w:val="2"/>
                <w:sz w:val="22"/>
                <w:szCs w:val="22"/>
              </w:rPr>
              <w:t>109</w:t>
            </w:r>
          </w:p>
        </w:tc>
        <w:tc>
          <w:tcPr>
            <w:tcW w:w="433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A8BB8D6" w14:textId="77777777" w:rsidR="009F1160" w:rsidRPr="00277429" w:rsidRDefault="009F1160" w:rsidP="00996550">
            <w:pPr>
              <w:widowControl w:val="0"/>
              <w:jc w:val="center"/>
              <w:rPr>
                <w:rFonts w:ascii="仿宋" w:eastAsia="仿宋" w:hAnsi="仿宋" w:cs="Times New Roman"/>
                <w:kern w:val="2"/>
                <w:sz w:val="22"/>
                <w:szCs w:val="22"/>
              </w:rPr>
            </w:pPr>
            <w:r w:rsidRPr="00BD647C">
              <w:rPr>
                <w:rFonts w:ascii="仿宋" w:eastAsia="仿宋" w:hAnsi="仿宋" w:cs="Times New Roman"/>
                <w:kern w:val="2"/>
                <w:sz w:val="22"/>
                <w:szCs w:val="22"/>
              </w:rPr>
              <w:t>南方</w:t>
            </w:r>
            <w:proofErr w:type="gramStart"/>
            <w:r w:rsidRPr="00BD647C">
              <w:rPr>
                <w:rFonts w:ascii="仿宋" w:eastAsia="仿宋" w:hAnsi="仿宋" w:cs="Times New Roman"/>
                <w:kern w:val="2"/>
                <w:sz w:val="22"/>
                <w:szCs w:val="22"/>
              </w:rPr>
              <w:t>中证全指</w:t>
            </w:r>
            <w:proofErr w:type="gramEnd"/>
            <w:r w:rsidRPr="00BD647C">
              <w:rPr>
                <w:rFonts w:ascii="仿宋" w:eastAsia="仿宋" w:hAnsi="仿宋" w:cs="Times New Roman"/>
                <w:kern w:val="2"/>
                <w:sz w:val="22"/>
                <w:szCs w:val="22"/>
              </w:rPr>
              <w:t>计算机交易型开放式指数证券投资基金发起式联接基金</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5D3EE958"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南方</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518ABBB2" w14:textId="77777777" w:rsidR="009F1160" w:rsidRPr="00277429" w:rsidRDefault="009F1160" w:rsidP="00996550">
            <w:pPr>
              <w:widowControl w:val="0"/>
              <w:jc w:val="center"/>
              <w:rPr>
                <w:rFonts w:ascii="仿宋" w:eastAsia="仿宋" w:hAnsi="仿宋" w:cs="Times New Roman"/>
                <w:kern w:val="2"/>
                <w:sz w:val="22"/>
                <w:szCs w:val="22"/>
              </w:rPr>
            </w:pPr>
            <w:r>
              <w:rPr>
                <w:rFonts w:ascii="仿宋" w:eastAsia="仿宋" w:hAnsi="仿宋" w:cs="Arial" w:hint="eastAsia"/>
                <w:sz w:val="22"/>
                <w:szCs w:val="22"/>
              </w:rPr>
              <w:t>股票型-被动-ETF联接</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524F76A0" w14:textId="77777777" w:rsidR="009F1160" w:rsidRPr="00277429" w:rsidRDefault="009F1160" w:rsidP="00996550">
            <w:pPr>
              <w:widowControl w:val="0"/>
              <w:jc w:val="center"/>
              <w:rPr>
                <w:rFonts w:ascii="仿宋" w:eastAsia="仿宋" w:hAnsi="仿宋" w:cs="Times New Roman"/>
                <w:kern w:val="2"/>
                <w:sz w:val="22"/>
                <w:szCs w:val="22"/>
              </w:rPr>
            </w:pPr>
            <w:r w:rsidRPr="00CF3ADD">
              <w:t>2024-07-23</w:t>
            </w:r>
          </w:p>
        </w:tc>
        <w:tc>
          <w:tcPr>
            <w:tcW w:w="109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D86C598" w14:textId="77777777" w:rsidR="009F1160" w:rsidRPr="00277429" w:rsidRDefault="009F1160" w:rsidP="00996550">
            <w:pPr>
              <w:widowControl w:val="0"/>
              <w:jc w:val="center"/>
              <w:rPr>
                <w:rFonts w:ascii="仿宋" w:eastAsia="仿宋" w:hAnsi="仿宋" w:cs="Times New Roman"/>
                <w:kern w:val="2"/>
                <w:sz w:val="22"/>
                <w:szCs w:val="22"/>
              </w:rPr>
            </w:pPr>
            <w:r w:rsidRPr="00791A7F">
              <w:rPr>
                <w:rFonts w:ascii="仿宋" w:eastAsia="仿宋" w:hAnsi="仿宋" w:cs="Times New Roman"/>
                <w:kern w:val="2"/>
                <w:sz w:val="22"/>
                <w:szCs w:val="22"/>
              </w:rPr>
              <w:t>0.61</w:t>
            </w:r>
          </w:p>
        </w:tc>
      </w:tr>
      <w:tr w:rsidR="009F1160" w:rsidRPr="00277429" w14:paraId="0CDB47F3" w14:textId="77777777" w:rsidTr="002E1323">
        <w:trPr>
          <w:trHeight w:val="312"/>
          <w:jc w:val="center"/>
        </w:trPr>
        <w:tc>
          <w:tcPr>
            <w:tcW w:w="55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C53022A" w14:textId="77777777" w:rsidR="009F1160" w:rsidRPr="00277429" w:rsidRDefault="009F1160" w:rsidP="00996550">
            <w:pPr>
              <w:widowControl w:val="0"/>
              <w:jc w:val="center"/>
              <w:rPr>
                <w:rFonts w:ascii="仿宋" w:eastAsia="仿宋" w:hAnsi="仿宋" w:cs="Times New Roman"/>
                <w:kern w:val="2"/>
                <w:sz w:val="22"/>
                <w:szCs w:val="22"/>
              </w:rPr>
            </w:pPr>
            <w:r w:rsidRPr="00BD647C">
              <w:rPr>
                <w:rFonts w:ascii="仿宋" w:eastAsia="仿宋" w:hAnsi="仿宋" w:cs="Times New Roman"/>
                <w:kern w:val="2"/>
                <w:sz w:val="22"/>
                <w:szCs w:val="22"/>
              </w:rPr>
              <w:t>110</w:t>
            </w:r>
          </w:p>
        </w:tc>
        <w:tc>
          <w:tcPr>
            <w:tcW w:w="433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786C28D" w14:textId="77777777" w:rsidR="009F1160" w:rsidRPr="00277429" w:rsidRDefault="009F1160" w:rsidP="00996550">
            <w:pPr>
              <w:widowControl w:val="0"/>
              <w:jc w:val="center"/>
              <w:rPr>
                <w:rFonts w:ascii="仿宋" w:eastAsia="仿宋" w:hAnsi="仿宋" w:cs="Times New Roman"/>
                <w:kern w:val="2"/>
                <w:sz w:val="22"/>
                <w:szCs w:val="22"/>
              </w:rPr>
            </w:pPr>
            <w:r w:rsidRPr="00BD647C">
              <w:rPr>
                <w:rFonts w:ascii="仿宋" w:eastAsia="仿宋" w:hAnsi="仿宋" w:cs="Times New Roman"/>
                <w:kern w:val="2"/>
                <w:sz w:val="22"/>
                <w:szCs w:val="22"/>
              </w:rPr>
              <w:t>南方</w:t>
            </w:r>
            <w:proofErr w:type="gramStart"/>
            <w:r w:rsidRPr="00BD647C">
              <w:rPr>
                <w:rFonts w:ascii="仿宋" w:eastAsia="仿宋" w:hAnsi="仿宋" w:cs="Times New Roman"/>
                <w:kern w:val="2"/>
                <w:sz w:val="22"/>
                <w:szCs w:val="22"/>
              </w:rPr>
              <w:t>中证全指</w:t>
            </w:r>
            <w:proofErr w:type="gramEnd"/>
            <w:r w:rsidRPr="00BD647C">
              <w:rPr>
                <w:rFonts w:ascii="仿宋" w:eastAsia="仿宋" w:hAnsi="仿宋" w:cs="Times New Roman"/>
                <w:kern w:val="2"/>
                <w:sz w:val="22"/>
                <w:szCs w:val="22"/>
              </w:rPr>
              <w:t>汽车指数发起式证券投资基金</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47E26507"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南方</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534A9429" w14:textId="77777777" w:rsidR="009F1160" w:rsidRPr="00277429" w:rsidRDefault="009F1160" w:rsidP="00996550">
            <w:pPr>
              <w:widowControl w:val="0"/>
              <w:jc w:val="center"/>
              <w:rPr>
                <w:rFonts w:ascii="仿宋" w:eastAsia="仿宋" w:hAnsi="仿宋" w:cs="Times New Roman"/>
                <w:kern w:val="2"/>
                <w:sz w:val="22"/>
                <w:szCs w:val="22"/>
              </w:rPr>
            </w:pPr>
            <w:r>
              <w:rPr>
                <w:rFonts w:ascii="仿宋" w:eastAsia="仿宋" w:hAnsi="仿宋" w:cs="Arial" w:hint="eastAsia"/>
                <w:sz w:val="22"/>
                <w:szCs w:val="22"/>
              </w:rPr>
              <w:t>股票型-被动-开放式</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6F22C1D5" w14:textId="77777777" w:rsidR="009F1160" w:rsidRPr="00277429" w:rsidRDefault="009F1160" w:rsidP="00996550">
            <w:pPr>
              <w:widowControl w:val="0"/>
              <w:jc w:val="center"/>
              <w:rPr>
                <w:rFonts w:ascii="仿宋" w:eastAsia="仿宋" w:hAnsi="仿宋" w:cs="Times New Roman"/>
                <w:kern w:val="2"/>
                <w:sz w:val="22"/>
                <w:szCs w:val="22"/>
              </w:rPr>
            </w:pPr>
            <w:r w:rsidRPr="00CF3ADD">
              <w:t>2024-09-03</w:t>
            </w:r>
          </w:p>
        </w:tc>
        <w:tc>
          <w:tcPr>
            <w:tcW w:w="109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372F986" w14:textId="77777777" w:rsidR="009F1160" w:rsidRPr="00277429" w:rsidRDefault="009F1160" w:rsidP="00996550">
            <w:pPr>
              <w:widowControl w:val="0"/>
              <w:jc w:val="center"/>
              <w:rPr>
                <w:rFonts w:ascii="仿宋" w:eastAsia="仿宋" w:hAnsi="仿宋" w:cs="Times New Roman"/>
                <w:kern w:val="2"/>
                <w:sz w:val="22"/>
                <w:szCs w:val="22"/>
              </w:rPr>
            </w:pPr>
            <w:r w:rsidRPr="00791A7F">
              <w:rPr>
                <w:rFonts w:ascii="仿宋" w:eastAsia="仿宋" w:hAnsi="仿宋" w:cs="Times New Roman"/>
                <w:kern w:val="2"/>
                <w:sz w:val="22"/>
                <w:szCs w:val="22"/>
              </w:rPr>
              <w:t>0.22</w:t>
            </w:r>
          </w:p>
        </w:tc>
      </w:tr>
      <w:tr w:rsidR="009F1160" w:rsidRPr="00277429" w14:paraId="46560ACD" w14:textId="77777777" w:rsidTr="002E1323">
        <w:trPr>
          <w:trHeight w:val="312"/>
          <w:jc w:val="center"/>
        </w:trPr>
        <w:tc>
          <w:tcPr>
            <w:tcW w:w="55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363E694" w14:textId="77777777" w:rsidR="009F1160" w:rsidRPr="00277429" w:rsidRDefault="009F1160" w:rsidP="00996550">
            <w:pPr>
              <w:widowControl w:val="0"/>
              <w:jc w:val="center"/>
              <w:rPr>
                <w:rFonts w:ascii="仿宋" w:eastAsia="仿宋" w:hAnsi="仿宋" w:cs="Times New Roman"/>
                <w:kern w:val="2"/>
                <w:sz w:val="22"/>
                <w:szCs w:val="22"/>
              </w:rPr>
            </w:pPr>
            <w:r w:rsidRPr="00BD647C">
              <w:rPr>
                <w:rFonts w:ascii="仿宋" w:eastAsia="仿宋" w:hAnsi="仿宋" w:cs="Times New Roman"/>
                <w:kern w:val="2"/>
                <w:sz w:val="22"/>
                <w:szCs w:val="22"/>
              </w:rPr>
              <w:t>111</w:t>
            </w:r>
          </w:p>
        </w:tc>
        <w:tc>
          <w:tcPr>
            <w:tcW w:w="433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A91A989" w14:textId="77777777" w:rsidR="009F1160" w:rsidRPr="00277429" w:rsidRDefault="009F1160" w:rsidP="00996550">
            <w:pPr>
              <w:widowControl w:val="0"/>
              <w:jc w:val="center"/>
              <w:rPr>
                <w:rFonts w:ascii="仿宋" w:eastAsia="仿宋" w:hAnsi="仿宋" w:cs="Times New Roman"/>
                <w:kern w:val="2"/>
                <w:sz w:val="22"/>
                <w:szCs w:val="22"/>
              </w:rPr>
            </w:pPr>
            <w:r w:rsidRPr="00BD647C">
              <w:rPr>
                <w:rFonts w:ascii="仿宋" w:eastAsia="仿宋" w:hAnsi="仿宋" w:cs="Times New Roman"/>
                <w:kern w:val="2"/>
                <w:sz w:val="22"/>
                <w:szCs w:val="22"/>
              </w:rPr>
              <w:t>南方中</w:t>
            </w:r>
            <w:proofErr w:type="gramStart"/>
            <w:r w:rsidRPr="00BD647C">
              <w:rPr>
                <w:rFonts w:ascii="仿宋" w:eastAsia="仿宋" w:hAnsi="仿宋" w:cs="Times New Roman"/>
                <w:kern w:val="2"/>
                <w:sz w:val="22"/>
                <w:szCs w:val="22"/>
              </w:rPr>
              <w:t>证国新港股通央企</w:t>
            </w:r>
            <w:proofErr w:type="gramEnd"/>
            <w:r w:rsidRPr="00BD647C">
              <w:rPr>
                <w:rFonts w:ascii="仿宋" w:eastAsia="仿宋" w:hAnsi="仿宋" w:cs="Times New Roman"/>
                <w:kern w:val="2"/>
                <w:sz w:val="22"/>
                <w:szCs w:val="22"/>
              </w:rPr>
              <w:t>红利交易型开放式指数证券投资基金发起式联接基金</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0121CA95"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南方</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0865797E" w14:textId="77777777" w:rsidR="009F1160" w:rsidRPr="00277429" w:rsidRDefault="009F1160" w:rsidP="00996550">
            <w:pPr>
              <w:widowControl w:val="0"/>
              <w:jc w:val="center"/>
              <w:rPr>
                <w:rFonts w:ascii="仿宋" w:eastAsia="仿宋" w:hAnsi="仿宋" w:cs="Times New Roman"/>
                <w:kern w:val="2"/>
                <w:sz w:val="22"/>
                <w:szCs w:val="22"/>
              </w:rPr>
            </w:pPr>
            <w:r>
              <w:rPr>
                <w:rFonts w:ascii="仿宋" w:eastAsia="仿宋" w:hAnsi="仿宋" w:cs="Arial" w:hint="eastAsia"/>
                <w:sz w:val="22"/>
                <w:szCs w:val="22"/>
              </w:rPr>
              <w:t>股票型-被动-ETF联接</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37F29591" w14:textId="77777777" w:rsidR="009F1160" w:rsidRPr="00277429" w:rsidRDefault="009F1160" w:rsidP="00996550">
            <w:pPr>
              <w:widowControl w:val="0"/>
              <w:jc w:val="center"/>
              <w:rPr>
                <w:rFonts w:ascii="仿宋" w:eastAsia="仿宋" w:hAnsi="仿宋" w:cs="Times New Roman"/>
                <w:kern w:val="2"/>
                <w:sz w:val="22"/>
                <w:szCs w:val="22"/>
              </w:rPr>
            </w:pPr>
            <w:r w:rsidRPr="00CF3ADD">
              <w:t>2024-09-12</w:t>
            </w:r>
          </w:p>
        </w:tc>
        <w:tc>
          <w:tcPr>
            <w:tcW w:w="109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060A2E4" w14:textId="77777777" w:rsidR="009F1160" w:rsidRPr="00277429" w:rsidRDefault="009F1160" w:rsidP="00996550">
            <w:pPr>
              <w:widowControl w:val="0"/>
              <w:jc w:val="center"/>
              <w:rPr>
                <w:rFonts w:ascii="仿宋" w:eastAsia="仿宋" w:hAnsi="仿宋" w:cs="Times New Roman"/>
                <w:kern w:val="2"/>
                <w:sz w:val="22"/>
                <w:szCs w:val="22"/>
              </w:rPr>
            </w:pPr>
            <w:r w:rsidRPr="00791A7F">
              <w:rPr>
                <w:rFonts w:ascii="仿宋" w:eastAsia="仿宋" w:hAnsi="仿宋" w:cs="Times New Roman"/>
                <w:kern w:val="2"/>
                <w:sz w:val="22"/>
                <w:szCs w:val="22"/>
              </w:rPr>
              <w:t>0.34</w:t>
            </w:r>
          </w:p>
        </w:tc>
      </w:tr>
      <w:tr w:rsidR="009F1160" w:rsidRPr="00277429" w14:paraId="741194A8" w14:textId="77777777" w:rsidTr="002E1323">
        <w:trPr>
          <w:trHeight w:val="312"/>
          <w:jc w:val="center"/>
        </w:trPr>
        <w:tc>
          <w:tcPr>
            <w:tcW w:w="55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DE92B9E" w14:textId="77777777" w:rsidR="009F1160" w:rsidRPr="00277429" w:rsidRDefault="009F1160" w:rsidP="00996550">
            <w:pPr>
              <w:widowControl w:val="0"/>
              <w:jc w:val="center"/>
              <w:rPr>
                <w:rFonts w:ascii="仿宋" w:eastAsia="仿宋" w:hAnsi="仿宋" w:cs="Times New Roman"/>
                <w:kern w:val="2"/>
                <w:sz w:val="22"/>
                <w:szCs w:val="22"/>
              </w:rPr>
            </w:pPr>
            <w:r w:rsidRPr="00BD647C">
              <w:rPr>
                <w:rFonts w:ascii="仿宋" w:eastAsia="仿宋" w:hAnsi="仿宋" w:cs="Times New Roman"/>
                <w:kern w:val="2"/>
                <w:sz w:val="22"/>
                <w:szCs w:val="22"/>
              </w:rPr>
              <w:t>112</w:t>
            </w:r>
          </w:p>
        </w:tc>
        <w:tc>
          <w:tcPr>
            <w:tcW w:w="433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53B41BD" w14:textId="77777777" w:rsidR="009F1160" w:rsidRPr="00277429" w:rsidRDefault="009F1160" w:rsidP="00996550">
            <w:pPr>
              <w:widowControl w:val="0"/>
              <w:jc w:val="center"/>
              <w:rPr>
                <w:rFonts w:ascii="仿宋" w:eastAsia="仿宋" w:hAnsi="仿宋" w:cs="Times New Roman"/>
                <w:kern w:val="2"/>
                <w:sz w:val="22"/>
                <w:szCs w:val="22"/>
              </w:rPr>
            </w:pPr>
            <w:r w:rsidRPr="00BD647C">
              <w:rPr>
                <w:rFonts w:ascii="仿宋" w:eastAsia="仿宋" w:hAnsi="仿宋" w:cs="Times New Roman"/>
                <w:kern w:val="2"/>
                <w:sz w:val="22"/>
                <w:szCs w:val="22"/>
              </w:rPr>
              <w:t>南方中证A500交易型开放式指数证券投资基金</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6D55B484"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南方</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0BFB2963" w14:textId="77777777" w:rsidR="009F1160" w:rsidRPr="00277429" w:rsidRDefault="009F1160" w:rsidP="00996550">
            <w:pPr>
              <w:widowControl w:val="0"/>
              <w:jc w:val="center"/>
              <w:rPr>
                <w:rFonts w:ascii="仿宋" w:eastAsia="仿宋" w:hAnsi="仿宋" w:cs="Times New Roman"/>
                <w:kern w:val="2"/>
                <w:sz w:val="22"/>
                <w:szCs w:val="22"/>
              </w:rPr>
            </w:pPr>
            <w:r>
              <w:rPr>
                <w:rFonts w:ascii="仿宋" w:eastAsia="仿宋" w:hAnsi="仿宋" w:cs="Arial" w:hint="eastAsia"/>
                <w:sz w:val="22"/>
                <w:szCs w:val="22"/>
              </w:rPr>
              <w:t>股票型-被动-ETF</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3D6F7123" w14:textId="77777777" w:rsidR="009F1160" w:rsidRPr="00277429" w:rsidRDefault="009F1160" w:rsidP="00996550">
            <w:pPr>
              <w:widowControl w:val="0"/>
              <w:jc w:val="center"/>
              <w:rPr>
                <w:rFonts w:ascii="仿宋" w:eastAsia="仿宋" w:hAnsi="仿宋" w:cs="Times New Roman"/>
                <w:kern w:val="2"/>
                <w:sz w:val="22"/>
                <w:szCs w:val="22"/>
              </w:rPr>
            </w:pPr>
            <w:r w:rsidRPr="00CF3ADD">
              <w:t>2024-09-25</w:t>
            </w:r>
          </w:p>
        </w:tc>
        <w:tc>
          <w:tcPr>
            <w:tcW w:w="109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7543210" w14:textId="77777777" w:rsidR="009F1160" w:rsidRPr="00277429" w:rsidRDefault="009F1160" w:rsidP="00996550">
            <w:pPr>
              <w:widowControl w:val="0"/>
              <w:jc w:val="center"/>
              <w:rPr>
                <w:rFonts w:ascii="仿宋" w:eastAsia="仿宋" w:hAnsi="仿宋" w:cs="Times New Roman"/>
                <w:kern w:val="2"/>
                <w:sz w:val="22"/>
                <w:szCs w:val="22"/>
              </w:rPr>
            </w:pPr>
            <w:r w:rsidRPr="00791A7F">
              <w:rPr>
                <w:rFonts w:ascii="仿宋" w:eastAsia="仿宋" w:hAnsi="仿宋" w:cs="Times New Roman"/>
                <w:kern w:val="2"/>
                <w:sz w:val="22"/>
                <w:szCs w:val="22"/>
              </w:rPr>
              <w:t>226.42</w:t>
            </w:r>
          </w:p>
        </w:tc>
      </w:tr>
      <w:tr w:rsidR="009F1160" w:rsidRPr="00277429" w14:paraId="505F87EB" w14:textId="77777777" w:rsidTr="002E1323">
        <w:trPr>
          <w:trHeight w:val="312"/>
          <w:jc w:val="center"/>
        </w:trPr>
        <w:tc>
          <w:tcPr>
            <w:tcW w:w="55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180F32E" w14:textId="77777777" w:rsidR="009F1160" w:rsidRPr="00277429" w:rsidRDefault="009F1160" w:rsidP="00996550">
            <w:pPr>
              <w:widowControl w:val="0"/>
              <w:jc w:val="center"/>
              <w:rPr>
                <w:rFonts w:ascii="仿宋" w:eastAsia="仿宋" w:hAnsi="仿宋" w:cs="Times New Roman"/>
                <w:kern w:val="2"/>
                <w:sz w:val="22"/>
                <w:szCs w:val="22"/>
              </w:rPr>
            </w:pPr>
            <w:r w:rsidRPr="00BD647C">
              <w:rPr>
                <w:rFonts w:ascii="仿宋" w:eastAsia="仿宋" w:hAnsi="仿宋" w:cs="Times New Roman"/>
                <w:kern w:val="2"/>
                <w:sz w:val="22"/>
                <w:szCs w:val="22"/>
              </w:rPr>
              <w:t>113</w:t>
            </w:r>
          </w:p>
        </w:tc>
        <w:tc>
          <w:tcPr>
            <w:tcW w:w="433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AFE192F" w14:textId="77777777" w:rsidR="009F1160" w:rsidRPr="00277429" w:rsidRDefault="009F1160" w:rsidP="00996550">
            <w:pPr>
              <w:widowControl w:val="0"/>
              <w:jc w:val="center"/>
              <w:rPr>
                <w:rFonts w:ascii="仿宋" w:eastAsia="仿宋" w:hAnsi="仿宋" w:cs="Times New Roman"/>
                <w:kern w:val="2"/>
                <w:sz w:val="22"/>
                <w:szCs w:val="22"/>
              </w:rPr>
            </w:pPr>
            <w:r w:rsidRPr="00BD647C">
              <w:rPr>
                <w:rFonts w:ascii="仿宋" w:eastAsia="仿宋" w:hAnsi="仿宋" w:cs="Times New Roman"/>
                <w:kern w:val="2"/>
                <w:sz w:val="22"/>
                <w:szCs w:val="22"/>
              </w:rPr>
              <w:t>南方深证主板50交易型开放式指数证券投资基金联接基金</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7118E202"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南方</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62A360EF" w14:textId="77777777" w:rsidR="009F1160" w:rsidRPr="00277429" w:rsidRDefault="009F1160" w:rsidP="00996550">
            <w:pPr>
              <w:widowControl w:val="0"/>
              <w:jc w:val="center"/>
              <w:rPr>
                <w:rFonts w:ascii="仿宋" w:eastAsia="仿宋" w:hAnsi="仿宋" w:cs="Times New Roman"/>
                <w:kern w:val="2"/>
                <w:sz w:val="22"/>
                <w:szCs w:val="22"/>
              </w:rPr>
            </w:pPr>
            <w:r>
              <w:rPr>
                <w:rFonts w:ascii="仿宋" w:eastAsia="仿宋" w:hAnsi="仿宋" w:cs="Arial" w:hint="eastAsia"/>
                <w:sz w:val="22"/>
                <w:szCs w:val="22"/>
              </w:rPr>
              <w:t>股票型-被动-ETF联接</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30CA948E" w14:textId="77777777" w:rsidR="009F1160" w:rsidRPr="00277429" w:rsidRDefault="009F1160" w:rsidP="00996550">
            <w:pPr>
              <w:widowControl w:val="0"/>
              <w:jc w:val="center"/>
              <w:rPr>
                <w:rFonts w:ascii="仿宋" w:eastAsia="仿宋" w:hAnsi="仿宋" w:cs="Times New Roman"/>
                <w:kern w:val="2"/>
                <w:sz w:val="22"/>
                <w:szCs w:val="22"/>
              </w:rPr>
            </w:pPr>
            <w:r w:rsidRPr="00CF3ADD">
              <w:t>2024-10-18</w:t>
            </w:r>
          </w:p>
        </w:tc>
        <w:tc>
          <w:tcPr>
            <w:tcW w:w="109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6B1DC5B" w14:textId="77777777" w:rsidR="009F1160" w:rsidRPr="00277429" w:rsidRDefault="009F1160" w:rsidP="00996550">
            <w:pPr>
              <w:widowControl w:val="0"/>
              <w:jc w:val="center"/>
              <w:rPr>
                <w:rFonts w:ascii="仿宋" w:eastAsia="仿宋" w:hAnsi="仿宋" w:cs="Times New Roman"/>
                <w:kern w:val="2"/>
                <w:sz w:val="22"/>
                <w:szCs w:val="22"/>
              </w:rPr>
            </w:pPr>
            <w:r w:rsidRPr="00791A7F">
              <w:rPr>
                <w:rFonts w:ascii="仿宋" w:eastAsia="仿宋" w:hAnsi="仿宋" w:cs="Times New Roman"/>
                <w:kern w:val="2"/>
                <w:sz w:val="22"/>
                <w:szCs w:val="22"/>
              </w:rPr>
              <w:t>2.03</w:t>
            </w:r>
          </w:p>
        </w:tc>
      </w:tr>
      <w:tr w:rsidR="009F1160" w:rsidRPr="00277429" w14:paraId="196F4FC1" w14:textId="77777777" w:rsidTr="002E1323">
        <w:trPr>
          <w:trHeight w:val="312"/>
          <w:jc w:val="center"/>
        </w:trPr>
        <w:tc>
          <w:tcPr>
            <w:tcW w:w="55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BEE1BAF" w14:textId="77777777" w:rsidR="009F1160" w:rsidRPr="00277429" w:rsidRDefault="009F1160" w:rsidP="00996550">
            <w:pPr>
              <w:widowControl w:val="0"/>
              <w:jc w:val="center"/>
              <w:rPr>
                <w:rFonts w:ascii="仿宋" w:eastAsia="仿宋" w:hAnsi="仿宋" w:cs="Times New Roman"/>
                <w:kern w:val="2"/>
                <w:sz w:val="22"/>
                <w:szCs w:val="22"/>
              </w:rPr>
            </w:pPr>
            <w:r w:rsidRPr="00BD647C">
              <w:rPr>
                <w:rFonts w:ascii="仿宋" w:eastAsia="仿宋" w:hAnsi="仿宋" w:cs="Times New Roman"/>
                <w:kern w:val="2"/>
                <w:sz w:val="22"/>
                <w:szCs w:val="22"/>
              </w:rPr>
              <w:t>114</w:t>
            </w:r>
          </w:p>
        </w:tc>
        <w:tc>
          <w:tcPr>
            <w:tcW w:w="433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8A8F631" w14:textId="77777777" w:rsidR="009F1160" w:rsidRPr="00277429" w:rsidRDefault="009F1160" w:rsidP="00996550">
            <w:pPr>
              <w:widowControl w:val="0"/>
              <w:jc w:val="center"/>
              <w:rPr>
                <w:rFonts w:ascii="仿宋" w:eastAsia="仿宋" w:hAnsi="仿宋" w:cs="Times New Roman"/>
                <w:kern w:val="2"/>
                <w:sz w:val="22"/>
                <w:szCs w:val="22"/>
              </w:rPr>
            </w:pPr>
            <w:r w:rsidRPr="00BD647C">
              <w:rPr>
                <w:rFonts w:ascii="仿宋" w:eastAsia="仿宋" w:hAnsi="仿宋" w:cs="Times New Roman"/>
                <w:kern w:val="2"/>
                <w:sz w:val="22"/>
                <w:szCs w:val="22"/>
              </w:rPr>
              <w:t>南方中证半导体行业精选交易型开放式指数证券投资基金</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04F9AC1E"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南方</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794CA72E" w14:textId="77777777" w:rsidR="009F1160" w:rsidRPr="00277429" w:rsidRDefault="009F1160" w:rsidP="00996550">
            <w:pPr>
              <w:widowControl w:val="0"/>
              <w:jc w:val="center"/>
              <w:rPr>
                <w:rFonts w:ascii="仿宋" w:eastAsia="仿宋" w:hAnsi="仿宋" w:cs="Times New Roman"/>
                <w:kern w:val="2"/>
                <w:sz w:val="22"/>
                <w:szCs w:val="22"/>
              </w:rPr>
            </w:pPr>
            <w:r>
              <w:rPr>
                <w:rFonts w:ascii="仿宋" w:eastAsia="仿宋" w:hAnsi="仿宋" w:cs="Arial" w:hint="eastAsia"/>
                <w:sz w:val="22"/>
                <w:szCs w:val="22"/>
              </w:rPr>
              <w:t>股票型-被动-ETF</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0CB676F7" w14:textId="77777777" w:rsidR="009F1160" w:rsidRPr="00277429" w:rsidRDefault="009F1160" w:rsidP="00996550">
            <w:pPr>
              <w:widowControl w:val="0"/>
              <w:jc w:val="center"/>
              <w:rPr>
                <w:rFonts w:ascii="仿宋" w:eastAsia="仿宋" w:hAnsi="仿宋" w:cs="Times New Roman"/>
                <w:kern w:val="2"/>
                <w:sz w:val="22"/>
                <w:szCs w:val="22"/>
              </w:rPr>
            </w:pPr>
            <w:r w:rsidRPr="00CF3ADD">
              <w:t>2024-10-31</w:t>
            </w:r>
          </w:p>
        </w:tc>
        <w:tc>
          <w:tcPr>
            <w:tcW w:w="109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EFEA0E5" w14:textId="77777777" w:rsidR="009F1160" w:rsidRPr="00277429" w:rsidRDefault="009F1160" w:rsidP="00996550">
            <w:pPr>
              <w:widowControl w:val="0"/>
              <w:jc w:val="center"/>
              <w:rPr>
                <w:rFonts w:ascii="仿宋" w:eastAsia="仿宋" w:hAnsi="仿宋" w:cs="Times New Roman"/>
                <w:kern w:val="2"/>
                <w:sz w:val="22"/>
                <w:szCs w:val="22"/>
              </w:rPr>
            </w:pPr>
            <w:r w:rsidRPr="00791A7F">
              <w:rPr>
                <w:rFonts w:ascii="仿宋" w:eastAsia="仿宋" w:hAnsi="仿宋" w:cs="Times New Roman"/>
                <w:kern w:val="2"/>
                <w:sz w:val="22"/>
                <w:szCs w:val="22"/>
              </w:rPr>
              <w:t>1.46</w:t>
            </w:r>
          </w:p>
        </w:tc>
      </w:tr>
      <w:tr w:rsidR="009F1160" w:rsidRPr="00277429" w14:paraId="0D173B2B" w14:textId="77777777" w:rsidTr="002E1323">
        <w:trPr>
          <w:trHeight w:val="312"/>
          <w:jc w:val="center"/>
        </w:trPr>
        <w:tc>
          <w:tcPr>
            <w:tcW w:w="55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E535B6E" w14:textId="77777777" w:rsidR="009F1160" w:rsidRPr="00277429" w:rsidRDefault="009F1160" w:rsidP="00996550">
            <w:pPr>
              <w:widowControl w:val="0"/>
              <w:jc w:val="center"/>
              <w:rPr>
                <w:rFonts w:ascii="仿宋" w:eastAsia="仿宋" w:hAnsi="仿宋" w:cs="Times New Roman"/>
                <w:kern w:val="2"/>
                <w:sz w:val="22"/>
                <w:szCs w:val="22"/>
              </w:rPr>
            </w:pPr>
            <w:r w:rsidRPr="00BD647C">
              <w:rPr>
                <w:rFonts w:ascii="仿宋" w:eastAsia="仿宋" w:hAnsi="仿宋" w:cs="Times New Roman"/>
                <w:kern w:val="2"/>
                <w:sz w:val="22"/>
                <w:szCs w:val="22"/>
              </w:rPr>
              <w:t>115</w:t>
            </w:r>
          </w:p>
        </w:tc>
        <w:tc>
          <w:tcPr>
            <w:tcW w:w="433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EE76D44" w14:textId="77777777" w:rsidR="009F1160" w:rsidRPr="00277429" w:rsidRDefault="009F1160" w:rsidP="00996550">
            <w:pPr>
              <w:widowControl w:val="0"/>
              <w:jc w:val="center"/>
              <w:rPr>
                <w:rFonts w:ascii="仿宋" w:eastAsia="仿宋" w:hAnsi="仿宋" w:cs="Times New Roman"/>
                <w:kern w:val="2"/>
                <w:sz w:val="22"/>
                <w:szCs w:val="22"/>
              </w:rPr>
            </w:pPr>
            <w:r w:rsidRPr="00BD647C">
              <w:rPr>
                <w:rFonts w:ascii="仿宋" w:eastAsia="仿宋" w:hAnsi="仿宋" w:cs="Times New Roman"/>
                <w:kern w:val="2"/>
                <w:sz w:val="22"/>
                <w:szCs w:val="22"/>
              </w:rPr>
              <w:t>南方</w:t>
            </w:r>
            <w:proofErr w:type="gramStart"/>
            <w:r w:rsidRPr="00BD647C">
              <w:rPr>
                <w:rFonts w:ascii="仿宋" w:eastAsia="仿宋" w:hAnsi="仿宋" w:cs="Times New Roman"/>
                <w:kern w:val="2"/>
                <w:sz w:val="22"/>
                <w:szCs w:val="22"/>
              </w:rPr>
              <w:t>中证沪深</w:t>
            </w:r>
            <w:proofErr w:type="gramEnd"/>
            <w:r w:rsidRPr="00BD647C">
              <w:rPr>
                <w:rFonts w:ascii="仿宋" w:eastAsia="仿宋" w:hAnsi="仿宋" w:cs="Times New Roman"/>
                <w:kern w:val="2"/>
                <w:sz w:val="22"/>
                <w:szCs w:val="22"/>
              </w:rPr>
              <w:t>港黄金产业股票指数发起式证券投资基金</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4F57AF88"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南方</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71F5C879" w14:textId="77777777" w:rsidR="009F1160" w:rsidRPr="00277429" w:rsidRDefault="009F1160" w:rsidP="00996550">
            <w:pPr>
              <w:widowControl w:val="0"/>
              <w:jc w:val="center"/>
              <w:rPr>
                <w:rFonts w:ascii="仿宋" w:eastAsia="仿宋" w:hAnsi="仿宋" w:cs="Times New Roman"/>
                <w:kern w:val="2"/>
                <w:sz w:val="22"/>
                <w:szCs w:val="22"/>
              </w:rPr>
            </w:pPr>
            <w:r>
              <w:rPr>
                <w:rFonts w:ascii="仿宋" w:eastAsia="仿宋" w:hAnsi="仿宋" w:cs="Arial" w:hint="eastAsia"/>
                <w:sz w:val="22"/>
                <w:szCs w:val="22"/>
              </w:rPr>
              <w:t>股票型-被动-开放式</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7D18C283" w14:textId="77777777" w:rsidR="009F1160" w:rsidRPr="00277429" w:rsidRDefault="009F1160" w:rsidP="00996550">
            <w:pPr>
              <w:widowControl w:val="0"/>
              <w:jc w:val="center"/>
              <w:rPr>
                <w:rFonts w:ascii="仿宋" w:eastAsia="仿宋" w:hAnsi="仿宋" w:cs="Times New Roman"/>
                <w:kern w:val="2"/>
                <w:sz w:val="22"/>
                <w:szCs w:val="22"/>
              </w:rPr>
            </w:pPr>
            <w:r w:rsidRPr="00CF3ADD">
              <w:t>2024-11-04</w:t>
            </w:r>
          </w:p>
        </w:tc>
        <w:tc>
          <w:tcPr>
            <w:tcW w:w="109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9EB25D5" w14:textId="77777777" w:rsidR="009F1160" w:rsidRPr="00277429" w:rsidRDefault="009F1160" w:rsidP="00996550">
            <w:pPr>
              <w:widowControl w:val="0"/>
              <w:jc w:val="center"/>
              <w:rPr>
                <w:rFonts w:ascii="仿宋" w:eastAsia="仿宋" w:hAnsi="仿宋" w:cs="Times New Roman"/>
                <w:kern w:val="2"/>
                <w:sz w:val="22"/>
                <w:szCs w:val="22"/>
              </w:rPr>
            </w:pPr>
            <w:r w:rsidRPr="00791A7F">
              <w:rPr>
                <w:rFonts w:ascii="仿宋" w:eastAsia="仿宋" w:hAnsi="仿宋" w:cs="Times New Roman"/>
                <w:kern w:val="2"/>
                <w:sz w:val="22"/>
                <w:szCs w:val="22"/>
              </w:rPr>
              <w:t>0.23</w:t>
            </w:r>
          </w:p>
        </w:tc>
      </w:tr>
      <w:tr w:rsidR="009F1160" w:rsidRPr="00277429" w14:paraId="049D7CEE" w14:textId="77777777" w:rsidTr="002E1323">
        <w:trPr>
          <w:trHeight w:val="312"/>
          <w:jc w:val="center"/>
        </w:trPr>
        <w:tc>
          <w:tcPr>
            <w:tcW w:w="55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F458B7B" w14:textId="77777777" w:rsidR="009F1160" w:rsidRPr="00277429" w:rsidRDefault="009F1160" w:rsidP="00996550">
            <w:pPr>
              <w:widowControl w:val="0"/>
              <w:jc w:val="center"/>
              <w:rPr>
                <w:rFonts w:ascii="仿宋" w:eastAsia="仿宋" w:hAnsi="仿宋" w:cs="Times New Roman"/>
                <w:kern w:val="2"/>
                <w:sz w:val="22"/>
                <w:szCs w:val="22"/>
              </w:rPr>
            </w:pPr>
            <w:r w:rsidRPr="00BD647C">
              <w:rPr>
                <w:rFonts w:ascii="仿宋" w:eastAsia="仿宋" w:hAnsi="仿宋" w:cs="Times New Roman"/>
                <w:kern w:val="2"/>
                <w:sz w:val="22"/>
                <w:szCs w:val="22"/>
              </w:rPr>
              <w:t>116</w:t>
            </w:r>
          </w:p>
        </w:tc>
        <w:tc>
          <w:tcPr>
            <w:tcW w:w="433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A04C3A1" w14:textId="77777777" w:rsidR="009F1160" w:rsidRPr="00277429" w:rsidRDefault="009F1160" w:rsidP="00996550">
            <w:pPr>
              <w:widowControl w:val="0"/>
              <w:jc w:val="center"/>
              <w:rPr>
                <w:rFonts w:ascii="仿宋" w:eastAsia="仿宋" w:hAnsi="仿宋" w:cs="Times New Roman"/>
                <w:kern w:val="2"/>
                <w:sz w:val="22"/>
                <w:szCs w:val="22"/>
              </w:rPr>
            </w:pPr>
            <w:r w:rsidRPr="00BD647C">
              <w:rPr>
                <w:rFonts w:ascii="仿宋" w:eastAsia="仿宋" w:hAnsi="仿宋" w:cs="Times New Roman"/>
                <w:kern w:val="2"/>
                <w:sz w:val="22"/>
                <w:szCs w:val="22"/>
              </w:rPr>
              <w:t>南方中证A500交易型开放式指数证券投资基金联接基金</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63D1B813"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南方</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7F8FA0C4" w14:textId="77777777" w:rsidR="009F1160" w:rsidRPr="00277429" w:rsidRDefault="009F1160" w:rsidP="00996550">
            <w:pPr>
              <w:widowControl w:val="0"/>
              <w:jc w:val="center"/>
              <w:rPr>
                <w:rFonts w:ascii="仿宋" w:eastAsia="仿宋" w:hAnsi="仿宋" w:cs="Times New Roman"/>
                <w:kern w:val="2"/>
                <w:sz w:val="22"/>
                <w:szCs w:val="22"/>
              </w:rPr>
            </w:pPr>
            <w:r>
              <w:rPr>
                <w:rFonts w:ascii="仿宋" w:eastAsia="仿宋" w:hAnsi="仿宋" w:cs="Arial" w:hint="eastAsia"/>
                <w:sz w:val="22"/>
                <w:szCs w:val="22"/>
              </w:rPr>
              <w:t>股票型-被动-ETF联接</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441786AC" w14:textId="77777777" w:rsidR="009F1160" w:rsidRPr="00277429" w:rsidRDefault="009F1160" w:rsidP="00996550">
            <w:pPr>
              <w:widowControl w:val="0"/>
              <w:jc w:val="center"/>
              <w:rPr>
                <w:rFonts w:ascii="仿宋" w:eastAsia="仿宋" w:hAnsi="仿宋" w:cs="Times New Roman"/>
                <w:kern w:val="2"/>
                <w:sz w:val="22"/>
                <w:szCs w:val="22"/>
              </w:rPr>
            </w:pPr>
            <w:r w:rsidRPr="00CF3ADD">
              <w:t>2024-11-12</w:t>
            </w:r>
          </w:p>
        </w:tc>
        <w:tc>
          <w:tcPr>
            <w:tcW w:w="109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5965DE8" w14:textId="77777777" w:rsidR="009F1160" w:rsidRPr="00277429" w:rsidRDefault="009F1160" w:rsidP="00996550">
            <w:pPr>
              <w:widowControl w:val="0"/>
              <w:jc w:val="center"/>
              <w:rPr>
                <w:rFonts w:ascii="仿宋" w:eastAsia="仿宋" w:hAnsi="仿宋" w:cs="Times New Roman"/>
                <w:kern w:val="2"/>
                <w:sz w:val="22"/>
                <w:szCs w:val="22"/>
              </w:rPr>
            </w:pPr>
            <w:r w:rsidRPr="00791A7F">
              <w:rPr>
                <w:rFonts w:ascii="仿宋" w:eastAsia="仿宋" w:hAnsi="仿宋" w:cs="Times New Roman"/>
                <w:kern w:val="2"/>
                <w:sz w:val="22"/>
                <w:szCs w:val="22"/>
              </w:rPr>
              <w:t>53.73</w:t>
            </w:r>
          </w:p>
        </w:tc>
      </w:tr>
      <w:tr w:rsidR="009F1160" w:rsidRPr="00277429" w14:paraId="26FDC493" w14:textId="77777777" w:rsidTr="002E1323">
        <w:trPr>
          <w:trHeight w:val="312"/>
          <w:jc w:val="center"/>
        </w:trPr>
        <w:tc>
          <w:tcPr>
            <w:tcW w:w="55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8CE5C4D" w14:textId="77777777" w:rsidR="009F1160" w:rsidRPr="00277429" w:rsidRDefault="009F1160" w:rsidP="00996550">
            <w:pPr>
              <w:widowControl w:val="0"/>
              <w:jc w:val="center"/>
              <w:rPr>
                <w:rFonts w:ascii="仿宋" w:eastAsia="仿宋" w:hAnsi="仿宋" w:cs="Times New Roman"/>
                <w:kern w:val="2"/>
                <w:sz w:val="22"/>
                <w:szCs w:val="22"/>
              </w:rPr>
            </w:pPr>
            <w:r w:rsidRPr="00BD647C">
              <w:rPr>
                <w:rFonts w:ascii="仿宋" w:eastAsia="仿宋" w:hAnsi="仿宋" w:cs="Times New Roman"/>
                <w:kern w:val="2"/>
                <w:sz w:val="22"/>
                <w:szCs w:val="22"/>
              </w:rPr>
              <w:lastRenderedPageBreak/>
              <w:t>117</w:t>
            </w:r>
          </w:p>
        </w:tc>
        <w:tc>
          <w:tcPr>
            <w:tcW w:w="433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FB7C566" w14:textId="77777777" w:rsidR="009F1160" w:rsidRPr="00277429" w:rsidRDefault="009F1160" w:rsidP="00996550">
            <w:pPr>
              <w:widowControl w:val="0"/>
              <w:jc w:val="center"/>
              <w:rPr>
                <w:rFonts w:ascii="仿宋" w:eastAsia="仿宋" w:hAnsi="仿宋" w:cs="Times New Roman"/>
                <w:kern w:val="2"/>
                <w:sz w:val="22"/>
                <w:szCs w:val="22"/>
              </w:rPr>
            </w:pPr>
            <w:r w:rsidRPr="00BD647C">
              <w:rPr>
                <w:rFonts w:ascii="仿宋" w:eastAsia="仿宋" w:hAnsi="仿宋" w:cs="Times New Roman"/>
                <w:kern w:val="2"/>
                <w:sz w:val="22"/>
                <w:szCs w:val="22"/>
              </w:rPr>
              <w:t>南方中证A100交易型开放式指数证券投资基金</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181CA237"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南方</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1D87C863" w14:textId="77777777" w:rsidR="009F1160" w:rsidRPr="00277429" w:rsidRDefault="009F1160" w:rsidP="00996550">
            <w:pPr>
              <w:widowControl w:val="0"/>
              <w:jc w:val="center"/>
              <w:rPr>
                <w:rFonts w:ascii="仿宋" w:eastAsia="仿宋" w:hAnsi="仿宋" w:cs="Times New Roman"/>
                <w:kern w:val="2"/>
                <w:sz w:val="22"/>
                <w:szCs w:val="22"/>
              </w:rPr>
            </w:pPr>
            <w:r>
              <w:rPr>
                <w:rFonts w:ascii="仿宋" w:eastAsia="仿宋" w:hAnsi="仿宋" w:cs="Arial" w:hint="eastAsia"/>
                <w:sz w:val="22"/>
                <w:szCs w:val="22"/>
              </w:rPr>
              <w:t>股票型-被动-ETF</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7D1F3E7A" w14:textId="77777777" w:rsidR="009F1160" w:rsidRPr="00277429" w:rsidRDefault="009F1160" w:rsidP="00996550">
            <w:pPr>
              <w:widowControl w:val="0"/>
              <w:jc w:val="center"/>
              <w:rPr>
                <w:rFonts w:ascii="仿宋" w:eastAsia="仿宋" w:hAnsi="仿宋" w:cs="Times New Roman"/>
                <w:kern w:val="2"/>
                <w:sz w:val="22"/>
                <w:szCs w:val="22"/>
              </w:rPr>
            </w:pPr>
            <w:r w:rsidRPr="00CF3ADD">
              <w:t>2024-12-19</w:t>
            </w:r>
          </w:p>
        </w:tc>
        <w:tc>
          <w:tcPr>
            <w:tcW w:w="109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2ACB739" w14:textId="77777777" w:rsidR="009F1160" w:rsidRPr="00277429" w:rsidRDefault="009F1160" w:rsidP="00996550">
            <w:pPr>
              <w:widowControl w:val="0"/>
              <w:jc w:val="center"/>
              <w:rPr>
                <w:rFonts w:ascii="仿宋" w:eastAsia="仿宋" w:hAnsi="仿宋" w:cs="Times New Roman"/>
                <w:kern w:val="2"/>
                <w:sz w:val="22"/>
                <w:szCs w:val="22"/>
              </w:rPr>
            </w:pPr>
            <w:r w:rsidRPr="00791A7F">
              <w:rPr>
                <w:rFonts w:ascii="仿宋" w:eastAsia="仿宋" w:hAnsi="仿宋" w:cs="Times New Roman"/>
                <w:kern w:val="2"/>
                <w:sz w:val="22"/>
                <w:szCs w:val="22"/>
              </w:rPr>
              <w:t>2.07</w:t>
            </w:r>
          </w:p>
        </w:tc>
      </w:tr>
      <w:tr w:rsidR="009F1160" w:rsidRPr="00277429" w14:paraId="0F5562F3" w14:textId="77777777" w:rsidTr="002E1323">
        <w:trPr>
          <w:trHeight w:val="312"/>
          <w:jc w:val="center"/>
        </w:trPr>
        <w:tc>
          <w:tcPr>
            <w:tcW w:w="55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06AFE16" w14:textId="77777777" w:rsidR="009F1160" w:rsidRPr="00277429" w:rsidRDefault="009F1160" w:rsidP="00996550">
            <w:pPr>
              <w:widowControl w:val="0"/>
              <w:jc w:val="center"/>
              <w:rPr>
                <w:rFonts w:ascii="仿宋" w:eastAsia="仿宋" w:hAnsi="仿宋" w:cs="Times New Roman"/>
                <w:kern w:val="2"/>
                <w:sz w:val="22"/>
                <w:szCs w:val="22"/>
              </w:rPr>
            </w:pPr>
            <w:r w:rsidRPr="00BD647C">
              <w:rPr>
                <w:rFonts w:ascii="仿宋" w:eastAsia="仿宋" w:hAnsi="仿宋" w:cs="Times New Roman"/>
                <w:kern w:val="2"/>
                <w:sz w:val="22"/>
                <w:szCs w:val="22"/>
              </w:rPr>
              <w:t>118</w:t>
            </w:r>
          </w:p>
        </w:tc>
        <w:tc>
          <w:tcPr>
            <w:tcW w:w="433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3A28528" w14:textId="77777777" w:rsidR="009F1160" w:rsidRPr="00277429" w:rsidRDefault="009F1160" w:rsidP="00996550">
            <w:pPr>
              <w:widowControl w:val="0"/>
              <w:jc w:val="center"/>
              <w:rPr>
                <w:rFonts w:ascii="仿宋" w:eastAsia="仿宋" w:hAnsi="仿宋" w:cs="Times New Roman"/>
                <w:kern w:val="2"/>
                <w:sz w:val="22"/>
                <w:szCs w:val="22"/>
              </w:rPr>
            </w:pPr>
            <w:r w:rsidRPr="00BD647C">
              <w:rPr>
                <w:rFonts w:ascii="仿宋" w:eastAsia="仿宋" w:hAnsi="仿宋" w:cs="Times New Roman"/>
                <w:kern w:val="2"/>
                <w:sz w:val="22"/>
                <w:szCs w:val="22"/>
              </w:rPr>
              <w:t>南方上证180交易型开放式指数证券投资基金</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1CDB306A" w14:textId="77777777" w:rsidR="009F1160" w:rsidRPr="00277429" w:rsidRDefault="009F1160" w:rsidP="00996550">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南方</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1FDD2707" w14:textId="77777777" w:rsidR="009F1160" w:rsidRPr="00277429" w:rsidRDefault="009F1160" w:rsidP="00996550">
            <w:pPr>
              <w:widowControl w:val="0"/>
              <w:jc w:val="center"/>
              <w:rPr>
                <w:rFonts w:ascii="仿宋" w:eastAsia="仿宋" w:hAnsi="仿宋" w:cs="Times New Roman"/>
                <w:kern w:val="2"/>
                <w:sz w:val="22"/>
                <w:szCs w:val="22"/>
              </w:rPr>
            </w:pPr>
            <w:r>
              <w:rPr>
                <w:rFonts w:ascii="仿宋" w:eastAsia="仿宋" w:hAnsi="仿宋" w:cs="Arial" w:hint="eastAsia"/>
                <w:sz w:val="22"/>
                <w:szCs w:val="22"/>
              </w:rPr>
              <w:t>股票型-被动-ETF</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022F0D31" w14:textId="77777777" w:rsidR="009F1160" w:rsidRPr="00277429" w:rsidRDefault="009F1160" w:rsidP="00996550">
            <w:pPr>
              <w:widowControl w:val="0"/>
              <w:jc w:val="center"/>
              <w:rPr>
                <w:rFonts w:ascii="仿宋" w:eastAsia="仿宋" w:hAnsi="仿宋" w:cs="Times New Roman"/>
                <w:kern w:val="2"/>
                <w:sz w:val="22"/>
                <w:szCs w:val="22"/>
              </w:rPr>
            </w:pPr>
            <w:r w:rsidRPr="00CF3ADD">
              <w:t>2024-12-30</w:t>
            </w:r>
          </w:p>
        </w:tc>
        <w:tc>
          <w:tcPr>
            <w:tcW w:w="109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219B584" w14:textId="77777777" w:rsidR="009F1160" w:rsidRPr="00277429" w:rsidRDefault="009F1160" w:rsidP="00996550">
            <w:pPr>
              <w:widowControl w:val="0"/>
              <w:jc w:val="center"/>
              <w:rPr>
                <w:rFonts w:ascii="仿宋" w:eastAsia="仿宋" w:hAnsi="仿宋" w:cs="Times New Roman"/>
                <w:kern w:val="2"/>
                <w:sz w:val="22"/>
                <w:szCs w:val="22"/>
              </w:rPr>
            </w:pPr>
            <w:r w:rsidRPr="00791A7F">
              <w:rPr>
                <w:rFonts w:ascii="仿宋" w:eastAsia="仿宋" w:hAnsi="仿宋" w:cs="Times New Roman"/>
                <w:kern w:val="2"/>
                <w:sz w:val="22"/>
                <w:szCs w:val="22"/>
              </w:rPr>
              <w:t>12.50</w:t>
            </w:r>
          </w:p>
        </w:tc>
      </w:tr>
    </w:tbl>
    <w:p w14:paraId="59C1AE29" w14:textId="77777777" w:rsidR="00064442" w:rsidRPr="00A118F9" w:rsidRDefault="00064442" w:rsidP="00A118F9">
      <w:pPr>
        <w:pStyle w:val="a7"/>
        <w:widowControl w:val="0"/>
        <w:spacing w:beforeLines="50" w:before="156"/>
        <w:ind w:firstLineChars="0" w:firstLine="0"/>
        <w:jc w:val="center"/>
        <w:rPr>
          <w:rFonts w:ascii="仿宋_GB2312" w:eastAsia="仿宋_GB2312" w:hAnsi="仿宋" w:cs="Times New Roman"/>
          <w:b/>
          <w:kern w:val="2"/>
          <w:sz w:val="21"/>
          <w:szCs w:val="22"/>
        </w:rPr>
      </w:pPr>
      <w:r w:rsidRPr="00A118F9">
        <w:rPr>
          <w:rFonts w:ascii="仿宋_GB2312" w:eastAsia="仿宋_GB2312" w:hAnsi="仿宋" w:cs="Times New Roman" w:hint="eastAsia"/>
          <w:b/>
          <w:kern w:val="2"/>
          <w:sz w:val="21"/>
          <w:szCs w:val="22"/>
        </w:rPr>
        <w:t>已批未募指数产品情况</w:t>
      </w:r>
    </w:p>
    <w:tbl>
      <w:tblPr>
        <w:tblW w:w="11282" w:type="dxa"/>
        <w:tblInd w:w="-14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7"/>
        <w:gridCol w:w="5813"/>
        <w:gridCol w:w="992"/>
        <w:gridCol w:w="2410"/>
        <w:gridCol w:w="1500"/>
      </w:tblGrid>
      <w:tr w:rsidR="00911F02" w:rsidRPr="00277429" w14:paraId="113C069B" w14:textId="77777777" w:rsidTr="002E1323">
        <w:trPr>
          <w:trHeight w:val="237"/>
        </w:trPr>
        <w:tc>
          <w:tcPr>
            <w:tcW w:w="567" w:type="dxa"/>
            <w:shd w:val="clear" w:color="auto" w:fill="auto"/>
            <w:noWrap/>
            <w:vAlign w:val="center"/>
            <w:hideMark/>
          </w:tcPr>
          <w:p w14:paraId="76434956" w14:textId="77777777" w:rsidR="00064442" w:rsidRPr="00277429" w:rsidRDefault="00064442" w:rsidP="00064442">
            <w:pPr>
              <w:widowControl w:val="0"/>
              <w:jc w:val="center"/>
              <w:rPr>
                <w:rFonts w:ascii="仿宋_GB2312" w:eastAsia="仿宋_GB2312" w:hAnsi="Calibri" w:cs="Arial"/>
                <w:kern w:val="2"/>
                <w:sz w:val="22"/>
                <w:szCs w:val="20"/>
              </w:rPr>
            </w:pPr>
            <w:r w:rsidRPr="00277429">
              <w:rPr>
                <w:rFonts w:ascii="仿宋_GB2312" w:eastAsia="仿宋_GB2312" w:hAnsi="Calibri" w:cs="Arial" w:hint="eastAsia"/>
                <w:kern w:val="2"/>
                <w:sz w:val="22"/>
                <w:szCs w:val="20"/>
              </w:rPr>
              <w:t>序号</w:t>
            </w:r>
          </w:p>
        </w:tc>
        <w:tc>
          <w:tcPr>
            <w:tcW w:w="5813" w:type="dxa"/>
            <w:shd w:val="clear" w:color="auto" w:fill="auto"/>
            <w:noWrap/>
            <w:vAlign w:val="center"/>
            <w:hideMark/>
          </w:tcPr>
          <w:p w14:paraId="0E615E68" w14:textId="77777777" w:rsidR="00064442" w:rsidRPr="00277429" w:rsidRDefault="00064442" w:rsidP="00064442">
            <w:pPr>
              <w:widowControl w:val="0"/>
              <w:jc w:val="center"/>
              <w:rPr>
                <w:rFonts w:ascii="仿宋_GB2312" w:eastAsia="仿宋_GB2312" w:hAnsi="Calibri" w:cs="Arial"/>
                <w:kern w:val="2"/>
                <w:sz w:val="22"/>
                <w:szCs w:val="20"/>
              </w:rPr>
            </w:pPr>
            <w:r w:rsidRPr="00277429">
              <w:rPr>
                <w:rFonts w:ascii="仿宋_GB2312" w:eastAsia="仿宋_GB2312" w:hAnsi="Calibri" w:cs="Arial" w:hint="eastAsia"/>
                <w:kern w:val="2"/>
                <w:sz w:val="22"/>
                <w:szCs w:val="20"/>
              </w:rPr>
              <w:t>基金全称</w:t>
            </w:r>
          </w:p>
        </w:tc>
        <w:tc>
          <w:tcPr>
            <w:tcW w:w="992" w:type="dxa"/>
            <w:shd w:val="clear" w:color="auto" w:fill="auto"/>
            <w:noWrap/>
            <w:vAlign w:val="center"/>
            <w:hideMark/>
          </w:tcPr>
          <w:p w14:paraId="486F807E" w14:textId="77777777" w:rsidR="00064442" w:rsidRPr="00277429" w:rsidRDefault="00064442" w:rsidP="00064442">
            <w:pPr>
              <w:widowControl w:val="0"/>
              <w:jc w:val="center"/>
              <w:rPr>
                <w:rFonts w:ascii="仿宋_GB2312" w:eastAsia="仿宋_GB2312" w:hAnsi="Calibri" w:cs="Arial"/>
                <w:kern w:val="2"/>
                <w:sz w:val="22"/>
                <w:szCs w:val="20"/>
              </w:rPr>
            </w:pPr>
            <w:r w:rsidRPr="00277429">
              <w:rPr>
                <w:rFonts w:ascii="仿宋_GB2312" w:eastAsia="仿宋_GB2312" w:hAnsi="Calibri" w:cs="Arial" w:hint="eastAsia"/>
                <w:kern w:val="2"/>
                <w:sz w:val="22"/>
                <w:szCs w:val="20"/>
              </w:rPr>
              <w:t>管理人</w:t>
            </w:r>
          </w:p>
        </w:tc>
        <w:tc>
          <w:tcPr>
            <w:tcW w:w="2410" w:type="dxa"/>
            <w:shd w:val="clear" w:color="auto" w:fill="auto"/>
            <w:noWrap/>
            <w:vAlign w:val="center"/>
            <w:hideMark/>
          </w:tcPr>
          <w:p w14:paraId="78A12AE6" w14:textId="77777777" w:rsidR="00064442" w:rsidRPr="00277429" w:rsidRDefault="00064442" w:rsidP="00064442">
            <w:pPr>
              <w:widowControl w:val="0"/>
              <w:jc w:val="center"/>
              <w:rPr>
                <w:rFonts w:ascii="仿宋_GB2312" w:eastAsia="仿宋_GB2312" w:hAnsi="Calibri" w:cs="Arial"/>
                <w:kern w:val="2"/>
                <w:sz w:val="22"/>
                <w:szCs w:val="20"/>
              </w:rPr>
            </w:pPr>
            <w:r w:rsidRPr="00277429">
              <w:rPr>
                <w:rFonts w:ascii="仿宋_GB2312" w:eastAsia="仿宋_GB2312" w:hAnsi="Calibri" w:cs="Arial" w:hint="eastAsia"/>
                <w:kern w:val="2"/>
                <w:sz w:val="22"/>
                <w:szCs w:val="20"/>
              </w:rPr>
              <w:t>产品类型</w:t>
            </w:r>
          </w:p>
        </w:tc>
        <w:tc>
          <w:tcPr>
            <w:tcW w:w="1500" w:type="dxa"/>
            <w:shd w:val="clear" w:color="auto" w:fill="auto"/>
            <w:noWrap/>
            <w:vAlign w:val="center"/>
            <w:hideMark/>
          </w:tcPr>
          <w:p w14:paraId="59F7C48C" w14:textId="77777777" w:rsidR="00064442" w:rsidRPr="00277429" w:rsidRDefault="00064442" w:rsidP="00064442">
            <w:pPr>
              <w:widowControl w:val="0"/>
              <w:jc w:val="center"/>
              <w:rPr>
                <w:rFonts w:ascii="仿宋_GB2312" w:eastAsia="仿宋_GB2312" w:hAnsi="Calibri" w:cs="Arial"/>
                <w:kern w:val="2"/>
                <w:sz w:val="22"/>
                <w:szCs w:val="20"/>
              </w:rPr>
            </w:pPr>
            <w:proofErr w:type="gramStart"/>
            <w:r w:rsidRPr="00277429">
              <w:rPr>
                <w:rFonts w:ascii="仿宋_GB2312" w:eastAsia="仿宋_GB2312" w:hAnsi="Calibri" w:cs="Arial" w:hint="eastAsia"/>
                <w:kern w:val="2"/>
                <w:sz w:val="22"/>
                <w:szCs w:val="20"/>
              </w:rPr>
              <w:t>获批日</w:t>
            </w:r>
            <w:proofErr w:type="gramEnd"/>
          </w:p>
        </w:tc>
      </w:tr>
      <w:tr w:rsidR="00911F02" w:rsidRPr="00277429" w14:paraId="547B4D66" w14:textId="77777777" w:rsidTr="002E1323">
        <w:trPr>
          <w:trHeight w:val="237"/>
        </w:trPr>
        <w:tc>
          <w:tcPr>
            <w:tcW w:w="567" w:type="dxa"/>
            <w:shd w:val="clear" w:color="auto" w:fill="auto"/>
            <w:noWrap/>
            <w:vAlign w:val="center"/>
          </w:tcPr>
          <w:p w14:paraId="46D61052" w14:textId="77777777" w:rsidR="00CB4497" w:rsidRPr="00277429" w:rsidDel="00D36383" w:rsidRDefault="00CB4497" w:rsidP="00CB4497">
            <w:pPr>
              <w:widowControl w:val="0"/>
              <w:jc w:val="center"/>
              <w:rPr>
                <w:rFonts w:ascii="仿宋_GB2312" w:eastAsia="仿宋_GB2312" w:hAnsi="Calibri" w:cs="Arial"/>
                <w:kern w:val="2"/>
                <w:sz w:val="22"/>
                <w:szCs w:val="20"/>
              </w:rPr>
            </w:pPr>
            <w:r w:rsidRPr="00277429">
              <w:rPr>
                <w:rFonts w:ascii="仿宋_GB2312" w:eastAsia="仿宋_GB2312" w:hAnsi="Calibri" w:cs="Arial"/>
                <w:kern w:val="2"/>
                <w:sz w:val="22"/>
                <w:szCs w:val="20"/>
              </w:rPr>
              <w:t>1</w:t>
            </w:r>
          </w:p>
        </w:tc>
        <w:tc>
          <w:tcPr>
            <w:tcW w:w="5813" w:type="dxa"/>
            <w:shd w:val="clear" w:color="auto" w:fill="auto"/>
            <w:noWrap/>
            <w:vAlign w:val="center"/>
          </w:tcPr>
          <w:p w14:paraId="1D3CF37B" w14:textId="77777777" w:rsidR="00CB4497" w:rsidRPr="007D7305" w:rsidRDefault="00CB4497" w:rsidP="00CB4497">
            <w:pPr>
              <w:widowControl w:val="0"/>
              <w:jc w:val="center"/>
              <w:rPr>
                <w:rFonts w:ascii="仿宋" w:eastAsia="仿宋" w:hAnsi="仿宋" w:cs="Times New Roman"/>
                <w:color w:val="000000"/>
                <w:kern w:val="2"/>
                <w:sz w:val="22"/>
                <w:szCs w:val="22"/>
              </w:rPr>
            </w:pPr>
            <w:r w:rsidRPr="007D7305">
              <w:rPr>
                <w:rFonts w:ascii="仿宋" w:eastAsia="仿宋" w:hAnsi="仿宋" w:cs="Times New Roman" w:hint="eastAsia"/>
                <w:color w:val="000000"/>
                <w:kern w:val="2"/>
                <w:sz w:val="22"/>
                <w:szCs w:val="22"/>
              </w:rPr>
              <w:t>南方中证港股通汽车产业主题指数发起式证券投资基金</w:t>
            </w:r>
          </w:p>
        </w:tc>
        <w:tc>
          <w:tcPr>
            <w:tcW w:w="992" w:type="dxa"/>
            <w:shd w:val="clear" w:color="auto" w:fill="auto"/>
            <w:noWrap/>
            <w:vAlign w:val="center"/>
          </w:tcPr>
          <w:p w14:paraId="4655796B" w14:textId="77777777" w:rsidR="00CB4497" w:rsidRPr="00277429" w:rsidRDefault="00CB4497" w:rsidP="00CB4497">
            <w:pPr>
              <w:widowControl w:val="0"/>
              <w:jc w:val="center"/>
              <w:rPr>
                <w:rFonts w:ascii="仿宋_GB2312" w:eastAsia="仿宋_GB2312" w:hAnsi="Calibri" w:cs="Arial"/>
                <w:kern w:val="2"/>
                <w:sz w:val="22"/>
                <w:szCs w:val="20"/>
              </w:rPr>
            </w:pPr>
            <w:r w:rsidRPr="00277429">
              <w:rPr>
                <w:rFonts w:ascii="仿宋_GB2312" w:eastAsia="仿宋_GB2312" w:hAnsi="Calibri" w:cs="Arial" w:hint="eastAsia"/>
                <w:kern w:val="2"/>
                <w:sz w:val="22"/>
                <w:szCs w:val="20"/>
              </w:rPr>
              <w:t>南方</w:t>
            </w:r>
          </w:p>
        </w:tc>
        <w:tc>
          <w:tcPr>
            <w:tcW w:w="2410" w:type="dxa"/>
            <w:shd w:val="clear" w:color="auto" w:fill="auto"/>
            <w:noWrap/>
            <w:vAlign w:val="bottom"/>
          </w:tcPr>
          <w:p w14:paraId="581FDF80" w14:textId="77777777" w:rsidR="00CB4497" w:rsidRPr="00277429" w:rsidRDefault="00CB4497" w:rsidP="00CB4497">
            <w:pPr>
              <w:widowControl w:val="0"/>
              <w:jc w:val="center"/>
              <w:rPr>
                <w:rFonts w:ascii="仿宋_GB2312" w:eastAsia="仿宋_GB2312" w:hAnsi="Calibri" w:cs="Arial"/>
                <w:kern w:val="2"/>
                <w:sz w:val="22"/>
                <w:szCs w:val="20"/>
              </w:rPr>
            </w:pPr>
            <w:r>
              <w:rPr>
                <w:rFonts w:ascii="仿宋" w:eastAsia="仿宋" w:hAnsi="仿宋" w:cs="Arial" w:hint="eastAsia"/>
                <w:sz w:val="22"/>
                <w:szCs w:val="22"/>
              </w:rPr>
              <w:t>股票型-被动-开放式</w:t>
            </w:r>
          </w:p>
        </w:tc>
        <w:tc>
          <w:tcPr>
            <w:tcW w:w="1500" w:type="dxa"/>
            <w:shd w:val="clear" w:color="auto" w:fill="auto"/>
            <w:noWrap/>
            <w:vAlign w:val="center"/>
          </w:tcPr>
          <w:p w14:paraId="59CE2556" w14:textId="77777777" w:rsidR="00CB4497" w:rsidRPr="00277429" w:rsidRDefault="00CB4497" w:rsidP="00CB4497">
            <w:pPr>
              <w:widowControl w:val="0"/>
              <w:jc w:val="center"/>
              <w:rPr>
                <w:rFonts w:ascii="仿宋_GB2312" w:eastAsia="仿宋_GB2312" w:hAnsi="Calibri" w:cs="Arial"/>
                <w:kern w:val="2"/>
                <w:sz w:val="22"/>
                <w:szCs w:val="20"/>
              </w:rPr>
            </w:pPr>
            <w:r>
              <w:rPr>
                <w:rFonts w:cs="Arial" w:hint="eastAsia"/>
                <w:sz w:val="22"/>
                <w:szCs w:val="22"/>
              </w:rPr>
              <w:t>2024-11-11</w:t>
            </w:r>
          </w:p>
        </w:tc>
      </w:tr>
      <w:tr w:rsidR="00911F02" w:rsidRPr="00277429" w14:paraId="02A32CA5" w14:textId="77777777" w:rsidTr="002E1323">
        <w:trPr>
          <w:trHeight w:val="237"/>
        </w:trPr>
        <w:tc>
          <w:tcPr>
            <w:tcW w:w="567" w:type="dxa"/>
            <w:shd w:val="clear" w:color="auto" w:fill="auto"/>
            <w:noWrap/>
            <w:vAlign w:val="center"/>
          </w:tcPr>
          <w:p w14:paraId="1955373F" w14:textId="77777777" w:rsidR="00CB4497" w:rsidRPr="00277429" w:rsidDel="00D36383" w:rsidRDefault="00CB4497" w:rsidP="00CB4497">
            <w:pPr>
              <w:widowControl w:val="0"/>
              <w:jc w:val="center"/>
              <w:rPr>
                <w:rFonts w:ascii="仿宋_GB2312" w:eastAsia="仿宋_GB2312" w:hAnsi="Calibri" w:cs="Arial"/>
                <w:kern w:val="2"/>
                <w:sz w:val="22"/>
                <w:szCs w:val="20"/>
              </w:rPr>
            </w:pPr>
            <w:r w:rsidRPr="00277429">
              <w:rPr>
                <w:rFonts w:ascii="仿宋_GB2312" w:eastAsia="仿宋_GB2312" w:hAnsi="Calibri" w:cs="Arial"/>
                <w:kern w:val="2"/>
                <w:sz w:val="22"/>
                <w:szCs w:val="20"/>
              </w:rPr>
              <w:t>2</w:t>
            </w:r>
          </w:p>
        </w:tc>
        <w:tc>
          <w:tcPr>
            <w:tcW w:w="5813" w:type="dxa"/>
            <w:shd w:val="clear" w:color="auto" w:fill="auto"/>
            <w:noWrap/>
            <w:vAlign w:val="center"/>
          </w:tcPr>
          <w:p w14:paraId="753522A8" w14:textId="77777777" w:rsidR="00CB4497" w:rsidRPr="007D7305" w:rsidRDefault="00CB4497" w:rsidP="00CB4497">
            <w:pPr>
              <w:widowControl w:val="0"/>
              <w:jc w:val="center"/>
              <w:rPr>
                <w:rFonts w:ascii="仿宋" w:eastAsia="仿宋" w:hAnsi="仿宋" w:cs="Times New Roman"/>
                <w:color w:val="000000"/>
                <w:kern w:val="2"/>
                <w:sz w:val="22"/>
                <w:szCs w:val="22"/>
              </w:rPr>
            </w:pPr>
            <w:r w:rsidRPr="007D7305">
              <w:rPr>
                <w:rFonts w:ascii="仿宋" w:eastAsia="仿宋" w:hAnsi="仿宋" w:cs="Times New Roman" w:hint="eastAsia"/>
                <w:color w:val="000000"/>
                <w:kern w:val="2"/>
                <w:sz w:val="22"/>
                <w:szCs w:val="22"/>
              </w:rPr>
              <w:t>南方上证</w:t>
            </w:r>
            <w:proofErr w:type="gramStart"/>
            <w:r w:rsidRPr="007D7305">
              <w:rPr>
                <w:rFonts w:ascii="仿宋" w:eastAsia="仿宋" w:hAnsi="仿宋" w:cs="Times New Roman" w:hint="eastAsia"/>
                <w:color w:val="000000"/>
                <w:kern w:val="2"/>
                <w:sz w:val="22"/>
                <w:szCs w:val="22"/>
              </w:rPr>
              <w:t>科创板成长</w:t>
            </w:r>
            <w:proofErr w:type="gramEnd"/>
            <w:r w:rsidRPr="007D7305">
              <w:rPr>
                <w:rFonts w:ascii="仿宋" w:eastAsia="仿宋" w:hAnsi="仿宋" w:cs="Times New Roman" w:hint="eastAsia"/>
                <w:color w:val="000000"/>
                <w:kern w:val="2"/>
                <w:sz w:val="22"/>
                <w:szCs w:val="22"/>
              </w:rPr>
              <w:t>交易型开放式指数证券投资基金</w:t>
            </w:r>
          </w:p>
        </w:tc>
        <w:tc>
          <w:tcPr>
            <w:tcW w:w="992" w:type="dxa"/>
            <w:shd w:val="clear" w:color="auto" w:fill="auto"/>
            <w:noWrap/>
            <w:vAlign w:val="center"/>
          </w:tcPr>
          <w:p w14:paraId="127F7EC5" w14:textId="77777777" w:rsidR="00CB4497" w:rsidRPr="00277429" w:rsidRDefault="00CB4497" w:rsidP="00CB4497">
            <w:pPr>
              <w:widowControl w:val="0"/>
              <w:jc w:val="center"/>
              <w:rPr>
                <w:rFonts w:ascii="仿宋_GB2312" w:eastAsia="仿宋_GB2312" w:hAnsi="Calibri" w:cs="Arial"/>
                <w:kern w:val="2"/>
                <w:sz w:val="22"/>
                <w:szCs w:val="20"/>
              </w:rPr>
            </w:pPr>
            <w:r w:rsidRPr="00277429">
              <w:rPr>
                <w:rFonts w:ascii="仿宋_GB2312" w:eastAsia="仿宋_GB2312" w:hAnsi="Calibri" w:cs="Arial" w:hint="eastAsia"/>
                <w:kern w:val="2"/>
                <w:sz w:val="22"/>
                <w:szCs w:val="20"/>
              </w:rPr>
              <w:t>南方</w:t>
            </w:r>
          </w:p>
        </w:tc>
        <w:tc>
          <w:tcPr>
            <w:tcW w:w="2410" w:type="dxa"/>
            <w:shd w:val="clear" w:color="auto" w:fill="auto"/>
            <w:noWrap/>
            <w:vAlign w:val="center"/>
          </w:tcPr>
          <w:p w14:paraId="402F093C" w14:textId="77777777" w:rsidR="00CB4497" w:rsidRPr="00277429" w:rsidRDefault="00CB4497" w:rsidP="00CB4497">
            <w:pPr>
              <w:widowControl w:val="0"/>
              <w:jc w:val="center"/>
              <w:rPr>
                <w:rFonts w:ascii="仿宋_GB2312" w:eastAsia="仿宋_GB2312" w:hAnsi="Calibri" w:cs="Arial"/>
                <w:kern w:val="2"/>
                <w:sz w:val="22"/>
                <w:szCs w:val="20"/>
              </w:rPr>
            </w:pPr>
            <w:r w:rsidRPr="00277429">
              <w:rPr>
                <w:rFonts w:ascii="仿宋" w:eastAsia="仿宋" w:hAnsi="仿宋" w:cs="Arial" w:hint="eastAsia"/>
                <w:kern w:val="2"/>
                <w:sz w:val="22"/>
                <w:szCs w:val="22"/>
              </w:rPr>
              <w:t>股票</w:t>
            </w:r>
            <w:r>
              <w:rPr>
                <w:rFonts w:ascii="仿宋" w:eastAsia="仿宋" w:hAnsi="仿宋" w:cs="Arial" w:hint="eastAsia"/>
                <w:sz w:val="22"/>
                <w:szCs w:val="22"/>
              </w:rPr>
              <w:t>型-被动-</w:t>
            </w:r>
            <w:r w:rsidRPr="00277429">
              <w:rPr>
                <w:rFonts w:ascii="仿宋" w:eastAsia="仿宋" w:hAnsi="仿宋" w:cs="Arial" w:hint="eastAsia"/>
                <w:kern w:val="2"/>
                <w:sz w:val="22"/>
                <w:szCs w:val="22"/>
              </w:rPr>
              <w:t>E</w:t>
            </w:r>
            <w:r w:rsidRPr="00277429">
              <w:rPr>
                <w:rFonts w:ascii="仿宋" w:eastAsia="仿宋" w:hAnsi="仿宋" w:cs="Arial"/>
                <w:kern w:val="2"/>
                <w:sz w:val="22"/>
                <w:szCs w:val="22"/>
              </w:rPr>
              <w:t>TF</w:t>
            </w:r>
          </w:p>
        </w:tc>
        <w:tc>
          <w:tcPr>
            <w:tcW w:w="1500" w:type="dxa"/>
            <w:shd w:val="clear" w:color="auto" w:fill="auto"/>
            <w:noWrap/>
            <w:vAlign w:val="center"/>
          </w:tcPr>
          <w:p w14:paraId="67820914" w14:textId="77777777" w:rsidR="00CB4497" w:rsidRPr="00277429" w:rsidRDefault="00CB4497" w:rsidP="00CB4497">
            <w:pPr>
              <w:widowControl w:val="0"/>
              <w:jc w:val="center"/>
              <w:rPr>
                <w:rFonts w:ascii="仿宋_GB2312" w:eastAsia="仿宋_GB2312" w:hAnsi="Calibri" w:cs="Arial"/>
                <w:kern w:val="2"/>
                <w:sz w:val="22"/>
                <w:szCs w:val="20"/>
              </w:rPr>
            </w:pPr>
            <w:r>
              <w:rPr>
                <w:rFonts w:cs="Arial" w:hint="eastAsia"/>
                <w:sz w:val="22"/>
                <w:szCs w:val="22"/>
              </w:rPr>
              <w:t>2024-11-14</w:t>
            </w:r>
          </w:p>
        </w:tc>
      </w:tr>
      <w:tr w:rsidR="00911F02" w:rsidRPr="00277429" w14:paraId="587BB518" w14:textId="77777777" w:rsidTr="002E1323">
        <w:trPr>
          <w:trHeight w:val="237"/>
        </w:trPr>
        <w:tc>
          <w:tcPr>
            <w:tcW w:w="567" w:type="dxa"/>
            <w:shd w:val="clear" w:color="auto" w:fill="auto"/>
            <w:noWrap/>
            <w:vAlign w:val="center"/>
          </w:tcPr>
          <w:p w14:paraId="48F46A64" w14:textId="77777777" w:rsidR="00CB4497" w:rsidRPr="00277429" w:rsidDel="00D36383" w:rsidRDefault="00CB4497" w:rsidP="00CB4497">
            <w:pPr>
              <w:widowControl w:val="0"/>
              <w:jc w:val="center"/>
              <w:rPr>
                <w:rFonts w:ascii="仿宋_GB2312" w:eastAsia="仿宋_GB2312" w:hAnsi="Calibri" w:cs="Arial"/>
                <w:kern w:val="2"/>
                <w:sz w:val="22"/>
                <w:szCs w:val="20"/>
              </w:rPr>
            </w:pPr>
            <w:r w:rsidRPr="00277429">
              <w:rPr>
                <w:rFonts w:ascii="仿宋_GB2312" w:eastAsia="仿宋_GB2312" w:hAnsi="Calibri" w:cs="Arial"/>
                <w:kern w:val="2"/>
                <w:sz w:val="22"/>
                <w:szCs w:val="20"/>
              </w:rPr>
              <w:t>3</w:t>
            </w:r>
          </w:p>
        </w:tc>
        <w:tc>
          <w:tcPr>
            <w:tcW w:w="5813" w:type="dxa"/>
            <w:shd w:val="clear" w:color="auto" w:fill="auto"/>
            <w:noWrap/>
            <w:vAlign w:val="center"/>
          </w:tcPr>
          <w:p w14:paraId="63A25DDD" w14:textId="77777777" w:rsidR="00CB4497" w:rsidRPr="007D7305" w:rsidRDefault="00CB4497" w:rsidP="00CB4497">
            <w:pPr>
              <w:widowControl w:val="0"/>
              <w:jc w:val="center"/>
              <w:rPr>
                <w:rFonts w:ascii="仿宋" w:eastAsia="仿宋" w:hAnsi="仿宋" w:cs="Times New Roman"/>
                <w:color w:val="000000"/>
                <w:kern w:val="2"/>
                <w:sz w:val="22"/>
                <w:szCs w:val="22"/>
              </w:rPr>
            </w:pPr>
            <w:r w:rsidRPr="007D7305">
              <w:rPr>
                <w:rFonts w:ascii="仿宋" w:eastAsia="仿宋" w:hAnsi="仿宋" w:cs="Times New Roman" w:hint="eastAsia"/>
                <w:color w:val="000000"/>
                <w:kern w:val="2"/>
                <w:sz w:val="22"/>
                <w:szCs w:val="22"/>
              </w:rPr>
              <w:t>南方中证物联网主题交易型开放式指数证券投资基金发起式联接基金</w:t>
            </w:r>
          </w:p>
        </w:tc>
        <w:tc>
          <w:tcPr>
            <w:tcW w:w="992" w:type="dxa"/>
            <w:shd w:val="clear" w:color="auto" w:fill="auto"/>
            <w:noWrap/>
            <w:vAlign w:val="center"/>
          </w:tcPr>
          <w:p w14:paraId="66F7C877" w14:textId="77777777" w:rsidR="00CB4497" w:rsidRPr="00277429" w:rsidRDefault="00CB4497" w:rsidP="00CB4497">
            <w:pPr>
              <w:widowControl w:val="0"/>
              <w:jc w:val="center"/>
              <w:rPr>
                <w:rFonts w:ascii="仿宋_GB2312" w:eastAsia="仿宋_GB2312" w:hAnsi="Calibri" w:cs="Arial"/>
                <w:kern w:val="2"/>
                <w:sz w:val="22"/>
                <w:szCs w:val="20"/>
              </w:rPr>
            </w:pPr>
            <w:r w:rsidRPr="00277429">
              <w:rPr>
                <w:rFonts w:ascii="仿宋_GB2312" w:eastAsia="仿宋_GB2312" w:hAnsi="Calibri" w:cs="Arial" w:hint="eastAsia"/>
                <w:kern w:val="2"/>
                <w:sz w:val="22"/>
                <w:szCs w:val="20"/>
              </w:rPr>
              <w:t>南方</w:t>
            </w:r>
          </w:p>
        </w:tc>
        <w:tc>
          <w:tcPr>
            <w:tcW w:w="2410" w:type="dxa"/>
            <w:shd w:val="clear" w:color="auto" w:fill="auto"/>
            <w:noWrap/>
            <w:vAlign w:val="center"/>
          </w:tcPr>
          <w:p w14:paraId="4AD26D9F" w14:textId="77777777" w:rsidR="00CB4497" w:rsidRPr="00277429" w:rsidRDefault="00CB4497" w:rsidP="00CB4497">
            <w:pPr>
              <w:widowControl w:val="0"/>
              <w:jc w:val="center"/>
              <w:rPr>
                <w:rFonts w:ascii="仿宋_GB2312" w:eastAsia="仿宋_GB2312" w:hAnsi="Calibri" w:cs="Arial"/>
                <w:kern w:val="2"/>
                <w:sz w:val="22"/>
                <w:szCs w:val="20"/>
              </w:rPr>
            </w:pPr>
            <w:r>
              <w:rPr>
                <w:rFonts w:ascii="仿宋" w:eastAsia="仿宋" w:hAnsi="仿宋" w:cs="Arial" w:hint="eastAsia"/>
                <w:sz w:val="22"/>
                <w:szCs w:val="22"/>
              </w:rPr>
              <w:t>股票型-被动-ETF联接</w:t>
            </w:r>
          </w:p>
        </w:tc>
        <w:tc>
          <w:tcPr>
            <w:tcW w:w="1500" w:type="dxa"/>
            <w:shd w:val="clear" w:color="auto" w:fill="auto"/>
            <w:noWrap/>
            <w:vAlign w:val="center"/>
          </w:tcPr>
          <w:p w14:paraId="05C4584A" w14:textId="77777777" w:rsidR="00CB4497" w:rsidRPr="00277429" w:rsidRDefault="00CB4497" w:rsidP="00CB4497">
            <w:pPr>
              <w:widowControl w:val="0"/>
              <w:jc w:val="center"/>
              <w:rPr>
                <w:rFonts w:ascii="仿宋_GB2312" w:eastAsia="仿宋_GB2312" w:hAnsi="Calibri" w:cs="Arial"/>
                <w:kern w:val="2"/>
                <w:sz w:val="22"/>
                <w:szCs w:val="20"/>
              </w:rPr>
            </w:pPr>
            <w:r>
              <w:rPr>
                <w:rFonts w:cs="Arial" w:hint="eastAsia"/>
                <w:sz w:val="22"/>
                <w:szCs w:val="22"/>
              </w:rPr>
              <w:t>2024-12-17</w:t>
            </w:r>
          </w:p>
        </w:tc>
      </w:tr>
      <w:tr w:rsidR="00911F02" w:rsidRPr="00277429" w14:paraId="0E4CA7A3" w14:textId="77777777" w:rsidTr="002E1323">
        <w:trPr>
          <w:trHeight w:val="237"/>
        </w:trPr>
        <w:tc>
          <w:tcPr>
            <w:tcW w:w="567" w:type="dxa"/>
            <w:shd w:val="clear" w:color="auto" w:fill="auto"/>
            <w:noWrap/>
            <w:vAlign w:val="center"/>
          </w:tcPr>
          <w:p w14:paraId="1CDF4BFD" w14:textId="77777777" w:rsidR="00CB4497" w:rsidRPr="00277429" w:rsidRDefault="00CB4497" w:rsidP="00CB4497">
            <w:pPr>
              <w:widowControl w:val="0"/>
              <w:jc w:val="center"/>
              <w:rPr>
                <w:rFonts w:ascii="仿宋_GB2312" w:eastAsia="仿宋_GB2312" w:hAnsi="Calibri" w:cs="Arial"/>
                <w:kern w:val="2"/>
                <w:sz w:val="22"/>
                <w:szCs w:val="20"/>
              </w:rPr>
            </w:pPr>
            <w:r w:rsidRPr="00277429">
              <w:rPr>
                <w:rFonts w:ascii="仿宋_GB2312" w:eastAsia="仿宋_GB2312" w:hAnsi="Calibri" w:cs="Arial" w:hint="eastAsia"/>
                <w:kern w:val="2"/>
                <w:sz w:val="22"/>
                <w:szCs w:val="20"/>
              </w:rPr>
              <w:t>4</w:t>
            </w:r>
          </w:p>
        </w:tc>
        <w:tc>
          <w:tcPr>
            <w:tcW w:w="5813" w:type="dxa"/>
            <w:shd w:val="clear" w:color="auto" w:fill="auto"/>
            <w:noWrap/>
            <w:vAlign w:val="center"/>
          </w:tcPr>
          <w:p w14:paraId="3D72DC76" w14:textId="77777777" w:rsidR="00CB4497" w:rsidRPr="00277429" w:rsidRDefault="00CB4497" w:rsidP="00CB4497">
            <w:pPr>
              <w:widowControl w:val="0"/>
              <w:jc w:val="center"/>
              <w:rPr>
                <w:rFonts w:ascii="仿宋" w:eastAsia="仿宋" w:hAnsi="仿宋" w:cs="Times New Roman"/>
                <w:color w:val="000000"/>
                <w:kern w:val="2"/>
                <w:sz w:val="22"/>
                <w:szCs w:val="22"/>
              </w:rPr>
            </w:pPr>
            <w:r w:rsidRPr="007D7305">
              <w:rPr>
                <w:rFonts w:ascii="仿宋" w:eastAsia="仿宋" w:hAnsi="仿宋" w:cs="Times New Roman" w:hint="eastAsia"/>
                <w:color w:val="000000"/>
                <w:kern w:val="2"/>
                <w:sz w:val="22"/>
                <w:szCs w:val="22"/>
              </w:rPr>
              <w:t>南方创业板人工智能交易型开放式指数证券投资基金</w:t>
            </w:r>
          </w:p>
        </w:tc>
        <w:tc>
          <w:tcPr>
            <w:tcW w:w="992" w:type="dxa"/>
            <w:shd w:val="clear" w:color="auto" w:fill="auto"/>
            <w:noWrap/>
            <w:vAlign w:val="center"/>
          </w:tcPr>
          <w:p w14:paraId="7A807381" w14:textId="77777777" w:rsidR="00CB4497" w:rsidRPr="00277429" w:rsidRDefault="00CB4497" w:rsidP="00CB4497">
            <w:pPr>
              <w:widowControl w:val="0"/>
              <w:jc w:val="center"/>
              <w:rPr>
                <w:rFonts w:ascii="仿宋_GB2312" w:eastAsia="仿宋_GB2312" w:hAnsi="Calibri" w:cs="Arial"/>
                <w:kern w:val="2"/>
                <w:sz w:val="22"/>
                <w:szCs w:val="20"/>
              </w:rPr>
            </w:pPr>
            <w:r w:rsidRPr="00277429">
              <w:rPr>
                <w:rFonts w:ascii="仿宋_GB2312" w:eastAsia="仿宋_GB2312" w:hAnsi="Calibri" w:cs="Arial" w:hint="eastAsia"/>
                <w:kern w:val="2"/>
                <w:sz w:val="22"/>
                <w:szCs w:val="20"/>
              </w:rPr>
              <w:t>南方</w:t>
            </w:r>
          </w:p>
        </w:tc>
        <w:tc>
          <w:tcPr>
            <w:tcW w:w="2410" w:type="dxa"/>
            <w:shd w:val="clear" w:color="auto" w:fill="auto"/>
            <w:noWrap/>
            <w:vAlign w:val="center"/>
          </w:tcPr>
          <w:p w14:paraId="2CDC177F" w14:textId="77777777" w:rsidR="00CB4497" w:rsidRPr="00277429" w:rsidRDefault="00CB4497" w:rsidP="00CB4497">
            <w:pPr>
              <w:widowControl w:val="0"/>
              <w:jc w:val="center"/>
              <w:rPr>
                <w:rFonts w:ascii="仿宋" w:eastAsia="仿宋" w:hAnsi="仿宋" w:cs="Arial"/>
                <w:kern w:val="2"/>
                <w:sz w:val="22"/>
                <w:szCs w:val="22"/>
              </w:rPr>
            </w:pPr>
            <w:r w:rsidRPr="00277429">
              <w:rPr>
                <w:rFonts w:ascii="仿宋" w:eastAsia="仿宋" w:hAnsi="仿宋" w:cs="Arial" w:hint="eastAsia"/>
                <w:kern w:val="2"/>
                <w:sz w:val="22"/>
                <w:szCs w:val="22"/>
              </w:rPr>
              <w:t>股票</w:t>
            </w:r>
            <w:r>
              <w:rPr>
                <w:rFonts w:ascii="仿宋" w:eastAsia="仿宋" w:hAnsi="仿宋" w:cs="Arial" w:hint="eastAsia"/>
                <w:sz w:val="22"/>
                <w:szCs w:val="22"/>
              </w:rPr>
              <w:t>型-被动-</w:t>
            </w:r>
            <w:r w:rsidRPr="00277429">
              <w:rPr>
                <w:rFonts w:ascii="仿宋" w:eastAsia="仿宋" w:hAnsi="仿宋" w:cs="Arial" w:hint="eastAsia"/>
                <w:kern w:val="2"/>
                <w:sz w:val="22"/>
                <w:szCs w:val="22"/>
              </w:rPr>
              <w:t>E</w:t>
            </w:r>
            <w:r w:rsidRPr="00277429">
              <w:rPr>
                <w:rFonts w:ascii="仿宋" w:eastAsia="仿宋" w:hAnsi="仿宋" w:cs="Arial"/>
                <w:kern w:val="2"/>
                <w:sz w:val="22"/>
                <w:szCs w:val="22"/>
              </w:rPr>
              <w:t>TF</w:t>
            </w:r>
          </w:p>
        </w:tc>
        <w:tc>
          <w:tcPr>
            <w:tcW w:w="1500" w:type="dxa"/>
            <w:shd w:val="clear" w:color="auto" w:fill="auto"/>
            <w:noWrap/>
            <w:vAlign w:val="center"/>
          </w:tcPr>
          <w:p w14:paraId="127E31E4" w14:textId="77777777" w:rsidR="00CB4497" w:rsidRPr="00277429" w:rsidRDefault="00CB4497" w:rsidP="00CB4497">
            <w:pPr>
              <w:widowControl w:val="0"/>
              <w:jc w:val="center"/>
              <w:rPr>
                <w:rFonts w:ascii="仿宋_GB2312" w:eastAsia="仿宋_GB2312" w:hAnsi="Calibri" w:cs="Arial"/>
                <w:kern w:val="2"/>
                <w:sz w:val="22"/>
                <w:szCs w:val="20"/>
              </w:rPr>
            </w:pPr>
            <w:r>
              <w:rPr>
                <w:rFonts w:cs="Arial" w:hint="eastAsia"/>
                <w:sz w:val="22"/>
                <w:szCs w:val="22"/>
              </w:rPr>
              <w:t>2024-12-17</w:t>
            </w:r>
          </w:p>
        </w:tc>
      </w:tr>
      <w:tr w:rsidR="00911F02" w:rsidRPr="00277429" w14:paraId="750C5B4B" w14:textId="77777777" w:rsidTr="002E1323">
        <w:trPr>
          <w:trHeight w:val="237"/>
        </w:trPr>
        <w:tc>
          <w:tcPr>
            <w:tcW w:w="567" w:type="dxa"/>
            <w:shd w:val="clear" w:color="auto" w:fill="auto"/>
            <w:noWrap/>
            <w:vAlign w:val="center"/>
          </w:tcPr>
          <w:p w14:paraId="2DC7C759" w14:textId="77777777" w:rsidR="00CB4497" w:rsidRPr="00277429" w:rsidRDefault="00CB4497" w:rsidP="00CB4497">
            <w:pPr>
              <w:widowControl w:val="0"/>
              <w:jc w:val="center"/>
              <w:rPr>
                <w:rFonts w:ascii="仿宋_GB2312" w:eastAsia="仿宋_GB2312" w:hAnsi="Calibri" w:cs="Arial"/>
                <w:kern w:val="2"/>
                <w:sz w:val="22"/>
                <w:szCs w:val="20"/>
              </w:rPr>
            </w:pPr>
            <w:r w:rsidRPr="00277429">
              <w:rPr>
                <w:rFonts w:ascii="仿宋_GB2312" w:eastAsia="仿宋_GB2312" w:hAnsi="Calibri" w:cs="Arial" w:hint="eastAsia"/>
                <w:kern w:val="2"/>
                <w:sz w:val="22"/>
                <w:szCs w:val="20"/>
              </w:rPr>
              <w:t>5</w:t>
            </w:r>
          </w:p>
        </w:tc>
        <w:tc>
          <w:tcPr>
            <w:tcW w:w="5813" w:type="dxa"/>
            <w:shd w:val="clear" w:color="auto" w:fill="auto"/>
            <w:noWrap/>
            <w:vAlign w:val="center"/>
          </w:tcPr>
          <w:p w14:paraId="64375E79" w14:textId="77777777" w:rsidR="00CB4497" w:rsidRPr="00277429" w:rsidRDefault="00CB4497" w:rsidP="00CB4497">
            <w:pPr>
              <w:widowControl w:val="0"/>
              <w:jc w:val="center"/>
              <w:rPr>
                <w:rFonts w:ascii="仿宋" w:eastAsia="仿宋" w:hAnsi="仿宋" w:cs="Times New Roman"/>
                <w:color w:val="000000"/>
                <w:kern w:val="2"/>
                <w:sz w:val="22"/>
                <w:szCs w:val="22"/>
              </w:rPr>
            </w:pPr>
            <w:r w:rsidRPr="007D7305">
              <w:rPr>
                <w:rFonts w:ascii="仿宋" w:eastAsia="仿宋" w:hAnsi="仿宋" w:cs="Times New Roman" w:hint="eastAsia"/>
                <w:color w:val="000000"/>
                <w:kern w:val="2"/>
                <w:sz w:val="22"/>
                <w:szCs w:val="22"/>
              </w:rPr>
              <w:t>南方深证100交易型开放式指数证券投资基金</w:t>
            </w:r>
          </w:p>
        </w:tc>
        <w:tc>
          <w:tcPr>
            <w:tcW w:w="992" w:type="dxa"/>
            <w:shd w:val="clear" w:color="auto" w:fill="auto"/>
            <w:noWrap/>
            <w:vAlign w:val="center"/>
          </w:tcPr>
          <w:p w14:paraId="3B302A30" w14:textId="77777777" w:rsidR="00CB4497" w:rsidRPr="00277429" w:rsidRDefault="00CB4497" w:rsidP="00CB4497">
            <w:pPr>
              <w:widowControl w:val="0"/>
              <w:jc w:val="center"/>
              <w:rPr>
                <w:rFonts w:ascii="仿宋_GB2312" w:eastAsia="仿宋_GB2312" w:hAnsi="Calibri" w:cs="Arial"/>
                <w:kern w:val="2"/>
                <w:sz w:val="22"/>
                <w:szCs w:val="20"/>
              </w:rPr>
            </w:pPr>
            <w:r w:rsidRPr="00277429">
              <w:rPr>
                <w:rFonts w:ascii="仿宋_GB2312" w:eastAsia="仿宋_GB2312" w:hAnsi="Calibri" w:cs="Arial" w:hint="eastAsia"/>
                <w:kern w:val="2"/>
                <w:sz w:val="22"/>
                <w:szCs w:val="20"/>
              </w:rPr>
              <w:t>南方</w:t>
            </w:r>
          </w:p>
        </w:tc>
        <w:tc>
          <w:tcPr>
            <w:tcW w:w="2410" w:type="dxa"/>
            <w:shd w:val="clear" w:color="auto" w:fill="auto"/>
            <w:noWrap/>
            <w:vAlign w:val="center"/>
          </w:tcPr>
          <w:p w14:paraId="41CF524C" w14:textId="77777777" w:rsidR="00CB4497" w:rsidRPr="00277429" w:rsidRDefault="00CB4497" w:rsidP="00CB4497">
            <w:pPr>
              <w:widowControl w:val="0"/>
              <w:jc w:val="center"/>
              <w:rPr>
                <w:rFonts w:ascii="仿宋" w:eastAsia="仿宋" w:hAnsi="仿宋" w:cs="Arial"/>
                <w:kern w:val="2"/>
                <w:sz w:val="22"/>
                <w:szCs w:val="22"/>
              </w:rPr>
            </w:pPr>
            <w:r w:rsidRPr="00277429">
              <w:rPr>
                <w:rFonts w:ascii="仿宋" w:eastAsia="仿宋" w:hAnsi="仿宋" w:cs="Arial" w:hint="eastAsia"/>
                <w:kern w:val="2"/>
                <w:sz w:val="22"/>
                <w:szCs w:val="22"/>
              </w:rPr>
              <w:t>股票</w:t>
            </w:r>
            <w:r>
              <w:rPr>
                <w:rFonts w:ascii="仿宋" w:eastAsia="仿宋" w:hAnsi="仿宋" w:cs="Arial" w:hint="eastAsia"/>
                <w:sz w:val="22"/>
                <w:szCs w:val="22"/>
              </w:rPr>
              <w:t>型-被动-</w:t>
            </w:r>
            <w:r w:rsidRPr="00277429">
              <w:rPr>
                <w:rFonts w:ascii="仿宋" w:eastAsia="仿宋" w:hAnsi="仿宋" w:cs="Arial" w:hint="eastAsia"/>
                <w:kern w:val="2"/>
                <w:sz w:val="22"/>
                <w:szCs w:val="22"/>
              </w:rPr>
              <w:t>E</w:t>
            </w:r>
            <w:r w:rsidRPr="00277429">
              <w:rPr>
                <w:rFonts w:ascii="仿宋" w:eastAsia="仿宋" w:hAnsi="仿宋" w:cs="Arial"/>
                <w:kern w:val="2"/>
                <w:sz w:val="22"/>
                <w:szCs w:val="22"/>
              </w:rPr>
              <w:t>TF</w:t>
            </w:r>
          </w:p>
        </w:tc>
        <w:tc>
          <w:tcPr>
            <w:tcW w:w="1500" w:type="dxa"/>
            <w:shd w:val="clear" w:color="auto" w:fill="auto"/>
            <w:noWrap/>
            <w:vAlign w:val="center"/>
          </w:tcPr>
          <w:p w14:paraId="499505CD" w14:textId="77777777" w:rsidR="00CB4497" w:rsidRPr="00277429" w:rsidRDefault="00CB4497" w:rsidP="00CB4497">
            <w:pPr>
              <w:widowControl w:val="0"/>
              <w:jc w:val="center"/>
              <w:rPr>
                <w:rFonts w:ascii="仿宋_GB2312" w:eastAsia="仿宋_GB2312" w:hAnsi="Calibri" w:cs="Arial"/>
                <w:kern w:val="2"/>
                <w:sz w:val="22"/>
                <w:szCs w:val="20"/>
              </w:rPr>
            </w:pPr>
            <w:r>
              <w:rPr>
                <w:rFonts w:cs="Arial" w:hint="eastAsia"/>
                <w:sz w:val="22"/>
                <w:szCs w:val="22"/>
              </w:rPr>
              <w:t>2024-12-19</w:t>
            </w:r>
          </w:p>
        </w:tc>
      </w:tr>
      <w:tr w:rsidR="00911F02" w:rsidRPr="00277429" w14:paraId="09D0FBFF" w14:textId="77777777" w:rsidTr="002E1323">
        <w:trPr>
          <w:trHeight w:val="237"/>
        </w:trPr>
        <w:tc>
          <w:tcPr>
            <w:tcW w:w="567" w:type="dxa"/>
            <w:shd w:val="clear" w:color="auto" w:fill="auto"/>
            <w:noWrap/>
            <w:vAlign w:val="center"/>
          </w:tcPr>
          <w:p w14:paraId="76173392" w14:textId="77777777" w:rsidR="00CB4497" w:rsidRPr="00277429" w:rsidRDefault="00CB4497" w:rsidP="00CB4497">
            <w:pPr>
              <w:widowControl w:val="0"/>
              <w:jc w:val="center"/>
              <w:rPr>
                <w:rFonts w:ascii="仿宋_GB2312" w:eastAsia="仿宋_GB2312" w:hAnsi="Calibri" w:cs="Arial"/>
                <w:kern w:val="2"/>
                <w:sz w:val="22"/>
                <w:szCs w:val="20"/>
              </w:rPr>
            </w:pPr>
            <w:r w:rsidRPr="00277429">
              <w:rPr>
                <w:rFonts w:ascii="仿宋_GB2312" w:eastAsia="仿宋_GB2312" w:hAnsi="Calibri" w:cs="Arial" w:hint="eastAsia"/>
                <w:kern w:val="2"/>
                <w:sz w:val="22"/>
                <w:szCs w:val="20"/>
              </w:rPr>
              <w:t>6</w:t>
            </w:r>
          </w:p>
        </w:tc>
        <w:tc>
          <w:tcPr>
            <w:tcW w:w="5813" w:type="dxa"/>
            <w:shd w:val="clear" w:color="auto" w:fill="auto"/>
            <w:noWrap/>
            <w:vAlign w:val="center"/>
          </w:tcPr>
          <w:p w14:paraId="73225475" w14:textId="77777777" w:rsidR="00CB4497" w:rsidRPr="00277429" w:rsidRDefault="00CB4497" w:rsidP="00CB4497">
            <w:pPr>
              <w:widowControl w:val="0"/>
              <w:jc w:val="center"/>
              <w:rPr>
                <w:rFonts w:ascii="仿宋" w:eastAsia="仿宋" w:hAnsi="仿宋" w:cs="Times New Roman"/>
                <w:color w:val="000000"/>
                <w:kern w:val="2"/>
                <w:sz w:val="22"/>
                <w:szCs w:val="22"/>
              </w:rPr>
            </w:pPr>
            <w:r w:rsidRPr="007D7305">
              <w:rPr>
                <w:rFonts w:ascii="仿宋" w:eastAsia="仿宋" w:hAnsi="仿宋" w:cs="Times New Roman" w:hint="eastAsia"/>
                <w:color w:val="000000"/>
                <w:kern w:val="2"/>
                <w:sz w:val="22"/>
                <w:szCs w:val="22"/>
              </w:rPr>
              <w:t>南方上证基准做市公司债交易型开放式指数证券投资基金</w:t>
            </w:r>
          </w:p>
        </w:tc>
        <w:tc>
          <w:tcPr>
            <w:tcW w:w="992" w:type="dxa"/>
            <w:shd w:val="clear" w:color="auto" w:fill="auto"/>
            <w:noWrap/>
            <w:vAlign w:val="center"/>
          </w:tcPr>
          <w:p w14:paraId="070F066B" w14:textId="77777777" w:rsidR="00CB4497" w:rsidRPr="00277429" w:rsidRDefault="00CB4497" w:rsidP="00CB4497">
            <w:pPr>
              <w:widowControl w:val="0"/>
              <w:jc w:val="center"/>
              <w:rPr>
                <w:rFonts w:ascii="仿宋_GB2312" w:eastAsia="仿宋_GB2312" w:hAnsi="Calibri" w:cs="Arial"/>
                <w:kern w:val="2"/>
                <w:sz w:val="22"/>
                <w:szCs w:val="20"/>
              </w:rPr>
            </w:pPr>
            <w:r w:rsidRPr="00277429">
              <w:rPr>
                <w:rFonts w:ascii="仿宋_GB2312" w:eastAsia="仿宋_GB2312" w:hAnsi="Calibri" w:cs="Arial" w:hint="eastAsia"/>
                <w:kern w:val="2"/>
                <w:sz w:val="22"/>
                <w:szCs w:val="20"/>
              </w:rPr>
              <w:t>南方</w:t>
            </w:r>
          </w:p>
        </w:tc>
        <w:tc>
          <w:tcPr>
            <w:tcW w:w="2410" w:type="dxa"/>
            <w:shd w:val="clear" w:color="auto" w:fill="auto"/>
            <w:noWrap/>
            <w:vAlign w:val="center"/>
          </w:tcPr>
          <w:p w14:paraId="6675D85D" w14:textId="77777777" w:rsidR="00CB4497" w:rsidRPr="00277429" w:rsidRDefault="00CB4497" w:rsidP="00CB4497">
            <w:pPr>
              <w:widowControl w:val="0"/>
              <w:jc w:val="center"/>
              <w:rPr>
                <w:rFonts w:ascii="仿宋" w:eastAsia="仿宋" w:hAnsi="仿宋" w:cs="Arial"/>
                <w:kern w:val="2"/>
                <w:sz w:val="22"/>
                <w:szCs w:val="22"/>
              </w:rPr>
            </w:pPr>
            <w:r>
              <w:rPr>
                <w:rFonts w:ascii="仿宋" w:eastAsia="仿宋" w:hAnsi="仿宋" w:cs="Times New Roman" w:hint="eastAsia"/>
                <w:color w:val="000000"/>
                <w:kern w:val="2"/>
                <w:sz w:val="22"/>
                <w:szCs w:val="22"/>
              </w:rPr>
              <w:t>债券</w:t>
            </w:r>
            <w:r>
              <w:rPr>
                <w:rFonts w:ascii="仿宋" w:eastAsia="仿宋" w:hAnsi="仿宋" w:cs="Arial" w:hint="eastAsia"/>
                <w:sz w:val="22"/>
                <w:szCs w:val="22"/>
              </w:rPr>
              <w:t>型-被动-</w:t>
            </w:r>
            <w:r>
              <w:rPr>
                <w:rFonts w:ascii="仿宋" w:eastAsia="仿宋" w:hAnsi="仿宋" w:cs="Times New Roman" w:hint="eastAsia"/>
                <w:color w:val="000000"/>
                <w:kern w:val="2"/>
                <w:sz w:val="22"/>
                <w:szCs w:val="22"/>
              </w:rPr>
              <w:t>E</w:t>
            </w:r>
            <w:r>
              <w:rPr>
                <w:rFonts w:ascii="仿宋" w:eastAsia="仿宋" w:hAnsi="仿宋" w:cs="Times New Roman"/>
                <w:color w:val="000000"/>
                <w:kern w:val="2"/>
                <w:sz w:val="22"/>
                <w:szCs w:val="22"/>
              </w:rPr>
              <w:t>TF</w:t>
            </w:r>
          </w:p>
        </w:tc>
        <w:tc>
          <w:tcPr>
            <w:tcW w:w="1500" w:type="dxa"/>
            <w:shd w:val="clear" w:color="auto" w:fill="auto"/>
            <w:noWrap/>
            <w:vAlign w:val="center"/>
          </w:tcPr>
          <w:p w14:paraId="51FA490B" w14:textId="77777777" w:rsidR="00CB4497" w:rsidRPr="00277429" w:rsidRDefault="00CB4497" w:rsidP="00CB4497">
            <w:pPr>
              <w:widowControl w:val="0"/>
              <w:jc w:val="center"/>
              <w:rPr>
                <w:rFonts w:ascii="仿宋_GB2312" w:eastAsia="仿宋_GB2312" w:hAnsi="Calibri" w:cs="Arial"/>
                <w:kern w:val="2"/>
                <w:sz w:val="22"/>
                <w:szCs w:val="20"/>
              </w:rPr>
            </w:pPr>
            <w:r>
              <w:rPr>
                <w:rFonts w:cs="Arial" w:hint="eastAsia"/>
                <w:sz w:val="22"/>
                <w:szCs w:val="22"/>
              </w:rPr>
              <w:t>2024-12-31</w:t>
            </w:r>
          </w:p>
        </w:tc>
      </w:tr>
    </w:tbl>
    <w:p w14:paraId="316026AD" w14:textId="77777777" w:rsidR="00064442" w:rsidRPr="00A118F9" w:rsidRDefault="00064442" w:rsidP="00A118F9">
      <w:pPr>
        <w:pStyle w:val="a7"/>
        <w:widowControl w:val="0"/>
        <w:spacing w:beforeLines="50" w:before="156"/>
        <w:ind w:firstLineChars="0" w:firstLine="0"/>
        <w:jc w:val="center"/>
        <w:rPr>
          <w:rFonts w:ascii="仿宋_GB2312" w:eastAsia="仿宋_GB2312" w:hAnsi="仿宋" w:cs="Times New Roman"/>
          <w:b/>
          <w:kern w:val="2"/>
          <w:sz w:val="21"/>
          <w:szCs w:val="22"/>
        </w:rPr>
      </w:pPr>
      <w:r w:rsidRPr="00A118F9">
        <w:rPr>
          <w:rFonts w:ascii="仿宋_GB2312" w:eastAsia="仿宋_GB2312" w:hAnsi="仿宋" w:cs="Times New Roman" w:hint="eastAsia"/>
          <w:b/>
          <w:kern w:val="2"/>
          <w:sz w:val="21"/>
          <w:szCs w:val="22"/>
        </w:rPr>
        <w:t>已上报及在</w:t>
      </w:r>
      <w:proofErr w:type="gramStart"/>
      <w:r w:rsidRPr="00A118F9">
        <w:rPr>
          <w:rFonts w:ascii="仿宋_GB2312" w:eastAsia="仿宋_GB2312" w:hAnsi="仿宋" w:cs="Times New Roman" w:hint="eastAsia"/>
          <w:b/>
          <w:kern w:val="2"/>
          <w:sz w:val="21"/>
          <w:szCs w:val="22"/>
        </w:rPr>
        <w:t>审指数</w:t>
      </w:r>
      <w:proofErr w:type="gramEnd"/>
      <w:r w:rsidRPr="00A118F9">
        <w:rPr>
          <w:rFonts w:ascii="仿宋_GB2312" w:eastAsia="仿宋_GB2312" w:hAnsi="仿宋" w:cs="Times New Roman" w:hint="eastAsia"/>
          <w:b/>
          <w:kern w:val="2"/>
          <w:sz w:val="21"/>
          <w:szCs w:val="22"/>
        </w:rPr>
        <w:t>产品</w:t>
      </w:r>
    </w:p>
    <w:tbl>
      <w:tblPr>
        <w:tblW w:w="113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34"/>
        <w:gridCol w:w="709"/>
        <w:gridCol w:w="3763"/>
        <w:gridCol w:w="1701"/>
        <w:gridCol w:w="1361"/>
        <w:gridCol w:w="1361"/>
        <w:gridCol w:w="1361"/>
      </w:tblGrid>
      <w:tr w:rsidR="00064442" w:rsidRPr="00277429" w14:paraId="086E8113" w14:textId="77777777" w:rsidTr="00064442">
        <w:trPr>
          <w:trHeight w:val="276"/>
          <w:tblHeader/>
          <w:jc w:val="center"/>
        </w:trPr>
        <w:tc>
          <w:tcPr>
            <w:tcW w:w="1134" w:type="dxa"/>
            <w:shd w:val="clear" w:color="auto" w:fill="auto"/>
            <w:noWrap/>
            <w:vAlign w:val="center"/>
            <w:hideMark/>
          </w:tcPr>
          <w:p w14:paraId="50B887CC" w14:textId="77777777" w:rsidR="00064442" w:rsidRPr="00277429" w:rsidRDefault="00064442" w:rsidP="00064442">
            <w:pPr>
              <w:widowControl w:val="0"/>
              <w:jc w:val="center"/>
              <w:rPr>
                <w:rFonts w:ascii="仿宋" w:eastAsia="仿宋" w:hAnsi="仿宋" w:cs="Times New Roman"/>
                <w:color w:val="000000"/>
                <w:kern w:val="2"/>
                <w:sz w:val="22"/>
                <w:szCs w:val="22"/>
              </w:rPr>
            </w:pPr>
            <w:r w:rsidRPr="00277429">
              <w:rPr>
                <w:rFonts w:ascii="仿宋" w:eastAsia="仿宋" w:hAnsi="仿宋" w:cs="Times New Roman" w:hint="eastAsia"/>
                <w:color w:val="000000"/>
                <w:kern w:val="2"/>
                <w:sz w:val="22"/>
                <w:szCs w:val="22"/>
              </w:rPr>
              <w:t>产品状态</w:t>
            </w:r>
          </w:p>
        </w:tc>
        <w:tc>
          <w:tcPr>
            <w:tcW w:w="709" w:type="dxa"/>
            <w:shd w:val="clear" w:color="auto" w:fill="auto"/>
            <w:noWrap/>
            <w:vAlign w:val="center"/>
            <w:hideMark/>
          </w:tcPr>
          <w:p w14:paraId="523E8BDA" w14:textId="77777777" w:rsidR="00064442" w:rsidRPr="00277429" w:rsidRDefault="00064442" w:rsidP="00064442">
            <w:pPr>
              <w:widowControl w:val="0"/>
              <w:jc w:val="center"/>
              <w:rPr>
                <w:rFonts w:ascii="仿宋" w:eastAsia="仿宋" w:hAnsi="仿宋" w:cs="Times New Roman"/>
                <w:color w:val="000000"/>
                <w:kern w:val="2"/>
                <w:sz w:val="22"/>
                <w:szCs w:val="22"/>
              </w:rPr>
            </w:pPr>
            <w:r w:rsidRPr="00277429">
              <w:rPr>
                <w:rFonts w:ascii="仿宋" w:eastAsia="仿宋" w:hAnsi="仿宋" w:cs="Times New Roman" w:hint="eastAsia"/>
                <w:color w:val="000000"/>
                <w:kern w:val="2"/>
                <w:sz w:val="22"/>
                <w:szCs w:val="22"/>
              </w:rPr>
              <w:t>序号</w:t>
            </w:r>
          </w:p>
        </w:tc>
        <w:tc>
          <w:tcPr>
            <w:tcW w:w="3763" w:type="dxa"/>
            <w:shd w:val="clear" w:color="auto" w:fill="auto"/>
            <w:noWrap/>
            <w:vAlign w:val="center"/>
            <w:hideMark/>
          </w:tcPr>
          <w:p w14:paraId="448815DE" w14:textId="77777777" w:rsidR="00064442" w:rsidRPr="00277429" w:rsidRDefault="00064442" w:rsidP="00064442">
            <w:pPr>
              <w:widowControl w:val="0"/>
              <w:jc w:val="center"/>
              <w:rPr>
                <w:rFonts w:ascii="仿宋" w:eastAsia="仿宋" w:hAnsi="仿宋" w:cs="Times New Roman"/>
                <w:color w:val="000000"/>
                <w:kern w:val="2"/>
                <w:sz w:val="22"/>
                <w:szCs w:val="22"/>
              </w:rPr>
            </w:pPr>
            <w:r w:rsidRPr="00277429">
              <w:rPr>
                <w:rFonts w:ascii="仿宋" w:eastAsia="仿宋" w:hAnsi="仿宋" w:cs="Times New Roman" w:hint="eastAsia"/>
                <w:color w:val="000000"/>
                <w:kern w:val="2"/>
                <w:sz w:val="22"/>
                <w:szCs w:val="22"/>
              </w:rPr>
              <w:t>基金名称</w:t>
            </w:r>
          </w:p>
        </w:tc>
        <w:tc>
          <w:tcPr>
            <w:tcW w:w="1701" w:type="dxa"/>
            <w:shd w:val="clear" w:color="auto" w:fill="auto"/>
            <w:noWrap/>
            <w:vAlign w:val="center"/>
            <w:hideMark/>
          </w:tcPr>
          <w:p w14:paraId="33BBC02A" w14:textId="77777777" w:rsidR="00064442" w:rsidRPr="00277429" w:rsidRDefault="00064442" w:rsidP="00064442">
            <w:pPr>
              <w:widowControl w:val="0"/>
              <w:jc w:val="center"/>
              <w:rPr>
                <w:rFonts w:ascii="仿宋" w:eastAsia="仿宋" w:hAnsi="仿宋" w:cs="Times New Roman"/>
                <w:color w:val="000000"/>
                <w:kern w:val="2"/>
                <w:sz w:val="22"/>
                <w:szCs w:val="22"/>
              </w:rPr>
            </w:pPr>
            <w:r w:rsidRPr="00277429">
              <w:rPr>
                <w:rFonts w:ascii="仿宋" w:eastAsia="仿宋" w:hAnsi="仿宋" w:cs="Times New Roman" w:hint="eastAsia"/>
                <w:color w:val="000000"/>
                <w:kern w:val="2"/>
                <w:sz w:val="22"/>
                <w:szCs w:val="22"/>
              </w:rPr>
              <w:t>产品类型</w:t>
            </w:r>
          </w:p>
        </w:tc>
        <w:tc>
          <w:tcPr>
            <w:tcW w:w="1361" w:type="dxa"/>
            <w:shd w:val="clear" w:color="auto" w:fill="auto"/>
            <w:noWrap/>
            <w:vAlign w:val="center"/>
            <w:hideMark/>
          </w:tcPr>
          <w:p w14:paraId="44C7CEEB" w14:textId="77777777" w:rsidR="00064442" w:rsidRPr="00277429" w:rsidRDefault="00064442" w:rsidP="00064442">
            <w:pPr>
              <w:widowControl w:val="0"/>
              <w:jc w:val="center"/>
              <w:rPr>
                <w:rFonts w:ascii="仿宋" w:eastAsia="仿宋" w:hAnsi="仿宋" w:cs="Times New Roman"/>
                <w:color w:val="000000"/>
                <w:kern w:val="2"/>
                <w:sz w:val="22"/>
                <w:szCs w:val="22"/>
              </w:rPr>
            </w:pPr>
            <w:r w:rsidRPr="00277429">
              <w:rPr>
                <w:rFonts w:ascii="仿宋" w:eastAsia="仿宋" w:hAnsi="仿宋" w:cs="Times New Roman" w:hint="eastAsia"/>
                <w:color w:val="000000"/>
                <w:kern w:val="2"/>
                <w:sz w:val="22"/>
                <w:szCs w:val="22"/>
              </w:rPr>
              <w:t>接收材料</w:t>
            </w:r>
          </w:p>
        </w:tc>
        <w:tc>
          <w:tcPr>
            <w:tcW w:w="1361" w:type="dxa"/>
            <w:shd w:val="clear" w:color="auto" w:fill="auto"/>
            <w:noWrap/>
            <w:vAlign w:val="center"/>
            <w:hideMark/>
          </w:tcPr>
          <w:p w14:paraId="4059E809" w14:textId="77777777" w:rsidR="00064442" w:rsidRPr="00277429" w:rsidRDefault="00064442" w:rsidP="00064442">
            <w:pPr>
              <w:widowControl w:val="0"/>
              <w:jc w:val="center"/>
              <w:rPr>
                <w:rFonts w:ascii="仿宋" w:eastAsia="仿宋" w:hAnsi="仿宋" w:cs="Times New Roman"/>
                <w:color w:val="000000"/>
                <w:kern w:val="2"/>
                <w:sz w:val="22"/>
                <w:szCs w:val="22"/>
              </w:rPr>
            </w:pPr>
            <w:r w:rsidRPr="00277429">
              <w:rPr>
                <w:rFonts w:ascii="仿宋" w:eastAsia="仿宋" w:hAnsi="仿宋" w:cs="Times New Roman" w:hint="eastAsia"/>
                <w:color w:val="000000"/>
                <w:kern w:val="2"/>
                <w:sz w:val="22"/>
                <w:szCs w:val="22"/>
              </w:rPr>
              <w:t>补正通知</w:t>
            </w:r>
          </w:p>
        </w:tc>
        <w:tc>
          <w:tcPr>
            <w:tcW w:w="1361" w:type="dxa"/>
            <w:shd w:val="clear" w:color="auto" w:fill="auto"/>
            <w:noWrap/>
            <w:vAlign w:val="center"/>
            <w:hideMark/>
          </w:tcPr>
          <w:p w14:paraId="542772DE" w14:textId="77777777" w:rsidR="00064442" w:rsidRPr="00277429" w:rsidRDefault="00064442" w:rsidP="00064442">
            <w:pPr>
              <w:widowControl w:val="0"/>
              <w:jc w:val="center"/>
              <w:rPr>
                <w:rFonts w:ascii="仿宋" w:eastAsia="仿宋" w:hAnsi="仿宋" w:cs="Times New Roman"/>
                <w:color w:val="000000"/>
                <w:kern w:val="2"/>
                <w:sz w:val="22"/>
                <w:szCs w:val="22"/>
              </w:rPr>
            </w:pPr>
            <w:r w:rsidRPr="00277429">
              <w:rPr>
                <w:rFonts w:ascii="仿宋" w:eastAsia="仿宋" w:hAnsi="仿宋" w:cs="Times New Roman" w:hint="eastAsia"/>
                <w:color w:val="000000"/>
                <w:kern w:val="2"/>
                <w:sz w:val="22"/>
                <w:szCs w:val="22"/>
              </w:rPr>
              <w:t>受理通知</w:t>
            </w:r>
          </w:p>
        </w:tc>
      </w:tr>
      <w:tr w:rsidR="000E44D4" w:rsidRPr="00277429" w14:paraId="228C6EDA" w14:textId="77777777" w:rsidTr="00064442">
        <w:trPr>
          <w:trHeight w:val="276"/>
          <w:jc w:val="center"/>
        </w:trPr>
        <w:tc>
          <w:tcPr>
            <w:tcW w:w="1134" w:type="dxa"/>
            <w:vMerge w:val="restart"/>
            <w:shd w:val="clear" w:color="auto" w:fill="auto"/>
            <w:noWrap/>
            <w:vAlign w:val="center"/>
          </w:tcPr>
          <w:p w14:paraId="125A61E3" w14:textId="77777777" w:rsidR="000E44D4" w:rsidRPr="00277429" w:rsidRDefault="000E44D4" w:rsidP="000E44D4">
            <w:pPr>
              <w:widowControl w:val="0"/>
              <w:jc w:val="center"/>
              <w:rPr>
                <w:rFonts w:ascii="仿宋" w:eastAsia="仿宋" w:hAnsi="仿宋" w:cs="Times New Roman"/>
                <w:color w:val="000000"/>
                <w:kern w:val="2"/>
                <w:sz w:val="22"/>
                <w:szCs w:val="22"/>
              </w:rPr>
            </w:pPr>
            <w:r w:rsidRPr="00277429">
              <w:rPr>
                <w:rFonts w:ascii="仿宋" w:eastAsia="仿宋" w:hAnsi="仿宋" w:cs="Times New Roman" w:hint="eastAsia"/>
                <w:color w:val="000000"/>
                <w:kern w:val="2"/>
                <w:sz w:val="22"/>
                <w:szCs w:val="22"/>
              </w:rPr>
              <w:t>已受理</w:t>
            </w:r>
          </w:p>
          <w:p w14:paraId="306A0CD8" w14:textId="77777777" w:rsidR="000E44D4" w:rsidRPr="00277429" w:rsidRDefault="000E44D4" w:rsidP="000E44D4">
            <w:pPr>
              <w:widowControl w:val="0"/>
              <w:jc w:val="center"/>
              <w:rPr>
                <w:rFonts w:ascii="仿宋" w:eastAsia="仿宋" w:hAnsi="仿宋" w:cs="Times New Roman"/>
                <w:color w:val="000000"/>
                <w:kern w:val="2"/>
                <w:sz w:val="22"/>
                <w:szCs w:val="22"/>
              </w:rPr>
            </w:pPr>
            <w:r w:rsidRPr="00277429">
              <w:rPr>
                <w:rFonts w:ascii="仿宋" w:eastAsia="仿宋" w:hAnsi="仿宋" w:cs="Times New Roman" w:hint="eastAsia"/>
                <w:color w:val="000000"/>
                <w:kern w:val="2"/>
                <w:sz w:val="22"/>
                <w:szCs w:val="22"/>
              </w:rPr>
              <w:t>（</w:t>
            </w:r>
            <w:r>
              <w:rPr>
                <w:rFonts w:ascii="仿宋" w:eastAsia="仿宋" w:hAnsi="仿宋" w:cs="Times New Roman" w:hint="eastAsia"/>
                <w:color w:val="000000"/>
                <w:kern w:val="2"/>
                <w:sz w:val="22"/>
                <w:szCs w:val="22"/>
              </w:rPr>
              <w:t>8</w:t>
            </w:r>
            <w:r w:rsidRPr="00277429">
              <w:rPr>
                <w:rFonts w:ascii="仿宋" w:eastAsia="仿宋" w:hAnsi="仿宋" w:cs="Times New Roman" w:hint="eastAsia"/>
                <w:color w:val="000000"/>
                <w:kern w:val="2"/>
                <w:sz w:val="22"/>
                <w:szCs w:val="22"/>
              </w:rPr>
              <w:t>只）</w:t>
            </w:r>
          </w:p>
        </w:tc>
        <w:tc>
          <w:tcPr>
            <w:tcW w:w="709" w:type="dxa"/>
            <w:shd w:val="clear" w:color="auto" w:fill="auto"/>
            <w:noWrap/>
            <w:vAlign w:val="center"/>
          </w:tcPr>
          <w:p w14:paraId="6F7B89F7" w14:textId="77777777" w:rsidR="000E44D4" w:rsidRPr="00277429" w:rsidRDefault="000E44D4" w:rsidP="000E44D4">
            <w:pPr>
              <w:widowControl w:val="0"/>
              <w:jc w:val="center"/>
              <w:rPr>
                <w:rFonts w:ascii="仿宋" w:eastAsia="仿宋" w:hAnsi="仿宋" w:cs="Times New Roman"/>
                <w:color w:val="000000"/>
                <w:kern w:val="2"/>
                <w:sz w:val="22"/>
                <w:szCs w:val="22"/>
              </w:rPr>
            </w:pPr>
            <w:r w:rsidRPr="00277429">
              <w:rPr>
                <w:rFonts w:ascii="仿宋" w:eastAsia="仿宋" w:hAnsi="仿宋" w:cs="Times New Roman" w:hint="eastAsia"/>
                <w:color w:val="000000"/>
                <w:kern w:val="2"/>
                <w:sz w:val="22"/>
                <w:szCs w:val="22"/>
              </w:rPr>
              <w:t>1</w:t>
            </w:r>
          </w:p>
        </w:tc>
        <w:tc>
          <w:tcPr>
            <w:tcW w:w="3763" w:type="dxa"/>
            <w:shd w:val="clear" w:color="auto" w:fill="auto"/>
            <w:noWrap/>
            <w:vAlign w:val="center"/>
          </w:tcPr>
          <w:p w14:paraId="7168BE37" w14:textId="77777777" w:rsidR="000E44D4" w:rsidRPr="00277429" w:rsidRDefault="000E44D4" w:rsidP="000E44D4">
            <w:pPr>
              <w:widowControl w:val="0"/>
              <w:jc w:val="center"/>
              <w:rPr>
                <w:rFonts w:ascii="仿宋" w:eastAsia="仿宋" w:hAnsi="仿宋" w:cs="Times New Roman"/>
                <w:color w:val="000000"/>
                <w:kern w:val="2"/>
                <w:sz w:val="22"/>
                <w:szCs w:val="22"/>
              </w:rPr>
            </w:pPr>
            <w:r w:rsidRPr="008C5DFE">
              <w:rPr>
                <w:rFonts w:ascii="仿宋" w:eastAsia="仿宋" w:hAnsi="仿宋" w:cs="Times New Roman" w:hint="eastAsia"/>
                <w:color w:val="000000"/>
                <w:kern w:val="2"/>
                <w:sz w:val="22"/>
                <w:szCs w:val="22"/>
              </w:rPr>
              <w:t>中证畜牧养殖产业ETF</w:t>
            </w:r>
          </w:p>
        </w:tc>
        <w:tc>
          <w:tcPr>
            <w:tcW w:w="1701" w:type="dxa"/>
            <w:shd w:val="clear" w:color="auto" w:fill="auto"/>
            <w:noWrap/>
            <w:vAlign w:val="center"/>
          </w:tcPr>
          <w:p w14:paraId="5A563CFD" w14:textId="77777777" w:rsidR="000E44D4" w:rsidRPr="00277429" w:rsidRDefault="000E44D4" w:rsidP="000E44D4">
            <w:pPr>
              <w:widowControl w:val="0"/>
              <w:jc w:val="center"/>
              <w:rPr>
                <w:rFonts w:ascii="仿宋" w:eastAsia="仿宋" w:hAnsi="仿宋" w:cs="Times New Roman"/>
                <w:color w:val="000000"/>
                <w:kern w:val="2"/>
                <w:sz w:val="22"/>
                <w:szCs w:val="22"/>
              </w:rPr>
            </w:pPr>
            <w:r w:rsidRPr="00277429">
              <w:rPr>
                <w:rFonts w:ascii="仿宋" w:eastAsia="仿宋" w:hAnsi="仿宋" w:cs="Arial" w:hint="eastAsia"/>
                <w:kern w:val="2"/>
                <w:sz w:val="22"/>
                <w:szCs w:val="22"/>
              </w:rPr>
              <w:t>股票E</w:t>
            </w:r>
            <w:r w:rsidRPr="00277429">
              <w:rPr>
                <w:rFonts w:ascii="仿宋" w:eastAsia="仿宋" w:hAnsi="仿宋" w:cs="Arial"/>
                <w:kern w:val="2"/>
                <w:sz w:val="22"/>
                <w:szCs w:val="22"/>
              </w:rPr>
              <w:t>TF</w:t>
            </w:r>
          </w:p>
        </w:tc>
        <w:tc>
          <w:tcPr>
            <w:tcW w:w="1361" w:type="dxa"/>
            <w:shd w:val="clear" w:color="auto" w:fill="auto"/>
            <w:noWrap/>
            <w:vAlign w:val="center"/>
          </w:tcPr>
          <w:p w14:paraId="396E9D3D" w14:textId="77777777" w:rsidR="000E44D4" w:rsidRPr="00277429" w:rsidRDefault="000E44D4" w:rsidP="000E44D4">
            <w:pPr>
              <w:widowControl w:val="0"/>
              <w:jc w:val="center"/>
              <w:rPr>
                <w:rFonts w:ascii="仿宋" w:eastAsia="仿宋" w:hAnsi="仿宋" w:cs="Times New Roman"/>
                <w:color w:val="000000"/>
                <w:kern w:val="2"/>
                <w:sz w:val="22"/>
                <w:szCs w:val="22"/>
              </w:rPr>
            </w:pPr>
            <w:r w:rsidRPr="008C5DFE">
              <w:rPr>
                <w:rFonts w:ascii="仿宋" w:eastAsia="仿宋" w:hAnsi="仿宋" w:cs="Times New Roman" w:hint="eastAsia"/>
                <w:color w:val="000000"/>
                <w:kern w:val="2"/>
                <w:sz w:val="22"/>
                <w:szCs w:val="22"/>
              </w:rPr>
              <w:t>2024-05-07</w:t>
            </w:r>
          </w:p>
        </w:tc>
        <w:tc>
          <w:tcPr>
            <w:tcW w:w="1361" w:type="dxa"/>
            <w:shd w:val="clear" w:color="auto" w:fill="auto"/>
            <w:noWrap/>
            <w:vAlign w:val="center"/>
          </w:tcPr>
          <w:p w14:paraId="6392F324" w14:textId="77777777" w:rsidR="000E44D4" w:rsidRPr="00277429" w:rsidRDefault="000E44D4" w:rsidP="000E44D4">
            <w:pPr>
              <w:widowControl w:val="0"/>
              <w:jc w:val="center"/>
              <w:rPr>
                <w:rFonts w:ascii="仿宋" w:eastAsia="仿宋" w:hAnsi="仿宋" w:cs="Times New Roman"/>
                <w:color w:val="000000"/>
                <w:kern w:val="2"/>
                <w:sz w:val="22"/>
                <w:szCs w:val="22"/>
              </w:rPr>
            </w:pPr>
          </w:p>
        </w:tc>
        <w:tc>
          <w:tcPr>
            <w:tcW w:w="1361" w:type="dxa"/>
            <w:shd w:val="clear" w:color="auto" w:fill="auto"/>
            <w:noWrap/>
            <w:vAlign w:val="center"/>
          </w:tcPr>
          <w:p w14:paraId="17869EF2" w14:textId="77777777" w:rsidR="000E44D4" w:rsidRPr="00277429" w:rsidRDefault="000E44D4" w:rsidP="000E44D4">
            <w:pPr>
              <w:widowControl w:val="0"/>
              <w:jc w:val="center"/>
              <w:rPr>
                <w:rFonts w:ascii="仿宋" w:eastAsia="仿宋" w:hAnsi="仿宋" w:cs="Times New Roman"/>
                <w:color w:val="000000"/>
                <w:kern w:val="2"/>
                <w:sz w:val="22"/>
                <w:szCs w:val="22"/>
              </w:rPr>
            </w:pPr>
            <w:r w:rsidRPr="008C5DFE">
              <w:rPr>
                <w:rFonts w:ascii="仿宋" w:eastAsia="仿宋" w:hAnsi="仿宋" w:cs="Times New Roman" w:hint="eastAsia"/>
                <w:color w:val="000000"/>
                <w:kern w:val="2"/>
                <w:sz w:val="22"/>
                <w:szCs w:val="22"/>
              </w:rPr>
              <w:t>2024-05-13</w:t>
            </w:r>
          </w:p>
        </w:tc>
      </w:tr>
      <w:tr w:rsidR="000E44D4" w:rsidRPr="00277429" w14:paraId="0F3A0240" w14:textId="77777777" w:rsidTr="00064442">
        <w:trPr>
          <w:trHeight w:val="276"/>
          <w:jc w:val="center"/>
        </w:trPr>
        <w:tc>
          <w:tcPr>
            <w:tcW w:w="1134" w:type="dxa"/>
            <w:vMerge/>
            <w:shd w:val="clear" w:color="auto" w:fill="auto"/>
            <w:noWrap/>
            <w:vAlign w:val="center"/>
          </w:tcPr>
          <w:p w14:paraId="008558DF" w14:textId="77777777" w:rsidR="000E44D4" w:rsidRPr="00277429" w:rsidRDefault="000E44D4" w:rsidP="000E44D4">
            <w:pPr>
              <w:widowControl w:val="0"/>
              <w:jc w:val="center"/>
              <w:rPr>
                <w:rFonts w:ascii="仿宋" w:eastAsia="仿宋" w:hAnsi="仿宋" w:cs="Times New Roman"/>
                <w:color w:val="000000"/>
                <w:kern w:val="2"/>
                <w:sz w:val="22"/>
                <w:szCs w:val="22"/>
              </w:rPr>
            </w:pPr>
          </w:p>
        </w:tc>
        <w:tc>
          <w:tcPr>
            <w:tcW w:w="709" w:type="dxa"/>
            <w:shd w:val="clear" w:color="auto" w:fill="auto"/>
            <w:noWrap/>
            <w:vAlign w:val="center"/>
          </w:tcPr>
          <w:p w14:paraId="16AF14EB" w14:textId="77777777" w:rsidR="000E44D4" w:rsidRPr="00277429" w:rsidRDefault="000E44D4" w:rsidP="000E44D4">
            <w:pPr>
              <w:widowControl w:val="0"/>
              <w:jc w:val="center"/>
              <w:rPr>
                <w:rFonts w:ascii="仿宋" w:eastAsia="仿宋" w:hAnsi="仿宋" w:cs="Times New Roman"/>
                <w:color w:val="000000"/>
                <w:kern w:val="2"/>
                <w:sz w:val="22"/>
                <w:szCs w:val="22"/>
              </w:rPr>
            </w:pPr>
            <w:r>
              <w:rPr>
                <w:rFonts w:ascii="仿宋" w:eastAsia="仿宋" w:hAnsi="仿宋" w:cs="Times New Roman" w:hint="eastAsia"/>
                <w:color w:val="000000"/>
                <w:kern w:val="2"/>
                <w:sz w:val="22"/>
                <w:szCs w:val="22"/>
              </w:rPr>
              <w:t>2</w:t>
            </w:r>
          </w:p>
        </w:tc>
        <w:tc>
          <w:tcPr>
            <w:tcW w:w="3763" w:type="dxa"/>
            <w:shd w:val="clear" w:color="auto" w:fill="auto"/>
            <w:noWrap/>
            <w:vAlign w:val="center"/>
          </w:tcPr>
          <w:p w14:paraId="55C22DCC" w14:textId="77777777" w:rsidR="000E44D4" w:rsidRPr="00277429" w:rsidDel="003338B4" w:rsidRDefault="000E44D4" w:rsidP="000E44D4">
            <w:pPr>
              <w:widowControl w:val="0"/>
              <w:jc w:val="center"/>
              <w:rPr>
                <w:rFonts w:ascii="仿宋" w:eastAsia="仿宋" w:hAnsi="仿宋" w:cs="Times New Roman"/>
                <w:color w:val="000000"/>
                <w:kern w:val="2"/>
                <w:sz w:val="22"/>
                <w:szCs w:val="22"/>
              </w:rPr>
            </w:pPr>
            <w:r w:rsidRPr="008C5DFE">
              <w:rPr>
                <w:rFonts w:ascii="仿宋" w:eastAsia="仿宋" w:hAnsi="仿宋" w:cs="Times New Roman" w:hint="eastAsia"/>
                <w:color w:val="000000"/>
                <w:kern w:val="2"/>
                <w:sz w:val="22"/>
                <w:szCs w:val="22"/>
              </w:rPr>
              <w:t>南方</w:t>
            </w:r>
            <w:proofErr w:type="gramStart"/>
            <w:r w:rsidRPr="008C5DFE">
              <w:rPr>
                <w:rFonts w:ascii="仿宋" w:eastAsia="仿宋" w:hAnsi="仿宋" w:cs="Times New Roman" w:hint="eastAsia"/>
                <w:color w:val="000000"/>
                <w:kern w:val="2"/>
                <w:sz w:val="22"/>
                <w:szCs w:val="22"/>
              </w:rPr>
              <w:t>上证超长期国债</w:t>
            </w:r>
            <w:proofErr w:type="gramEnd"/>
            <w:r w:rsidRPr="008C5DFE">
              <w:rPr>
                <w:rFonts w:ascii="仿宋" w:eastAsia="仿宋" w:hAnsi="仿宋" w:cs="Times New Roman" w:hint="eastAsia"/>
                <w:color w:val="000000"/>
                <w:kern w:val="2"/>
                <w:sz w:val="22"/>
                <w:szCs w:val="22"/>
              </w:rPr>
              <w:t>交易型开放式指数证券投资基金</w:t>
            </w:r>
          </w:p>
        </w:tc>
        <w:tc>
          <w:tcPr>
            <w:tcW w:w="1701" w:type="dxa"/>
            <w:shd w:val="clear" w:color="auto" w:fill="auto"/>
            <w:noWrap/>
            <w:vAlign w:val="center"/>
          </w:tcPr>
          <w:p w14:paraId="1563D9D2" w14:textId="77777777" w:rsidR="000E44D4" w:rsidRPr="00277429" w:rsidDel="003338B4" w:rsidRDefault="000E44D4" w:rsidP="000E44D4">
            <w:pPr>
              <w:widowControl w:val="0"/>
              <w:jc w:val="center"/>
              <w:rPr>
                <w:rFonts w:ascii="仿宋" w:eastAsia="仿宋" w:hAnsi="仿宋" w:cs="Times New Roman"/>
                <w:color w:val="000000"/>
                <w:kern w:val="2"/>
                <w:sz w:val="22"/>
                <w:szCs w:val="22"/>
              </w:rPr>
            </w:pPr>
            <w:r w:rsidRPr="00277429">
              <w:rPr>
                <w:rFonts w:ascii="仿宋" w:eastAsia="仿宋" w:hAnsi="仿宋" w:cs="Times New Roman" w:hint="eastAsia"/>
                <w:color w:val="000000"/>
                <w:kern w:val="2"/>
                <w:sz w:val="22"/>
                <w:szCs w:val="22"/>
              </w:rPr>
              <w:t>债券</w:t>
            </w:r>
            <w:r>
              <w:rPr>
                <w:rFonts w:ascii="仿宋" w:eastAsia="仿宋" w:hAnsi="仿宋" w:cs="Times New Roman" w:hint="eastAsia"/>
                <w:color w:val="000000"/>
                <w:kern w:val="2"/>
                <w:sz w:val="22"/>
                <w:szCs w:val="22"/>
              </w:rPr>
              <w:t>ETF</w:t>
            </w:r>
          </w:p>
        </w:tc>
        <w:tc>
          <w:tcPr>
            <w:tcW w:w="1361" w:type="dxa"/>
            <w:shd w:val="clear" w:color="auto" w:fill="auto"/>
            <w:noWrap/>
            <w:vAlign w:val="center"/>
          </w:tcPr>
          <w:p w14:paraId="32A7FBE5" w14:textId="77777777" w:rsidR="000E44D4" w:rsidRPr="00277429" w:rsidDel="003338B4" w:rsidRDefault="000E44D4" w:rsidP="000E44D4">
            <w:pPr>
              <w:widowControl w:val="0"/>
              <w:jc w:val="center"/>
              <w:rPr>
                <w:rFonts w:ascii="仿宋" w:eastAsia="仿宋" w:hAnsi="仿宋" w:cs="Times New Roman"/>
                <w:color w:val="000000"/>
                <w:kern w:val="2"/>
                <w:sz w:val="22"/>
                <w:szCs w:val="22"/>
              </w:rPr>
            </w:pPr>
            <w:r w:rsidRPr="008C5DFE">
              <w:rPr>
                <w:rFonts w:ascii="仿宋" w:eastAsia="仿宋" w:hAnsi="仿宋" w:cs="Times New Roman" w:hint="eastAsia"/>
                <w:color w:val="000000"/>
                <w:kern w:val="2"/>
                <w:sz w:val="22"/>
                <w:szCs w:val="22"/>
              </w:rPr>
              <w:t>2024-05-15</w:t>
            </w:r>
          </w:p>
        </w:tc>
        <w:tc>
          <w:tcPr>
            <w:tcW w:w="1361" w:type="dxa"/>
            <w:shd w:val="clear" w:color="auto" w:fill="auto"/>
            <w:noWrap/>
            <w:vAlign w:val="center"/>
          </w:tcPr>
          <w:p w14:paraId="71775947" w14:textId="77777777" w:rsidR="000E44D4" w:rsidRPr="00277429" w:rsidDel="003338B4" w:rsidRDefault="000E44D4" w:rsidP="000E44D4">
            <w:pPr>
              <w:widowControl w:val="0"/>
              <w:jc w:val="center"/>
              <w:rPr>
                <w:rFonts w:ascii="仿宋" w:eastAsia="仿宋" w:hAnsi="仿宋" w:cs="Times New Roman"/>
                <w:color w:val="000000"/>
                <w:kern w:val="2"/>
                <w:sz w:val="22"/>
                <w:szCs w:val="22"/>
              </w:rPr>
            </w:pPr>
          </w:p>
        </w:tc>
        <w:tc>
          <w:tcPr>
            <w:tcW w:w="1361" w:type="dxa"/>
            <w:shd w:val="clear" w:color="auto" w:fill="auto"/>
            <w:noWrap/>
            <w:vAlign w:val="center"/>
          </w:tcPr>
          <w:p w14:paraId="0AA8F7E0" w14:textId="77777777" w:rsidR="000E44D4" w:rsidRPr="00277429" w:rsidDel="003338B4" w:rsidRDefault="000E44D4" w:rsidP="000E44D4">
            <w:pPr>
              <w:widowControl w:val="0"/>
              <w:jc w:val="center"/>
              <w:rPr>
                <w:rFonts w:ascii="仿宋" w:eastAsia="仿宋" w:hAnsi="仿宋" w:cs="Times New Roman"/>
                <w:color w:val="000000"/>
                <w:kern w:val="2"/>
                <w:sz w:val="22"/>
                <w:szCs w:val="22"/>
              </w:rPr>
            </w:pPr>
            <w:r w:rsidRPr="008C5DFE">
              <w:rPr>
                <w:rFonts w:ascii="仿宋" w:eastAsia="仿宋" w:hAnsi="仿宋" w:cs="Times New Roman" w:hint="eastAsia"/>
                <w:color w:val="000000"/>
                <w:kern w:val="2"/>
                <w:sz w:val="22"/>
                <w:szCs w:val="22"/>
              </w:rPr>
              <w:t>2024-05-20</w:t>
            </w:r>
          </w:p>
        </w:tc>
      </w:tr>
      <w:tr w:rsidR="000E44D4" w:rsidRPr="00277429" w14:paraId="5917A642" w14:textId="77777777" w:rsidTr="00064442">
        <w:trPr>
          <w:trHeight w:val="276"/>
          <w:jc w:val="center"/>
        </w:trPr>
        <w:tc>
          <w:tcPr>
            <w:tcW w:w="1134" w:type="dxa"/>
            <w:vMerge/>
            <w:shd w:val="clear" w:color="auto" w:fill="auto"/>
            <w:noWrap/>
            <w:vAlign w:val="center"/>
          </w:tcPr>
          <w:p w14:paraId="3F751BBB" w14:textId="77777777" w:rsidR="000E44D4" w:rsidRPr="00277429" w:rsidRDefault="000E44D4" w:rsidP="000E44D4">
            <w:pPr>
              <w:widowControl w:val="0"/>
              <w:jc w:val="center"/>
              <w:rPr>
                <w:rFonts w:ascii="仿宋" w:eastAsia="仿宋" w:hAnsi="仿宋" w:cs="Times New Roman"/>
                <w:color w:val="000000"/>
                <w:kern w:val="2"/>
                <w:sz w:val="22"/>
                <w:szCs w:val="22"/>
              </w:rPr>
            </w:pPr>
          </w:p>
        </w:tc>
        <w:tc>
          <w:tcPr>
            <w:tcW w:w="709" w:type="dxa"/>
            <w:shd w:val="clear" w:color="auto" w:fill="auto"/>
            <w:noWrap/>
            <w:vAlign w:val="center"/>
          </w:tcPr>
          <w:p w14:paraId="0AB59D8B" w14:textId="77777777" w:rsidR="000E44D4" w:rsidRPr="00277429" w:rsidRDefault="000E44D4" w:rsidP="000E44D4">
            <w:pPr>
              <w:widowControl w:val="0"/>
              <w:jc w:val="center"/>
              <w:rPr>
                <w:rFonts w:ascii="仿宋" w:eastAsia="仿宋" w:hAnsi="仿宋" w:cs="Times New Roman"/>
                <w:color w:val="000000"/>
                <w:kern w:val="2"/>
                <w:sz w:val="22"/>
                <w:szCs w:val="22"/>
              </w:rPr>
            </w:pPr>
            <w:r>
              <w:rPr>
                <w:rFonts w:ascii="仿宋" w:eastAsia="仿宋" w:hAnsi="仿宋" w:cs="Times New Roman" w:hint="eastAsia"/>
                <w:color w:val="000000"/>
                <w:kern w:val="2"/>
                <w:sz w:val="22"/>
                <w:szCs w:val="22"/>
              </w:rPr>
              <w:t>3</w:t>
            </w:r>
          </w:p>
        </w:tc>
        <w:tc>
          <w:tcPr>
            <w:tcW w:w="3763" w:type="dxa"/>
            <w:shd w:val="clear" w:color="auto" w:fill="auto"/>
            <w:noWrap/>
            <w:vAlign w:val="center"/>
          </w:tcPr>
          <w:p w14:paraId="74699158" w14:textId="77777777" w:rsidR="000E44D4" w:rsidRPr="00277429" w:rsidDel="003338B4" w:rsidRDefault="000E44D4" w:rsidP="000E44D4">
            <w:pPr>
              <w:widowControl w:val="0"/>
              <w:jc w:val="center"/>
              <w:rPr>
                <w:rFonts w:ascii="仿宋" w:eastAsia="仿宋" w:hAnsi="仿宋" w:cs="Times New Roman"/>
                <w:color w:val="000000"/>
                <w:kern w:val="2"/>
                <w:sz w:val="22"/>
                <w:szCs w:val="22"/>
              </w:rPr>
            </w:pPr>
            <w:proofErr w:type="gramStart"/>
            <w:r w:rsidRPr="00277429">
              <w:rPr>
                <w:rFonts w:ascii="仿宋" w:eastAsia="仿宋" w:hAnsi="仿宋" w:cs="Times New Roman" w:hint="eastAsia"/>
                <w:color w:val="000000"/>
                <w:kern w:val="2"/>
                <w:sz w:val="22"/>
                <w:szCs w:val="22"/>
              </w:rPr>
              <w:t>南方标普</w:t>
            </w:r>
            <w:proofErr w:type="gramEnd"/>
            <w:r w:rsidRPr="00277429">
              <w:rPr>
                <w:rFonts w:ascii="仿宋" w:eastAsia="仿宋" w:hAnsi="仿宋" w:cs="Times New Roman"/>
                <w:color w:val="000000"/>
                <w:kern w:val="2"/>
                <w:sz w:val="22"/>
                <w:szCs w:val="22"/>
              </w:rPr>
              <w:t>500交易型开放式指数证券投资基金发起式联接基金（QDII）</w:t>
            </w:r>
          </w:p>
        </w:tc>
        <w:tc>
          <w:tcPr>
            <w:tcW w:w="1701" w:type="dxa"/>
            <w:shd w:val="clear" w:color="auto" w:fill="auto"/>
            <w:noWrap/>
            <w:vAlign w:val="center"/>
          </w:tcPr>
          <w:p w14:paraId="10F9D17C" w14:textId="77777777" w:rsidR="000E44D4" w:rsidRPr="00277429" w:rsidDel="003338B4" w:rsidRDefault="000E44D4" w:rsidP="000E44D4">
            <w:pPr>
              <w:widowControl w:val="0"/>
              <w:jc w:val="center"/>
              <w:rPr>
                <w:rFonts w:ascii="仿宋" w:eastAsia="仿宋" w:hAnsi="仿宋" w:cs="Times New Roman"/>
                <w:color w:val="000000"/>
                <w:kern w:val="2"/>
                <w:sz w:val="22"/>
                <w:szCs w:val="22"/>
              </w:rPr>
            </w:pPr>
            <w:r w:rsidRPr="00277429">
              <w:rPr>
                <w:rFonts w:ascii="仿宋" w:eastAsia="仿宋" w:hAnsi="仿宋" w:cs="Times New Roman" w:hint="eastAsia"/>
                <w:color w:val="000000"/>
                <w:kern w:val="2"/>
                <w:sz w:val="22"/>
                <w:szCs w:val="22"/>
              </w:rPr>
              <w:t>QDII股票ETF联接</w:t>
            </w:r>
          </w:p>
        </w:tc>
        <w:tc>
          <w:tcPr>
            <w:tcW w:w="1361" w:type="dxa"/>
            <w:shd w:val="clear" w:color="auto" w:fill="auto"/>
            <w:noWrap/>
            <w:vAlign w:val="center"/>
          </w:tcPr>
          <w:p w14:paraId="5AE646E8" w14:textId="77777777" w:rsidR="000E44D4" w:rsidRPr="00277429" w:rsidDel="003338B4" w:rsidRDefault="000E44D4" w:rsidP="000E44D4">
            <w:pPr>
              <w:widowControl w:val="0"/>
              <w:jc w:val="center"/>
              <w:rPr>
                <w:rFonts w:ascii="仿宋" w:eastAsia="仿宋" w:hAnsi="仿宋" w:cs="Times New Roman"/>
                <w:color w:val="000000"/>
                <w:kern w:val="2"/>
                <w:sz w:val="22"/>
                <w:szCs w:val="22"/>
              </w:rPr>
            </w:pPr>
            <w:r w:rsidRPr="00277429">
              <w:rPr>
                <w:rFonts w:ascii="仿宋" w:eastAsia="仿宋" w:hAnsi="仿宋" w:cs="Times New Roman"/>
                <w:color w:val="000000"/>
                <w:kern w:val="2"/>
                <w:sz w:val="22"/>
                <w:szCs w:val="22"/>
              </w:rPr>
              <w:t>2023-09-26</w:t>
            </w:r>
          </w:p>
        </w:tc>
        <w:tc>
          <w:tcPr>
            <w:tcW w:w="1361" w:type="dxa"/>
            <w:shd w:val="clear" w:color="auto" w:fill="auto"/>
            <w:noWrap/>
            <w:vAlign w:val="center"/>
          </w:tcPr>
          <w:p w14:paraId="4F3B0959" w14:textId="77777777" w:rsidR="000E44D4" w:rsidRPr="00277429" w:rsidDel="003338B4" w:rsidRDefault="000E44D4" w:rsidP="000E44D4">
            <w:pPr>
              <w:widowControl w:val="0"/>
              <w:jc w:val="center"/>
              <w:rPr>
                <w:rFonts w:ascii="仿宋" w:eastAsia="仿宋" w:hAnsi="仿宋" w:cs="Times New Roman"/>
                <w:color w:val="000000"/>
                <w:kern w:val="2"/>
                <w:sz w:val="22"/>
                <w:szCs w:val="22"/>
              </w:rPr>
            </w:pPr>
          </w:p>
        </w:tc>
        <w:tc>
          <w:tcPr>
            <w:tcW w:w="1361" w:type="dxa"/>
            <w:shd w:val="clear" w:color="auto" w:fill="auto"/>
            <w:noWrap/>
            <w:vAlign w:val="center"/>
          </w:tcPr>
          <w:p w14:paraId="26E277B8" w14:textId="77777777" w:rsidR="000E44D4" w:rsidRPr="00277429" w:rsidDel="003338B4" w:rsidRDefault="000E44D4" w:rsidP="000E44D4">
            <w:pPr>
              <w:widowControl w:val="0"/>
              <w:jc w:val="center"/>
              <w:rPr>
                <w:rFonts w:ascii="仿宋" w:eastAsia="仿宋" w:hAnsi="仿宋" w:cs="Times New Roman"/>
                <w:color w:val="000000"/>
                <w:kern w:val="2"/>
                <w:sz w:val="22"/>
                <w:szCs w:val="22"/>
              </w:rPr>
            </w:pPr>
            <w:r w:rsidRPr="00277429">
              <w:rPr>
                <w:rFonts w:ascii="仿宋" w:eastAsia="仿宋" w:hAnsi="仿宋" w:cs="Times New Roman"/>
                <w:color w:val="000000"/>
                <w:kern w:val="2"/>
                <w:sz w:val="22"/>
                <w:szCs w:val="22"/>
              </w:rPr>
              <w:t>2023-10-10</w:t>
            </w:r>
          </w:p>
        </w:tc>
      </w:tr>
      <w:tr w:rsidR="000E44D4" w:rsidRPr="00277429" w14:paraId="2A255924" w14:textId="77777777" w:rsidTr="00064442">
        <w:trPr>
          <w:trHeight w:val="276"/>
          <w:jc w:val="center"/>
        </w:trPr>
        <w:tc>
          <w:tcPr>
            <w:tcW w:w="1134" w:type="dxa"/>
            <w:vMerge/>
            <w:shd w:val="clear" w:color="auto" w:fill="auto"/>
            <w:noWrap/>
            <w:vAlign w:val="center"/>
            <w:hideMark/>
          </w:tcPr>
          <w:p w14:paraId="7B5218B3" w14:textId="77777777" w:rsidR="000E44D4" w:rsidRPr="00277429" w:rsidRDefault="000E44D4" w:rsidP="000E44D4">
            <w:pPr>
              <w:widowControl w:val="0"/>
              <w:jc w:val="center"/>
              <w:rPr>
                <w:rFonts w:ascii="仿宋" w:eastAsia="仿宋" w:hAnsi="仿宋" w:cs="Times New Roman"/>
                <w:color w:val="000000"/>
                <w:kern w:val="2"/>
                <w:sz w:val="22"/>
                <w:szCs w:val="22"/>
              </w:rPr>
            </w:pPr>
          </w:p>
        </w:tc>
        <w:tc>
          <w:tcPr>
            <w:tcW w:w="709" w:type="dxa"/>
            <w:shd w:val="clear" w:color="auto" w:fill="auto"/>
            <w:noWrap/>
            <w:vAlign w:val="center"/>
            <w:hideMark/>
          </w:tcPr>
          <w:p w14:paraId="178A8C5B" w14:textId="77777777" w:rsidR="000E44D4" w:rsidRPr="00277429" w:rsidRDefault="000E44D4" w:rsidP="000E44D4">
            <w:pPr>
              <w:widowControl w:val="0"/>
              <w:jc w:val="center"/>
              <w:rPr>
                <w:rFonts w:ascii="仿宋" w:eastAsia="仿宋" w:hAnsi="仿宋" w:cs="Times New Roman"/>
                <w:color w:val="000000"/>
                <w:kern w:val="2"/>
                <w:sz w:val="22"/>
                <w:szCs w:val="22"/>
              </w:rPr>
            </w:pPr>
            <w:r>
              <w:rPr>
                <w:rFonts w:ascii="仿宋" w:eastAsia="仿宋" w:hAnsi="仿宋" w:cs="Times New Roman" w:hint="eastAsia"/>
                <w:color w:val="000000"/>
                <w:kern w:val="2"/>
                <w:sz w:val="22"/>
                <w:szCs w:val="22"/>
              </w:rPr>
              <w:t>4</w:t>
            </w:r>
          </w:p>
        </w:tc>
        <w:tc>
          <w:tcPr>
            <w:tcW w:w="3763" w:type="dxa"/>
            <w:shd w:val="clear" w:color="auto" w:fill="auto"/>
            <w:noWrap/>
            <w:vAlign w:val="center"/>
            <w:hideMark/>
          </w:tcPr>
          <w:p w14:paraId="39374651" w14:textId="77777777" w:rsidR="000E44D4" w:rsidRPr="00277429" w:rsidRDefault="000E44D4" w:rsidP="000E44D4">
            <w:pPr>
              <w:widowControl w:val="0"/>
              <w:jc w:val="center"/>
              <w:rPr>
                <w:rFonts w:ascii="仿宋" w:eastAsia="仿宋" w:hAnsi="仿宋" w:cs="Times New Roman"/>
                <w:color w:val="000000"/>
                <w:kern w:val="2"/>
                <w:sz w:val="22"/>
                <w:szCs w:val="22"/>
              </w:rPr>
            </w:pPr>
            <w:r w:rsidRPr="00277429">
              <w:rPr>
                <w:rFonts w:ascii="仿宋" w:eastAsia="仿宋" w:hAnsi="仿宋" w:cs="Times New Roman" w:hint="eastAsia"/>
                <w:color w:val="000000"/>
                <w:kern w:val="2"/>
                <w:sz w:val="22"/>
                <w:szCs w:val="22"/>
              </w:rPr>
              <w:t>南方中证</w:t>
            </w:r>
            <w:r w:rsidRPr="00277429">
              <w:rPr>
                <w:rFonts w:ascii="仿宋" w:eastAsia="仿宋" w:hAnsi="仿宋" w:cs="Times New Roman"/>
                <w:color w:val="000000"/>
                <w:kern w:val="2"/>
                <w:sz w:val="22"/>
                <w:szCs w:val="22"/>
              </w:rPr>
              <w:t>2000交易型开放式指数证券投资基金联接基金</w:t>
            </w:r>
          </w:p>
        </w:tc>
        <w:tc>
          <w:tcPr>
            <w:tcW w:w="1701" w:type="dxa"/>
            <w:shd w:val="clear" w:color="auto" w:fill="auto"/>
            <w:noWrap/>
            <w:vAlign w:val="center"/>
            <w:hideMark/>
          </w:tcPr>
          <w:p w14:paraId="1891614D" w14:textId="77777777" w:rsidR="000E44D4" w:rsidRPr="00277429" w:rsidRDefault="000E44D4" w:rsidP="000E44D4">
            <w:pPr>
              <w:widowControl w:val="0"/>
              <w:jc w:val="center"/>
              <w:rPr>
                <w:rFonts w:ascii="仿宋" w:eastAsia="仿宋" w:hAnsi="仿宋" w:cs="Times New Roman"/>
                <w:color w:val="000000"/>
                <w:kern w:val="2"/>
                <w:sz w:val="22"/>
                <w:szCs w:val="22"/>
              </w:rPr>
            </w:pPr>
            <w:r w:rsidRPr="00277429">
              <w:rPr>
                <w:rFonts w:ascii="仿宋" w:eastAsia="仿宋" w:hAnsi="仿宋" w:cs="Arial" w:hint="eastAsia"/>
                <w:kern w:val="2"/>
                <w:sz w:val="22"/>
                <w:szCs w:val="22"/>
              </w:rPr>
              <w:t>股票E</w:t>
            </w:r>
            <w:r w:rsidRPr="00277429">
              <w:rPr>
                <w:rFonts w:ascii="仿宋" w:eastAsia="仿宋" w:hAnsi="仿宋" w:cs="Arial"/>
                <w:kern w:val="2"/>
                <w:sz w:val="22"/>
                <w:szCs w:val="22"/>
              </w:rPr>
              <w:t>TF</w:t>
            </w:r>
            <w:r w:rsidRPr="00277429">
              <w:rPr>
                <w:rFonts w:ascii="仿宋" w:eastAsia="仿宋" w:hAnsi="仿宋" w:cs="Arial" w:hint="eastAsia"/>
                <w:kern w:val="2"/>
                <w:sz w:val="22"/>
                <w:szCs w:val="22"/>
              </w:rPr>
              <w:t>联接</w:t>
            </w:r>
          </w:p>
        </w:tc>
        <w:tc>
          <w:tcPr>
            <w:tcW w:w="1361" w:type="dxa"/>
            <w:shd w:val="clear" w:color="auto" w:fill="auto"/>
            <w:noWrap/>
            <w:vAlign w:val="center"/>
            <w:hideMark/>
          </w:tcPr>
          <w:p w14:paraId="1C4E9294" w14:textId="77777777" w:rsidR="000E44D4" w:rsidRPr="00277429" w:rsidRDefault="000E44D4" w:rsidP="000E44D4">
            <w:pPr>
              <w:widowControl w:val="0"/>
              <w:jc w:val="center"/>
              <w:rPr>
                <w:rFonts w:ascii="仿宋" w:eastAsia="仿宋" w:hAnsi="仿宋" w:cs="Times New Roman"/>
                <w:color w:val="000000"/>
                <w:kern w:val="2"/>
                <w:sz w:val="22"/>
                <w:szCs w:val="22"/>
              </w:rPr>
            </w:pPr>
            <w:r w:rsidRPr="00277429">
              <w:rPr>
                <w:rFonts w:ascii="仿宋" w:eastAsia="仿宋" w:hAnsi="仿宋" w:cs="Times New Roman"/>
                <w:color w:val="000000"/>
                <w:kern w:val="2"/>
                <w:sz w:val="22"/>
                <w:szCs w:val="22"/>
              </w:rPr>
              <w:t>2023-09-18</w:t>
            </w:r>
          </w:p>
        </w:tc>
        <w:tc>
          <w:tcPr>
            <w:tcW w:w="1361" w:type="dxa"/>
            <w:shd w:val="clear" w:color="auto" w:fill="auto"/>
            <w:noWrap/>
            <w:vAlign w:val="center"/>
            <w:hideMark/>
          </w:tcPr>
          <w:p w14:paraId="0D59F5CF" w14:textId="77777777" w:rsidR="000E44D4" w:rsidRPr="00277429" w:rsidRDefault="000E44D4" w:rsidP="000E44D4">
            <w:pPr>
              <w:widowControl w:val="0"/>
              <w:jc w:val="center"/>
              <w:rPr>
                <w:rFonts w:ascii="仿宋" w:eastAsia="仿宋" w:hAnsi="仿宋" w:cs="Times New Roman"/>
                <w:color w:val="000000"/>
                <w:kern w:val="2"/>
                <w:sz w:val="22"/>
                <w:szCs w:val="22"/>
              </w:rPr>
            </w:pPr>
            <w:r w:rsidRPr="00277429">
              <w:rPr>
                <w:rFonts w:ascii="仿宋" w:eastAsia="仿宋" w:hAnsi="仿宋" w:cs="Times New Roman"/>
                <w:color w:val="000000"/>
                <w:kern w:val="2"/>
                <w:sz w:val="22"/>
                <w:szCs w:val="22"/>
              </w:rPr>
              <w:t xml:space="preserve"> </w:t>
            </w:r>
          </w:p>
        </w:tc>
        <w:tc>
          <w:tcPr>
            <w:tcW w:w="1361" w:type="dxa"/>
            <w:shd w:val="clear" w:color="auto" w:fill="auto"/>
            <w:noWrap/>
            <w:vAlign w:val="center"/>
            <w:hideMark/>
          </w:tcPr>
          <w:p w14:paraId="4F37C8F6" w14:textId="77777777" w:rsidR="000E44D4" w:rsidRPr="00277429" w:rsidRDefault="000E44D4" w:rsidP="000E44D4">
            <w:pPr>
              <w:widowControl w:val="0"/>
              <w:jc w:val="center"/>
              <w:rPr>
                <w:rFonts w:ascii="仿宋" w:eastAsia="仿宋" w:hAnsi="仿宋" w:cs="Times New Roman"/>
                <w:color w:val="000000"/>
                <w:kern w:val="2"/>
                <w:sz w:val="22"/>
                <w:szCs w:val="22"/>
              </w:rPr>
            </w:pPr>
            <w:r w:rsidRPr="00277429">
              <w:rPr>
                <w:rFonts w:ascii="仿宋" w:eastAsia="仿宋" w:hAnsi="仿宋" w:cs="Times New Roman"/>
                <w:color w:val="000000"/>
                <w:kern w:val="2"/>
                <w:sz w:val="22"/>
                <w:szCs w:val="22"/>
              </w:rPr>
              <w:t>2023-09-22</w:t>
            </w:r>
          </w:p>
        </w:tc>
      </w:tr>
      <w:tr w:rsidR="000E44D4" w:rsidRPr="00277429" w14:paraId="352F1106" w14:textId="77777777" w:rsidTr="00064442">
        <w:trPr>
          <w:trHeight w:val="276"/>
          <w:jc w:val="center"/>
        </w:trPr>
        <w:tc>
          <w:tcPr>
            <w:tcW w:w="1134" w:type="dxa"/>
            <w:vMerge/>
            <w:vAlign w:val="center"/>
          </w:tcPr>
          <w:p w14:paraId="75D97066" w14:textId="77777777" w:rsidR="000E44D4" w:rsidRPr="00277429" w:rsidRDefault="000E44D4" w:rsidP="000E44D4">
            <w:pPr>
              <w:widowControl w:val="0"/>
              <w:jc w:val="center"/>
              <w:rPr>
                <w:rFonts w:ascii="仿宋" w:eastAsia="仿宋" w:hAnsi="仿宋" w:cs="Times New Roman"/>
                <w:color w:val="000000"/>
                <w:kern w:val="2"/>
                <w:sz w:val="22"/>
                <w:szCs w:val="22"/>
              </w:rPr>
            </w:pPr>
          </w:p>
        </w:tc>
        <w:tc>
          <w:tcPr>
            <w:tcW w:w="709" w:type="dxa"/>
            <w:shd w:val="clear" w:color="auto" w:fill="auto"/>
            <w:noWrap/>
            <w:vAlign w:val="center"/>
          </w:tcPr>
          <w:p w14:paraId="31B9ED58" w14:textId="77777777" w:rsidR="000E44D4" w:rsidRPr="00277429" w:rsidRDefault="000E44D4" w:rsidP="000E44D4">
            <w:pPr>
              <w:widowControl w:val="0"/>
              <w:jc w:val="center"/>
              <w:rPr>
                <w:rFonts w:ascii="仿宋" w:eastAsia="仿宋" w:hAnsi="仿宋" w:cs="Times New Roman"/>
                <w:color w:val="000000"/>
                <w:kern w:val="2"/>
                <w:sz w:val="22"/>
                <w:szCs w:val="22"/>
              </w:rPr>
            </w:pPr>
            <w:r>
              <w:rPr>
                <w:rFonts w:ascii="仿宋" w:eastAsia="仿宋" w:hAnsi="仿宋" w:cs="Times New Roman" w:hint="eastAsia"/>
                <w:color w:val="000000"/>
                <w:kern w:val="2"/>
                <w:sz w:val="22"/>
                <w:szCs w:val="22"/>
              </w:rPr>
              <w:t>5</w:t>
            </w:r>
          </w:p>
        </w:tc>
        <w:tc>
          <w:tcPr>
            <w:tcW w:w="3763" w:type="dxa"/>
            <w:shd w:val="clear" w:color="auto" w:fill="auto"/>
            <w:noWrap/>
            <w:vAlign w:val="center"/>
          </w:tcPr>
          <w:p w14:paraId="44D31F36" w14:textId="77777777" w:rsidR="000E44D4" w:rsidRPr="00277429" w:rsidRDefault="000E44D4" w:rsidP="000E44D4">
            <w:pPr>
              <w:widowControl w:val="0"/>
              <w:jc w:val="center"/>
              <w:rPr>
                <w:rFonts w:ascii="仿宋" w:eastAsia="仿宋" w:hAnsi="仿宋" w:cs="Times New Roman"/>
                <w:color w:val="000000"/>
                <w:kern w:val="2"/>
                <w:sz w:val="22"/>
                <w:szCs w:val="22"/>
              </w:rPr>
            </w:pPr>
            <w:r w:rsidRPr="00277429">
              <w:rPr>
                <w:rFonts w:ascii="仿宋" w:eastAsia="仿宋" w:hAnsi="仿宋" w:cs="Times New Roman" w:hint="eastAsia"/>
                <w:color w:val="000000"/>
                <w:kern w:val="2"/>
                <w:sz w:val="22"/>
                <w:szCs w:val="22"/>
              </w:rPr>
              <w:t>南方</w:t>
            </w:r>
            <w:proofErr w:type="gramStart"/>
            <w:r w:rsidRPr="00277429">
              <w:rPr>
                <w:rFonts w:ascii="仿宋" w:eastAsia="仿宋" w:hAnsi="仿宋" w:cs="Times New Roman" w:hint="eastAsia"/>
                <w:color w:val="000000"/>
                <w:kern w:val="2"/>
                <w:sz w:val="22"/>
                <w:szCs w:val="22"/>
              </w:rPr>
              <w:t>标普医疗</w:t>
            </w:r>
            <w:proofErr w:type="gramEnd"/>
            <w:r w:rsidRPr="00277429">
              <w:rPr>
                <w:rFonts w:ascii="仿宋" w:eastAsia="仿宋" w:hAnsi="仿宋" w:cs="Times New Roman" w:hint="eastAsia"/>
                <w:color w:val="000000"/>
                <w:kern w:val="2"/>
                <w:sz w:val="22"/>
                <w:szCs w:val="22"/>
              </w:rPr>
              <w:t>保健精选行业交易型开放式指数证券投资基金（</w:t>
            </w:r>
            <w:r w:rsidRPr="00277429">
              <w:rPr>
                <w:rFonts w:ascii="仿宋" w:eastAsia="仿宋" w:hAnsi="仿宋" w:cs="Times New Roman"/>
                <w:color w:val="000000"/>
                <w:kern w:val="2"/>
                <w:sz w:val="22"/>
                <w:szCs w:val="22"/>
              </w:rPr>
              <w:t>QDII）</w:t>
            </w:r>
          </w:p>
        </w:tc>
        <w:tc>
          <w:tcPr>
            <w:tcW w:w="1701" w:type="dxa"/>
            <w:shd w:val="clear" w:color="auto" w:fill="auto"/>
            <w:noWrap/>
            <w:vAlign w:val="center"/>
          </w:tcPr>
          <w:p w14:paraId="72613713" w14:textId="77777777" w:rsidR="000E44D4" w:rsidRPr="00277429" w:rsidRDefault="000E44D4" w:rsidP="000E44D4">
            <w:pPr>
              <w:widowControl w:val="0"/>
              <w:jc w:val="center"/>
              <w:rPr>
                <w:rFonts w:ascii="仿宋" w:eastAsia="仿宋" w:hAnsi="仿宋" w:cs="Times New Roman"/>
                <w:color w:val="000000"/>
                <w:kern w:val="2"/>
                <w:sz w:val="22"/>
                <w:szCs w:val="22"/>
              </w:rPr>
            </w:pPr>
            <w:r w:rsidRPr="00277429">
              <w:rPr>
                <w:rFonts w:ascii="仿宋" w:eastAsia="仿宋" w:hAnsi="仿宋" w:cs="Times New Roman" w:hint="eastAsia"/>
                <w:color w:val="000000"/>
                <w:kern w:val="2"/>
                <w:sz w:val="22"/>
                <w:szCs w:val="22"/>
              </w:rPr>
              <w:t>QDII股票ETF</w:t>
            </w:r>
          </w:p>
        </w:tc>
        <w:tc>
          <w:tcPr>
            <w:tcW w:w="1361" w:type="dxa"/>
            <w:shd w:val="clear" w:color="auto" w:fill="auto"/>
            <w:noWrap/>
            <w:vAlign w:val="center"/>
          </w:tcPr>
          <w:p w14:paraId="168AD9A7" w14:textId="77777777" w:rsidR="000E44D4" w:rsidRPr="00277429" w:rsidRDefault="000E44D4" w:rsidP="000E44D4">
            <w:pPr>
              <w:widowControl w:val="0"/>
              <w:jc w:val="center"/>
              <w:rPr>
                <w:rFonts w:ascii="仿宋" w:eastAsia="仿宋" w:hAnsi="仿宋" w:cs="Times New Roman"/>
                <w:color w:val="000000"/>
                <w:kern w:val="2"/>
                <w:sz w:val="22"/>
                <w:szCs w:val="22"/>
              </w:rPr>
            </w:pPr>
            <w:r w:rsidRPr="00277429">
              <w:rPr>
                <w:rFonts w:ascii="仿宋" w:eastAsia="仿宋" w:hAnsi="仿宋" w:cs="Times New Roman"/>
                <w:color w:val="000000"/>
                <w:kern w:val="2"/>
                <w:sz w:val="22"/>
                <w:szCs w:val="22"/>
              </w:rPr>
              <w:t>2023-08-18</w:t>
            </w:r>
          </w:p>
        </w:tc>
        <w:tc>
          <w:tcPr>
            <w:tcW w:w="1361" w:type="dxa"/>
            <w:shd w:val="clear" w:color="auto" w:fill="auto"/>
            <w:noWrap/>
            <w:vAlign w:val="center"/>
          </w:tcPr>
          <w:p w14:paraId="67CC97FC" w14:textId="77777777" w:rsidR="000E44D4" w:rsidRPr="00277429" w:rsidRDefault="000E44D4" w:rsidP="000E44D4">
            <w:pPr>
              <w:widowControl w:val="0"/>
              <w:jc w:val="center"/>
              <w:rPr>
                <w:rFonts w:ascii="仿宋" w:eastAsia="仿宋" w:hAnsi="仿宋" w:cs="Times New Roman"/>
                <w:color w:val="000000"/>
                <w:kern w:val="2"/>
                <w:sz w:val="22"/>
                <w:szCs w:val="22"/>
              </w:rPr>
            </w:pPr>
            <w:r w:rsidRPr="00277429">
              <w:rPr>
                <w:rFonts w:ascii="仿宋" w:eastAsia="仿宋" w:hAnsi="仿宋" w:cs="Times New Roman"/>
                <w:color w:val="000000"/>
                <w:kern w:val="2"/>
                <w:sz w:val="22"/>
                <w:szCs w:val="22"/>
              </w:rPr>
              <w:t xml:space="preserve"> </w:t>
            </w:r>
          </w:p>
        </w:tc>
        <w:tc>
          <w:tcPr>
            <w:tcW w:w="1361" w:type="dxa"/>
            <w:shd w:val="clear" w:color="auto" w:fill="auto"/>
            <w:noWrap/>
            <w:vAlign w:val="center"/>
          </w:tcPr>
          <w:p w14:paraId="2EEF80DB" w14:textId="77777777" w:rsidR="000E44D4" w:rsidRPr="00277429" w:rsidRDefault="000E44D4" w:rsidP="000E44D4">
            <w:pPr>
              <w:widowControl w:val="0"/>
              <w:jc w:val="center"/>
              <w:rPr>
                <w:rFonts w:ascii="仿宋" w:eastAsia="仿宋" w:hAnsi="仿宋" w:cs="Times New Roman"/>
                <w:color w:val="000000"/>
                <w:kern w:val="2"/>
                <w:sz w:val="22"/>
                <w:szCs w:val="22"/>
              </w:rPr>
            </w:pPr>
            <w:r w:rsidRPr="00277429">
              <w:rPr>
                <w:rFonts w:ascii="仿宋" w:eastAsia="仿宋" w:hAnsi="仿宋" w:cs="Times New Roman"/>
                <w:color w:val="000000"/>
                <w:kern w:val="2"/>
                <w:sz w:val="22"/>
                <w:szCs w:val="22"/>
              </w:rPr>
              <w:t>2023-08-24</w:t>
            </w:r>
          </w:p>
        </w:tc>
      </w:tr>
      <w:tr w:rsidR="000E44D4" w:rsidRPr="00277429" w14:paraId="1E0D26BD" w14:textId="77777777" w:rsidTr="00064442">
        <w:trPr>
          <w:trHeight w:val="276"/>
          <w:jc w:val="center"/>
        </w:trPr>
        <w:tc>
          <w:tcPr>
            <w:tcW w:w="1134" w:type="dxa"/>
            <w:vMerge/>
            <w:vAlign w:val="center"/>
          </w:tcPr>
          <w:p w14:paraId="69ACE73F" w14:textId="77777777" w:rsidR="000E44D4" w:rsidRPr="00277429" w:rsidRDefault="000E44D4" w:rsidP="000E44D4">
            <w:pPr>
              <w:widowControl w:val="0"/>
              <w:jc w:val="center"/>
              <w:rPr>
                <w:rFonts w:ascii="仿宋" w:eastAsia="仿宋" w:hAnsi="仿宋" w:cs="Times New Roman"/>
                <w:color w:val="000000"/>
                <w:kern w:val="2"/>
                <w:sz w:val="22"/>
                <w:szCs w:val="22"/>
              </w:rPr>
            </w:pPr>
          </w:p>
        </w:tc>
        <w:tc>
          <w:tcPr>
            <w:tcW w:w="709" w:type="dxa"/>
            <w:shd w:val="clear" w:color="auto" w:fill="auto"/>
            <w:noWrap/>
            <w:vAlign w:val="center"/>
          </w:tcPr>
          <w:p w14:paraId="29305473" w14:textId="77777777" w:rsidR="000E44D4" w:rsidRPr="00277429" w:rsidRDefault="000E44D4" w:rsidP="000E44D4">
            <w:pPr>
              <w:widowControl w:val="0"/>
              <w:jc w:val="center"/>
              <w:rPr>
                <w:rFonts w:ascii="仿宋" w:eastAsia="仿宋" w:hAnsi="仿宋" w:cs="Times New Roman"/>
                <w:color w:val="000000"/>
                <w:kern w:val="2"/>
                <w:sz w:val="22"/>
                <w:szCs w:val="22"/>
              </w:rPr>
            </w:pPr>
            <w:r>
              <w:rPr>
                <w:rFonts w:ascii="仿宋" w:eastAsia="仿宋" w:hAnsi="仿宋" w:cs="Times New Roman" w:hint="eastAsia"/>
                <w:color w:val="000000"/>
                <w:kern w:val="2"/>
                <w:sz w:val="22"/>
                <w:szCs w:val="22"/>
              </w:rPr>
              <w:t>6</w:t>
            </w:r>
          </w:p>
        </w:tc>
        <w:tc>
          <w:tcPr>
            <w:tcW w:w="3763" w:type="dxa"/>
            <w:shd w:val="clear" w:color="auto" w:fill="auto"/>
            <w:noWrap/>
            <w:vAlign w:val="center"/>
          </w:tcPr>
          <w:p w14:paraId="3E247D38" w14:textId="77777777" w:rsidR="000E44D4" w:rsidRPr="00277429" w:rsidRDefault="000E44D4" w:rsidP="000E44D4">
            <w:pPr>
              <w:widowControl w:val="0"/>
              <w:jc w:val="center"/>
              <w:rPr>
                <w:rFonts w:ascii="仿宋" w:eastAsia="仿宋" w:hAnsi="仿宋" w:cs="Times New Roman"/>
                <w:color w:val="000000"/>
                <w:kern w:val="2"/>
                <w:sz w:val="22"/>
                <w:szCs w:val="22"/>
              </w:rPr>
            </w:pPr>
            <w:r w:rsidRPr="00277429">
              <w:rPr>
                <w:rFonts w:ascii="仿宋" w:eastAsia="仿宋" w:hAnsi="仿宋" w:cs="Times New Roman" w:hint="eastAsia"/>
                <w:color w:val="000000"/>
                <w:kern w:val="2"/>
                <w:sz w:val="22"/>
                <w:szCs w:val="22"/>
              </w:rPr>
              <w:t>南方恒生科技指数增强型发起式证券投资基金（</w:t>
            </w:r>
            <w:r w:rsidRPr="00277429">
              <w:rPr>
                <w:rFonts w:ascii="仿宋" w:eastAsia="仿宋" w:hAnsi="仿宋" w:cs="Times New Roman"/>
                <w:color w:val="000000"/>
                <w:kern w:val="2"/>
                <w:sz w:val="22"/>
                <w:szCs w:val="22"/>
              </w:rPr>
              <w:t>QDII）</w:t>
            </w:r>
          </w:p>
        </w:tc>
        <w:tc>
          <w:tcPr>
            <w:tcW w:w="1701" w:type="dxa"/>
            <w:shd w:val="clear" w:color="auto" w:fill="auto"/>
            <w:noWrap/>
            <w:vAlign w:val="center"/>
          </w:tcPr>
          <w:p w14:paraId="18E4A516" w14:textId="77777777" w:rsidR="000E44D4" w:rsidRPr="00277429" w:rsidRDefault="000E44D4" w:rsidP="000E44D4">
            <w:pPr>
              <w:widowControl w:val="0"/>
              <w:jc w:val="center"/>
              <w:rPr>
                <w:rFonts w:ascii="仿宋" w:eastAsia="仿宋" w:hAnsi="仿宋" w:cs="Times New Roman"/>
                <w:color w:val="000000"/>
                <w:kern w:val="2"/>
                <w:sz w:val="22"/>
                <w:szCs w:val="22"/>
              </w:rPr>
            </w:pPr>
            <w:r w:rsidRPr="00277429">
              <w:rPr>
                <w:rFonts w:ascii="仿宋" w:eastAsia="仿宋" w:hAnsi="仿宋" w:cs="Times New Roman"/>
                <w:color w:val="000000"/>
                <w:kern w:val="2"/>
                <w:sz w:val="22"/>
                <w:szCs w:val="22"/>
              </w:rPr>
              <w:t>QDII</w:t>
            </w:r>
            <w:r w:rsidRPr="00277429">
              <w:rPr>
                <w:rFonts w:ascii="仿宋" w:eastAsia="仿宋" w:hAnsi="仿宋" w:cs="Times New Roman" w:hint="eastAsia"/>
                <w:color w:val="000000"/>
                <w:kern w:val="2"/>
                <w:sz w:val="22"/>
                <w:szCs w:val="22"/>
              </w:rPr>
              <w:t>股票指数增强</w:t>
            </w:r>
          </w:p>
        </w:tc>
        <w:tc>
          <w:tcPr>
            <w:tcW w:w="1361" w:type="dxa"/>
            <w:shd w:val="clear" w:color="auto" w:fill="auto"/>
            <w:noWrap/>
            <w:vAlign w:val="center"/>
          </w:tcPr>
          <w:p w14:paraId="169E0B5F" w14:textId="77777777" w:rsidR="000E44D4" w:rsidRPr="00277429" w:rsidRDefault="000E44D4" w:rsidP="000E44D4">
            <w:pPr>
              <w:widowControl w:val="0"/>
              <w:jc w:val="center"/>
              <w:rPr>
                <w:rFonts w:ascii="仿宋" w:eastAsia="仿宋" w:hAnsi="仿宋" w:cs="Times New Roman"/>
                <w:color w:val="000000"/>
                <w:kern w:val="2"/>
                <w:sz w:val="22"/>
                <w:szCs w:val="22"/>
              </w:rPr>
            </w:pPr>
            <w:r w:rsidRPr="00277429">
              <w:rPr>
                <w:rFonts w:ascii="仿宋" w:eastAsia="仿宋" w:hAnsi="仿宋" w:cs="Times New Roman"/>
                <w:color w:val="000000"/>
                <w:kern w:val="2"/>
                <w:sz w:val="22"/>
                <w:szCs w:val="22"/>
              </w:rPr>
              <w:t>2022-08-26</w:t>
            </w:r>
          </w:p>
        </w:tc>
        <w:tc>
          <w:tcPr>
            <w:tcW w:w="1361" w:type="dxa"/>
            <w:shd w:val="clear" w:color="auto" w:fill="auto"/>
            <w:noWrap/>
            <w:vAlign w:val="center"/>
          </w:tcPr>
          <w:p w14:paraId="4826EED6" w14:textId="77777777" w:rsidR="000E44D4" w:rsidRPr="00277429" w:rsidRDefault="000E44D4" w:rsidP="000E44D4">
            <w:pPr>
              <w:widowControl w:val="0"/>
              <w:jc w:val="center"/>
              <w:rPr>
                <w:rFonts w:ascii="仿宋" w:eastAsia="仿宋" w:hAnsi="仿宋" w:cs="Times New Roman"/>
                <w:color w:val="000000"/>
                <w:kern w:val="2"/>
                <w:sz w:val="22"/>
                <w:szCs w:val="22"/>
              </w:rPr>
            </w:pPr>
          </w:p>
        </w:tc>
        <w:tc>
          <w:tcPr>
            <w:tcW w:w="1361" w:type="dxa"/>
            <w:shd w:val="clear" w:color="auto" w:fill="auto"/>
            <w:noWrap/>
            <w:vAlign w:val="center"/>
          </w:tcPr>
          <w:p w14:paraId="18A571D8" w14:textId="77777777" w:rsidR="000E44D4" w:rsidRPr="00277429" w:rsidRDefault="000E44D4" w:rsidP="000E44D4">
            <w:pPr>
              <w:widowControl w:val="0"/>
              <w:jc w:val="center"/>
              <w:rPr>
                <w:rFonts w:ascii="仿宋" w:eastAsia="仿宋" w:hAnsi="仿宋" w:cs="Times New Roman"/>
                <w:color w:val="000000"/>
                <w:kern w:val="2"/>
                <w:sz w:val="22"/>
                <w:szCs w:val="22"/>
              </w:rPr>
            </w:pPr>
            <w:r w:rsidRPr="00277429">
              <w:rPr>
                <w:rFonts w:ascii="仿宋" w:eastAsia="仿宋" w:hAnsi="仿宋" w:cs="Times New Roman"/>
                <w:color w:val="000000"/>
                <w:kern w:val="2"/>
                <w:sz w:val="22"/>
                <w:szCs w:val="22"/>
              </w:rPr>
              <w:t>2022-09-02</w:t>
            </w:r>
          </w:p>
        </w:tc>
      </w:tr>
      <w:tr w:rsidR="000E44D4" w:rsidRPr="00277429" w14:paraId="24AD0881" w14:textId="77777777" w:rsidTr="00064442">
        <w:trPr>
          <w:trHeight w:val="276"/>
          <w:jc w:val="center"/>
        </w:trPr>
        <w:tc>
          <w:tcPr>
            <w:tcW w:w="1134" w:type="dxa"/>
            <w:vMerge/>
            <w:vAlign w:val="center"/>
          </w:tcPr>
          <w:p w14:paraId="7993EE22" w14:textId="77777777" w:rsidR="000E44D4" w:rsidRPr="00277429" w:rsidRDefault="000E44D4" w:rsidP="000E44D4">
            <w:pPr>
              <w:widowControl w:val="0"/>
              <w:jc w:val="center"/>
              <w:rPr>
                <w:rFonts w:ascii="仿宋" w:eastAsia="仿宋" w:hAnsi="仿宋" w:cs="Times New Roman"/>
                <w:color w:val="000000"/>
                <w:kern w:val="2"/>
                <w:sz w:val="22"/>
                <w:szCs w:val="22"/>
              </w:rPr>
            </w:pPr>
          </w:p>
        </w:tc>
        <w:tc>
          <w:tcPr>
            <w:tcW w:w="709" w:type="dxa"/>
            <w:shd w:val="clear" w:color="auto" w:fill="auto"/>
            <w:noWrap/>
            <w:vAlign w:val="center"/>
          </w:tcPr>
          <w:p w14:paraId="3B238783" w14:textId="77777777" w:rsidR="000E44D4" w:rsidRPr="00277429" w:rsidRDefault="000E44D4" w:rsidP="000E44D4">
            <w:pPr>
              <w:widowControl w:val="0"/>
              <w:jc w:val="center"/>
              <w:rPr>
                <w:rFonts w:ascii="仿宋" w:eastAsia="仿宋" w:hAnsi="仿宋" w:cs="Times New Roman"/>
                <w:color w:val="000000"/>
                <w:kern w:val="2"/>
                <w:sz w:val="22"/>
                <w:szCs w:val="22"/>
              </w:rPr>
            </w:pPr>
            <w:r>
              <w:rPr>
                <w:rFonts w:ascii="仿宋" w:eastAsia="仿宋" w:hAnsi="仿宋" w:cs="Times New Roman" w:hint="eastAsia"/>
                <w:color w:val="000000"/>
                <w:kern w:val="2"/>
                <w:sz w:val="22"/>
                <w:szCs w:val="22"/>
              </w:rPr>
              <w:t>7</w:t>
            </w:r>
          </w:p>
        </w:tc>
        <w:tc>
          <w:tcPr>
            <w:tcW w:w="3763" w:type="dxa"/>
            <w:shd w:val="clear" w:color="auto" w:fill="auto"/>
            <w:noWrap/>
            <w:vAlign w:val="center"/>
          </w:tcPr>
          <w:p w14:paraId="5D127B7D" w14:textId="77777777" w:rsidR="000E44D4" w:rsidRPr="00277429" w:rsidRDefault="000E44D4" w:rsidP="000E44D4">
            <w:pPr>
              <w:widowControl w:val="0"/>
              <w:jc w:val="center"/>
              <w:rPr>
                <w:rFonts w:ascii="仿宋" w:eastAsia="仿宋" w:hAnsi="仿宋" w:cs="Times New Roman"/>
                <w:color w:val="000000"/>
                <w:kern w:val="2"/>
                <w:sz w:val="22"/>
                <w:szCs w:val="22"/>
              </w:rPr>
            </w:pPr>
            <w:r w:rsidRPr="00277429">
              <w:rPr>
                <w:rFonts w:ascii="仿宋" w:eastAsia="仿宋" w:hAnsi="仿宋" w:cs="Times New Roman" w:hint="eastAsia"/>
                <w:color w:val="000000"/>
                <w:kern w:val="2"/>
                <w:sz w:val="22"/>
                <w:szCs w:val="22"/>
              </w:rPr>
              <w:t>南方中</w:t>
            </w:r>
            <w:proofErr w:type="gramStart"/>
            <w:r w:rsidRPr="00277429">
              <w:rPr>
                <w:rFonts w:ascii="仿宋" w:eastAsia="仿宋" w:hAnsi="仿宋" w:cs="Times New Roman" w:hint="eastAsia"/>
                <w:color w:val="000000"/>
                <w:kern w:val="2"/>
                <w:sz w:val="22"/>
                <w:szCs w:val="22"/>
              </w:rPr>
              <w:t>证海外</w:t>
            </w:r>
            <w:proofErr w:type="gramEnd"/>
            <w:r w:rsidRPr="00277429">
              <w:rPr>
                <w:rFonts w:ascii="仿宋" w:eastAsia="仿宋" w:hAnsi="仿宋" w:cs="Times New Roman" w:hint="eastAsia"/>
                <w:color w:val="000000"/>
                <w:kern w:val="2"/>
                <w:sz w:val="22"/>
                <w:szCs w:val="22"/>
              </w:rPr>
              <w:t>中国互联网30指数发起式证券投资基金(QDII)</w:t>
            </w:r>
          </w:p>
        </w:tc>
        <w:tc>
          <w:tcPr>
            <w:tcW w:w="1701" w:type="dxa"/>
            <w:shd w:val="clear" w:color="auto" w:fill="auto"/>
            <w:noWrap/>
            <w:vAlign w:val="center"/>
          </w:tcPr>
          <w:p w14:paraId="29184E84" w14:textId="77777777" w:rsidR="000E44D4" w:rsidRPr="00277429" w:rsidRDefault="000E44D4" w:rsidP="000E44D4">
            <w:pPr>
              <w:widowControl w:val="0"/>
              <w:jc w:val="center"/>
              <w:rPr>
                <w:rFonts w:ascii="仿宋" w:eastAsia="仿宋" w:hAnsi="仿宋" w:cs="Times New Roman"/>
                <w:color w:val="000000"/>
                <w:kern w:val="2"/>
                <w:sz w:val="22"/>
                <w:szCs w:val="22"/>
              </w:rPr>
            </w:pPr>
            <w:r w:rsidRPr="00277429">
              <w:rPr>
                <w:rFonts w:ascii="仿宋" w:eastAsia="仿宋" w:hAnsi="仿宋" w:cs="Times New Roman" w:hint="eastAsia"/>
                <w:color w:val="000000"/>
                <w:kern w:val="2"/>
                <w:sz w:val="22"/>
                <w:szCs w:val="22"/>
              </w:rPr>
              <w:t>QDII股票指数基金</w:t>
            </w:r>
          </w:p>
        </w:tc>
        <w:tc>
          <w:tcPr>
            <w:tcW w:w="1361" w:type="dxa"/>
            <w:shd w:val="clear" w:color="auto" w:fill="auto"/>
            <w:noWrap/>
            <w:vAlign w:val="center"/>
          </w:tcPr>
          <w:p w14:paraId="2488EB35" w14:textId="77777777" w:rsidR="000E44D4" w:rsidRPr="00277429" w:rsidRDefault="000E44D4" w:rsidP="000E44D4">
            <w:pPr>
              <w:widowControl w:val="0"/>
              <w:jc w:val="center"/>
              <w:rPr>
                <w:rFonts w:ascii="仿宋" w:eastAsia="仿宋" w:hAnsi="仿宋" w:cs="Times New Roman"/>
                <w:color w:val="000000"/>
                <w:kern w:val="2"/>
                <w:sz w:val="22"/>
                <w:szCs w:val="22"/>
              </w:rPr>
            </w:pPr>
            <w:r w:rsidRPr="00277429">
              <w:rPr>
                <w:rFonts w:ascii="仿宋" w:eastAsia="仿宋" w:hAnsi="仿宋" w:cs="Times New Roman" w:hint="eastAsia"/>
                <w:color w:val="000000"/>
                <w:kern w:val="2"/>
                <w:sz w:val="22"/>
                <w:szCs w:val="22"/>
              </w:rPr>
              <w:t>2021-10-14</w:t>
            </w:r>
          </w:p>
        </w:tc>
        <w:tc>
          <w:tcPr>
            <w:tcW w:w="1361" w:type="dxa"/>
            <w:shd w:val="clear" w:color="auto" w:fill="auto"/>
            <w:noWrap/>
            <w:vAlign w:val="center"/>
          </w:tcPr>
          <w:p w14:paraId="33B40E25" w14:textId="77777777" w:rsidR="000E44D4" w:rsidRPr="00277429" w:rsidRDefault="000E44D4" w:rsidP="000E44D4">
            <w:pPr>
              <w:widowControl w:val="0"/>
              <w:jc w:val="center"/>
              <w:rPr>
                <w:rFonts w:ascii="仿宋" w:eastAsia="仿宋" w:hAnsi="仿宋" w:cs="Times New Roman"/>
                <w:color w:val="000000"/>
                <w:kern w:val="2"/>
                <w:sz w:val="22"/>
                <w:szCs w:val="22"/>
              </w:rPr>
            </w:pPr>
          </w:p>
        </w:tc>
        <w:tc>
          <w:tcPr>
            <w:tcW w:w="1361" w:type="dxa"/>
            <w:shd w:val="clear" w:color="auto" w:fill="auto"/>
            <w:noWrap/>
            <w:vAlign w:val="center"/>
          </w:tcPr>
          <w:p w14:paraId="1D8F7CA2" w14:textId="77777777" w:rsidR="000E44D4" w:rsidRPr="00277429" w:rsidRDefault="000E44D4" w:rsidP="000E44D4">
            <w:pPr>
              <w:widowControl w:val="0"/>
              <w:jc w:val="center"/>
              <w:rPr>
                <w:rFonts w:ascii="仿宋" w:eastAsia="仿宋" w:hAnsi="仿宋" w:cs="Times New Roman"/>
                <w:color w:val="000000"/>
                <w:kern w:val="2"/>
                <w:sz w:val="22"/>
                <w:szCs w:val="22"/>
              </w:rPr>
            </w:pPr>
            <w:r w:rsidRPr="00277429">
              <w:rPr>
                <w:rFonts w:ascii="仿宋" w:eastAsia="仿宋" w:hAnsi="仿宋" w:cs="Times New Roman" w:hint="eastAsia"/>
                <w:color w:val="000000"/>
                <w:kern w:val="2"/>
                <w:sz w:val="22"/>
                <w:szCs w:val="22"/>
              </w:rPr>
              <w:t>2021-10-22</w:t>
            </w:r>
          </w:p>
        </w:tc>
      </w:tr>
      <w:tr w:rsidR="000E44D4" w:rsidRPr="00277429" w14:paraId="1DECA765" w14:textId="77777777" w:rsidTr="00064442">
        <w:trPr>
          <w:trHeight w:val="276"/>
          <w:jc w:val="center"/>
        </w:trPr>
        <w:tc>
          <w:tcPr>
            <w:tcW w:w="1134" w:type="dxa"/>
            <w:vMerge/>
            <w:vAlign w:val="center"/>
          </w:tcPr>
          <w:p w14:paraId="1D2BF271" w14:textId="77777777" w:rsidR="000E44D4" w:rsidRPr="00277429" w:rsidRDefault="000E44D4" w:rsidP="000E44D4">
            <w:pPr>
              <w:widowControl w:val="0"/>
              <w:jc w:val="center"/>
              <w:rPr>
                <w:rFonts w:ascii="仿宋" w:eastAsia="仿宋" w:hAnsi="仿宋" w:cs="Times New Roman"/>
                <w:color w:val="000000"/>
                <w:kern w:val="2"/>
                <w:sz w:val="22"/>
                <w:szCs w:val="22"/>
              </w:rPr>
            </w:pPr>
          </w:p>
        </w:tc>
        <w:tc>
          <w:tcPr>
            <w:tcW w:w="709" w:type="dxa"/>
            <w:shd w:val="clear" w:color="auto" w:fill="auto"/>
            <w:noWrap/>
            <w:vAlign w:val="center"/>
          </w:tcPr>
          <w:p w14:paraId="3A0087A8" w14:textId="77777777" w:rsidR="000E44D4" w:rsidRPr="00277429" w:rsidRDefault="000E44D4" w:rsidP="000E44D4">
            <w:pPr>
              <w:widowControl w:val="0"/>
              <w:jc w:val="center"/>
              <w:rPr>
                <w:rFonts w:ascii="仿宋" w:eastAsia="仿宋" w:hAnsi="仿宋" w:cs="Times New Roman"/>
                <w:color w:val="000000"/>
                <w:kern w:val="2"/>
                <w:sz w:val="22"/>
                <w:szCs w:val="22"/>
              </w:rPr>
            </w:pPr>
            <w:r>
              <w:rPr>
                <w:rFonts w:ascii="仿宋" w:eastAsia="仿宋" w:hAnsi="仿宋" w:cs="Times New Roman" w:hint="eastAsia"/>
                <w:color w:val="000000"/>
                <w:kern w:val="2"/>
                <w:sz w:val="22"/>
                <w:szCs w:val="22"/>
              </w:rPr>
              <w:t>8</w:t>
            </w:r>
          </w:p>
        </w:tc>
        <w:tc>
          <w:tcPr>
            <w:tcW w:w="3763" w:type="dxa"/>
            <w:shd w:val="clear" w:color="auto" w:fill="auto"/>
            <w:noWrap/>
            <w:vAlign w:val="center"/>
          </w:tcPr>
          <w:p w14:paraId="4161111F" w14:textId="77777777" w:rsidR="000E44D4" w:rsidRPr="00277429" w:rsidRDefault="000E44D4" w:rsidP="000E44D4">
            <w:pPr>
              <w:widowControl w:val="0"/>
              <w:jc w:val="center"/>
              <w:rPr>
                <w:rFonts w:ascii="仿宋" w:eastAsia="仿宋" w:hAnsi="仿宋" w:cs="Times New Roman"/>
                <w:color w:val="000000"/>
                <w:kern w:val="2"/>
                <w:sz w:val="22"/>
                <w:szCs w:val="22"/>
              </w:rPr>
            </w:pPr>
            <w:r w:rsidRPr="00277429">
              <w:rPr>
                <w:rFonts w:ascii="仿宋" w:eastAsia="仿宋" w:hAnsi="仿宋" w:cs="Times New Roman" w:hint="eastAsia"/>
                <w:color w:val="000000"/>
                <w:kern w:val="2"/>
                <w:sz w:val="22"/>
                <w:szCs w:val="22"/>
              </w:rPr>
              <w:t>南方中证航空航天交易型开放式指数证券投资基金</w:t>
            </w:r>
          </w:p>
        </w:tc>
        <w:tc>
          <w:tcPr>
            <w:tcW w:w="1701" w:type="dxa"/>
            <w:shd w:val="clear" w:color="auto" w:fill="auto"/>
            <w:noWrap/>
            <w:vAlign w:val="center"/>
          </w:tcPr>
          <w:p w14:paraId="43DAAAFA" w14:textId="77777777" w:rsidR="000E44D4" w:rsidRPr="00277429" w:rsidRDefault="000E44D4" w:rsidP="000E44D4">
            <w:pPr>
              <w:widowControl w:val="0"/>
              <w:jc w:val="center"/>
              <w:rPr>
                <w:rFonts w:ascii="仿宋" w:eastAsia="仿宋" w:hAnsi="仿宋" w:cs="Times New Roman"/>
                <w:color w:val="000000"/>
                <w:kern w:val="2"/>
                <w:sz w:val="22"/>
                <w:szCs w:val="22"/>
              </w:rPr>
            </w:pPr>
            <w:r w:rsidRPr="00277429">
              <w:rPr>
                <w:rFonts w:ascii="仿宋" w:eastAsia="仿宋" w:hAnsi="仿宋" w:cs="Times New Roman" w:hint="eastAsia"/>
                <w:color w:val="000000"/>
                <w:kern w:val="2"/>
                <w:sz w:val="22"/>
                <w:szCs w:val="22"/>
              </w:rPr>
              <w:t>股票ETF</w:t>
            </w:r>
          </w:p>
        </w:tc>
        <w:tc>
          <w:tcPr>
            <w:tcW w:w="1361" w:type="dxa"/>
            <w:shd w:val="clear" w:color="auto" w:fill="auto"/>
            <w:noWrap/>
            <w:vAlign w:val="center"/>
          </w:tcPr>
          <w:p w14:paraId="36DE150F" w14:textId="77777777" w:rsidR="000E44D4" w:rsidRPr="00277429" w:rsidRDefault="000E44D4" w:rsidP="000E44D4">
            <w:pPr>
              <w:widowControl w:val="0"/>
              <w:jc w:val="center"/>
              <w:rPr>
                <w:rFonts w:ascii="仿宋" w:eastAsia="仿宋" w:hAnsi="仿宋" w:cs="Times New Roman"/>
                <w:color w:val="000000"/>
                <w:kern w:val="2"/>
                <w:sz w:val="22"/>
                <w:szCs w:val="22"/>
              </w:rPr>
            </w:pPr>
            <w:r w:rsidRPr="00277429">
              <w:rPr>
                <w:rFonts w:ascii="仿宋" w:eastAsia="仿宋" w:hAnsi="仿宋" w:cs="Times New Roman" w:hint="eastAsia"/>
                <w:color w:val="000000"/>
                <w:kern w:val="2"/>
                <w:sz w:val="22"/>
                <w:szCs w:val="22"/>
              </w:rPr>
              <w:t>2021-01-12</w:t>
            </w:r>
          </w:p>
        </w:tc>
        <w:tc>
          <w:tcPr>
            <w:tcW w:w="1361" w:type="dxa"/>
            <w:shd w:val="clear" w:color="auto" w:fill="auto"/>
            <w:noWrap/>
            <w:vAlign w:val="center"/>
          </w:tcPr>
          <w:p w14:paraId="00DAAAEF" w14:textId="77777777" w:rsidR="000E44D4" w:rsidRPr="00277429" w:rsidRDefault="000E44D4" w:rsidP="000E44D4">
            <w:pPr>
              <w:widowControl w:val="0"/>
              <w:jc w:val="center"/>
              <w:rPr>
                <w:rFonts w:ascii="仿宋" w:eastAsia="仿宋" w:hAnsi="仿宋" w:cs="Times New Roman"/>
                <w:color w:val="000000"/>
                <w:kern w:val="2"/>
                <w:sz w:val="22"/>
                <w:szCs w:val="22"/>
              </w:rPr>
            </w:pPr>
            <w:r w:rsidRPr="00277429">
              <w:rPr>
                <w:rFonts w:ascii="仿宋" w:eastAsia="仿宋" w:hAnsi="仿宋" w:cs="Times New Roman" w:hint="eastAsia"/>
                <w:color w:val="000000"/>
                <w:kern w:val="2"/>
                <w:sz w:val="22"/>
                <w:szCs w:val="22"/>
              </w:rPr>
              <w:t>2021-01-19</w:t>
            </w:r>
          </w:p>
        </w:tc>
        <w:tc>
          <w:tcPr>
            <w:tcW w:w="1361" w:type="dxa"/>
            <w:shd w:val="clear" w:color="auto" w:fill="auto"/>
            <w:noWrap/>
            <w:vAlign w:val="center"/>
          </w:tcPr>
          <w:p w14:paraId="5FDC3511" w14:textId="77777777" w:rsidR="000E44D4" w:rsidRPr="00277429" w:rsidRDefault="000E44D4" w:rsidP="000E44D4">
            <w:pPr>
              <w:widowControl w:val="0"/>
              <w:jc w:val="center"/>
              <w:rPr>
                <w:rFonts w:ascii="仿宋" w:eastAsia="仿宋" w:hAnsi="仿宋" w:cs="Times New Roman"/>
                <w:color w:val="000000"/>
                <w:kern w:val="2"/>
                <w:sz w:val="22"/>
                <w:szCs w:val="22"/>
              </w:rPr>
            </w:pPr>
            <w:r w:rsidRPr="00277429">
              <w:rPr>
                <w:rFonts w:ascii="仿宋" w:eastAsia="仿宋" w:hAnsi="仿宋" w:cs="Times New Roman" w:hint="eastAsia"/>
                <w:color w:val="000000"/>
                <w:kern w:val="2"/>
                <w:sz w:val="22"/>
                <w:szCs w:val="22"/>
              </w:rPr>
              <w:t>2021-01-27</w:t>
            </w:r>
          </w:p>
        </w:tc>
      </w:tr>
      <w:tr w:rsidR="000E44D4" w:rsidRPr="00277429" w14:paraId="64D2A292" w14:textId="77777777" w:rsidTr="00064442">
        <w:trPr>
          <w:trHeight w:val="276"/>
          <w:jc w:val="center"/>
        </w:trPr>
        <w:tc>
          <w:tcPr>
            <w:tcW w:w="1134" w:type="dxa"/>
            <w:vMerge w:val="restart"/>
            <w:shd w:val="clear" w:color="auto" w:fill="auto"/>
            <w:noWrap/>
            <w:vAlign w:val="center"/>
          </w:tcPr>
          <w:p w14:paraId="1ADE80F2" w14:textId="77777777" w:rsidR="000E44D4" w:rsidRPr="00277429" w:rsidRDefault="000E44D4" w:rsidP="000E44D4">
            <w:pPr>
              <w:widowControl w:val="0"/>
              <w:jc w:val="center"/>
              <w:rPr>
                <w:rFonts w:ascii="仿宋" w:eastAsia="仿宋" w:hAnsi="仿宋" w:cs="Times New Roman"/>
                <w:color w:val="000000"/>
                <w:kern w:val="2"/>
                <w:sz w:val="22"/>
                <w:szCs w:val="22"/>
              </w:rPr>
            </w:pPr>
            <w:r w:rsidRPr="00277429">
              <w:rPr>
                <w:rFonts w:ascii="仿宋" w:eastAsia="仿宋" w:hAnsi="仿宋" w:cs="Times New Roman" w:hint="eastAsia"/>
                <w:color w:val="000000"/>
                <w:kern w:val="2"/>
                <w:sz w:val="22"/>
                <w:szCs w:val="22"/>
              </w:rPr>
              <w:t>补正</w:t>
            </w:r>
          </w:p>
          <w:p w14:paraId="650580AE" w14:textId="77777777" w:rsidR="000E44D4" w:rsidRPr="00277429" w:rsidRDefault="000E44D4" w:rsidP="000E44D4">
            <w:pPr>
              <w:widowControl w:val="0"/>
              <w:jc w:val="center"/>
              <w:rPr>
                <w:rFonts w:ascii="仿宋" w:eastAsia="仿宋" w:hAnsi="仿宋" w:cs="Times New Roman"/>
                <w:color w:val="000000"/>
                <w:kern w:val="2"/>
                <w:sz w:val="22"/>
                <w:szCs w:val="22"/>
              </w:rPr>
            </w:pPr>
            <w:r w:rsidRPr="00277429">
              <w:rPr>
                <w:rFonts w:ascii="仿宋" w:eastAsia="仿宋" w:hAnsi="仿宋" w:cs="Times New Roman" w:hint="eastAsia"/>
                <w:color w:val="000000"/>
                <w:kern w:val="2"/>
                <w:sz w:val="22"/>
                <w:szCs w:val="22"/>
              </w:rPr>
              <w:t>(</w:t>
            </w:r>
            <w:r w:rsidR="000F24EB" w:rsidRPr="00277429">
              <w:rPr>
                <w:rFonts w:ascii="仿宋" w:eastAsia="仿宋" w:hAnsi="仿宋" w:cs="Times New Roman"/>
                <w:color w:val="000000"/>
                <w:kern w:val="2"/>
                <w:sz w:val="22"/>
                <w:szCs w:val="22"/>
              </w:rPr>
              <w:t>1</w:t>
            </w:r>
            <w:r w:rsidR="000F24EB">
              <w:rPr>
                <w:rFonts w:ascii="仿宋" w:eastAsia="仿宋" w:hAnsi="仿宋" w:cs="Times New Roman" w:hint="eastAsia"/>
                <w:color w:val="000000"/>
                <w:kern w:val="2"/>
                <w:sz w:val="22"/>
                <w:szCs w:val="22"/>
              </w:rPr>
              <w:t>6</w:t>
            </w:r>
            <w:r w:rsidRPr="00277429">
              <w:rPr>
                <w:rFonts w:ascii="仿宋" w:eastAsia="仿宋" w:hAnsi="仿宋" w:cs="Times New Roman" w:hint="eastAsia"/>
                <w:color w:val="000000"/>
                <w:kern w:val="2"/>
                <w:sz w:val="22"/>
                <w:szCs w:val="22"/>
              </w:rPr>
              <w:t>只</w:t>
            </w:r>
            <w:r w:rsidRPr="00277429">
              <w:rPr>
                <w:rFonts w:ascii="仿宋" w:eastAsia="仿宋" w:hAnsi="仿宋" w:cs="Times New Roman"/>
                <w:color w:val="000000"/>
                <w:kern w:val="2"/>
                <w:sz w:val="22"/>
                <w:szCs w:val="22"/>
              </w:rPr>
              <w:t>)</w:t>
            </w:r>
          </w:p>
        </w:tc>
        <w:tc>
          <w:tcPr>
            <w:tcW w:w="709" w:type="dxa"/>
            <w:shd w:val="clear" w:color="auto" w:fill="auto"/>
            <w:noWrap/>
            <w:vAlign w:val="center"/>
          </w:tcPr>
          <w:p w14:paraId="1F2678F7" w14:textId="77777777" w:rsidR="000E44D4" w:rsidRPr="00277429" w:rsidRDefault="000E44D4" w:rsidP="000E44D4">
            <w:pPr>
              <w:widowControl w:val="0"/>
              <w:jc w:val="center"/>
              <w:rPr>
                <w:rFonts w:ascii="仿宋" w:eastAsia="仿宋" w:hAnsi="仿宋" w:cs="Times New Roman"/>
                <w:color w:val="000000"/>
                <w:kern w:val="2"/>
                <w:sz w:val="22"/>
                <w:szCs w:val="22"/>
              </w:rPr>
            </w:pPr>
            <w:r w:rsidRPr="00277429">
              <w:rPr>
                <w:rFonts w:ascii="仿宋" w:eastAsia="仿宋" w:hAnsi="仿宋" w:cs="Times New Roman" w:hint="eastAsia"/>
                <w:color w:val="000000"/>
                <w:kern w:val="2"/>
                <w:sz w:val="22"/>
                <w:szCs w:val="22"/>
              </w:rPr>
              <w:t>1</w:t>
            </w:r>
          </w:p>
        </w:tc>
        <w:tc>
          <w:tcPr>
            <w:tcW w:w="3763" w:type="dxa"/>
            <w:shd w:val="clear" w:color="auto" w:fill="auto"/>
            <w:noWrap/>
            <w:vAlign w:val="center"/>
          </w:tcPr>
          <w:p w14:paraId="21FB68D5" w14:textId="77777777" w:rsidR="000E44D4" w:rsidRPr="00277429" w:rsidRDefault="000E44D4" w:rsidP="000E44D4">
            <w:pPr>
              <w:widowControl w:val="0"/>
              <w:jc w:val="center"/>
              <w:rPr>
                <w:rFonts w:ascii="仿宋" w:eastAsia="仿宋" w:hAnsi="仿宋" w:cs="Times New Roman"/>
                <w:color w:val="000000"/>
                <w:kern w:val="2"/>
                <w:sz w:val="22"/>
                <w:szCs w:val="22"/>
              </w:rPr>
            </w:pPr>
            <w:r w:rsidRPr="00277429">
              <w:rPr>
                <w:rFonts w:ascii="仿宋" w:eastAsia="仿宋" w:hAnsi="仿宋" w:cs="Times New Roman" w:hint="eastAsia"/>
                <w:color w:val="000000"/>
                <w:kern w:val="2"/>
                <w:sz w:val="22"/>
                <w:szCs w:val="22"/>
              </w:rPr>
              <w:t>南方</w:t>
            </w:r>
            <w:proofErr w:type="gramStart"/>
            <w:r w:rsidRPr="00277429">
              <w:rPr>
                <w:rFonts w:ascii="仿宋" w:eastAsia="仿宋" w:hAnsi="仿宋" w:cs="Times New Roman" w:hint="eastAsia"/>
                <w:color w:val="000000"/>
                <w:kern w:val="2"/>
                <w:sz w:val="22"/>
                <w:szCs w:val="22"/>
              </w:rPr>
              <w:t>标普石油</w:t>
            </w:r>
            <w:proofErr w:type="gramEnd"/>
            <w:r w:rsidRPr="00277429">
              <w:rPr>
                <w:rFonts w:ascii="仿宋" w:eastAsia="仿宋" w:hAnsi="仿宋" w:cs="Times New Roman" w:hint="eastAsia"/>
                <w:color w:val="000000"/>
                <w:kern w:val="2"/>
                <w:sz w:val="22"/>
                <w:szCs w:val="22"/>
              </w:rPr>
              <w:t>天然气勘探及生产精选行业交易型开放式指数证券投资基金（</w:t>
            </w:r>
            <w:r w:rsidRPr="00277429">
              <w:rPr>
                <w:rFonts w:ascii="仿宋" w:eastAsia="仿宋" w:hAnsi="仿宋" w:cs="Times New Roman"/>
                <w:color w:val="000000"/>
                <w:kern w:val="2"/>
                <w:sz w:val="22"/>
                <w:szCs w:val="22"/>
              </w:rPr>
              <w:t>QDII）</w:t>
            </w:r>
          </w:p>
        </w:tc>
        <w:tc>
          <w:tcPr>
            <w:tcW w:w="1701" w:type="dxa"/>
            <w:shd w:val="clear" w:color="auto" w:fill="auto"/>
            <w:noWrap/>
            <w:vAlign w:val="center"/>
          </w:tcPr>
          <w:p w14:paraId="44F189B2" w14:textId="77777777" w:rsidR="000E44D4" w:rsidRPr="00277429" w:rsidRDefault="000E44D4" w:rsidP="000E44D4">
            <w:pPr>
              <w:widowControl w:val="0"/>
              <w:jc w:val="center"/>
              <w:rPr>
                <w:rFonts w:ascii="仿宋" w:eastAsia="仿宋" w:hAnsi="仿宋" w:cs="Times New Roman"/>
                <w:color w:val="000000"/>
                <w:kern w:val="2"/>
                <w:sz w:val="22"/>
                <w:szCs w:val="22"/>
              </w:rPr>
            </w:pPr>
            <w:r w:rsidRPr="00277429">
              <w:rPr>
                <w:rFonts w:ascii="仿宋" w:eastAsia="仿宋" w:hAnsi="仿宋" w:cs="Times New Roman"/>
                <w:color w:val="000000"/>
                <w:kern w:val="2"/>
                <w:sz w:val="22"/>
                <w:szCs w:val="22"/>
              </w:rPr>
              <w:t>QDII股票ETF</w:t>
            </w:r>
          </w:p>
        </w:tc>
        <w:tc>
          <w:tcPr>
            <w:tcW w:w="1361" w:type="dxa"/>
            <w:shd w:val="clear" w:color="auto" w:fill="auto"/>
            <w:noWrap/>
            <w:vAlign w:val="center"/>
          </w:tcPr>
          <w:p w14:paraId="013C5519" w14:textId="77777777" w:rsidR="000E44D4" w:rsidRPr="00277429" w:rsidRDefault="000E44D4" w:rsidP="000E44D4">
            <w:pPr>
              <w:widowControl w:val="0"/>
              <w:jc w:val="center"/>
              <w:rPr>
                <w:rFonts w:ascii="仿宋" w:eastAsia="仿宋" w:hAnsi="仿宋" w:cs="Times New Roman"/>
                <w:color w:val="000000"/>
                <w:kern w:val="2"/>
                <w:sz w:val="22"/>
                <w:szCs w:val="22"/>
              </w:rPr>
            </w:pPr>
            <w:r w:rsidRPr="00277429">
              <w:rPr>
                <w:rFonts w:ascii="仿宋" w:eastAsia="仿宋" w:hAnsi="仿宋" w:cs="Times New Roman"/>
                <w:color w:val="000000"/>
                <w:kern w:val="2"/>
                <w:sz w:val="22"/>
                <w:szCs w:val="22"/>
              </w:rPr>
              <w:t>2023-11-20</w:t>
            </w:r>
          </w:p>
        </w:tc>
        <w:tc>
          <w:tcPr>
            <w:tcW w:w="1361" w:type="dxa"/>
            <w:shd w:val="clear" w:color="auto" w:fill="auto"/>
            <w:noWrap/>
            <w:vAlign w:val="center"/>
          </w:tcPr>
          <w:p w14:paraId="029954FC" w14:textId="77777777" w:rsidR="000E44D4" w:rsidRPr="00277429" w:rsidRDefault="000E44D4" w:rsidP="000E44D4">
            <w:pPr>
              <w:widowControl w:val="0"/>
              <w:jc w:val="center"/>
              <w:rPr>
                <w:rFonts w:ascii="仿宋" w:eastAsia="仿宋" w:hAnsi="仿宋" w:cs="Times New Roman"/>
                <w:color w:val="000000"/>
                <w:kern w:val="2"/>
                <w:sz w:val="22"/>
                <w:szCs w:val="22"/>
              </w:rPr>
            </w:pPr>
            <w:r w:rsidRPr="00277429">
              <w:rPr>
                <w:rFonts w:ascii="仿宋" w:eastAsia="仿宋" w:hAnsi="仿宋" w:cs="Times New Roman"/>
                <w:color w:val="000000"/>
                <w:kern w:val="2"/>
                <w:sz w:val="22"/>
                <w:szCs w:val="22"/>
              </w:rPr>
              <w:t>2023-11-24</w:t>
            </w:r>
          </w:p>
        </w:tc>
        <w:tc>
          <w:tcPr>
            <w:tcW w:w="1361" w:type="dxa"/>
            <w:shd w:val="clear" w:color="auto" w:fill="auto"/>
            <w:noWrap/>
            <w:vAlign w:val="center"/>
          </w:tcPr>
          <w:p w14:paraId="4F5E042A" w14:textId="77777777" w:rsidR="000E44D4" w:rsidRPr="00277429" w:rsidRDefault="000E44D4" w:rsidP="000E44D4">
            <w:pPr>
              <w:widowControl w:val="0"/>
              <w:jc w:val="center"/>
              <w:rPr>
                <w:rFonts w:ascii="仿宋" w:eastAsia="仿宋" w:hAnsi="仿宋" w:cs="Times New Roman"/>
                <w:color w:val="000000"/>
                <w:kern w:val="2"/>
                <w:sz w:val="22"/>
                <w:szCs w:val="22"/>
              </w:rPr>
            </w:pPr>
          </w:p>
        </w:tc>
      </w:tr>
      <w:tr w:rsidR="000E44D4" w:rsidRPr="00277429" w14:paraId="7C646C8B" w14:textId="77777777" w:rsidTr="00064442">
        <w:trPr>
          <w:trHeight w:val="276"/>
          <w:jc w:val="center"/>
        </w:trPr>
        <w:tc>
          <w:tcPr>
            <w:tcW w:w="1134" w:type="dxa"/>
            <w:vMerge/>
            <w:shd w:val="clear" w:color="auto" w:fill="auto"/>
            <w:noWrap/>
            <w:vAlign w:val="center"/>
          </w:tcPr>
          <w:p w14:paraId="7FB3AE6D" w14:textId="77777777" w:rsidR="000E44D4" w:rsidRPr="00277429" w:rsidRDefault="000E44D4" w:rsidP="000E44D4">
            <w:pPr>
              <w:widowControl w:val="0"/>
              <w:jc w:val="center"/>
              <w:rPr>
                <w:rFonts w:ascii="仿宋" w:eastAsia="仿宋" w:hAnsi="仿宋" w:cs="Times New Roman"/>
                <w:color w:val="000000"/>
                <w:kern w:val="2"/>
                <w:sz w:val="22"/>
                <w:szCs w:val="22"/>
              </w:rPr>
            </w:pPr>
          </w:p>
        </w:tc>
        <w:tc>
          <w:tcPr>
            <w:tcW w:w="709" w:type="dxa"/>
            <w:shd w:val="clear" w:color="auto" w:fill="auto"/>
            <w:noWrap/>
            <w:vAlign w:val="center"/>
          </w:tcPr>
          <w:p w14:paraId="2B378150" w14:textId="77777777" w:rsidR="000E44D4" w:rsidRPr="00277429" w:rsidRDefault="000E44D4" w:rsidP="000E44D4">
            <w:pPr>
              <w:widowControl w:val="0"/>
              <w:jc w:val="center"/>
              <w:rPr>
                <w:rFonts w:ascii="仿宋" w:eastAsia="仿宋" w:hAnsi="仿宋" w:cs="Times New Roman"/>
                <w:color w:val="000000"/>
                <w:kern w:val="2"/>
                <w:sz w:val="22"/>
                <w:szCs w:val="22"/>
              </w:rPr>
            </w:pPr>
            <w:r>
              <w:rPr>
                <w:rFonts w:ascii="仿宋" w:eastAsia="仿宋" w:hAnsi="仿宋" w:cs="Times New Roman" w:hint="eastAsia"/>
                <w:color w:val="000000"/>
                <w:kern w:val="2"/>
                <w:sz w:val="22"/>
                <w:szCs w:val="22"/>
              </w:rPr>
              <w:t>2</w:t>
            </w:r>
          </w:p>
        </w:tc>
        <w:tc>
          <w:tcPr>
            <w:tcW w:w="3763" w:type="dxa"/>
            <w:shd w:val="clear" w:color="auto" w:fill="auto"/>
            <w:noWrap/>
            <w:vAlign w:val="center"/>
          </w:tcPr>
          <w:p w14:paraId="0B689B54" w14:textId="77777777" w:rsidR="000E44D4" w:rsidRPr="00277429" w:rsidRDefault="000E44D4" w:rsidP="000E44D4">
            <w:pPr>
              <w:widowControl w:val="0"/>
              <w:jc w:val="center"/>
              <w:rPr>
                <w:rFonts w:ascii="仿宋" w:eastAsia="仿宋" w:hAnsi="仿宋" w:cs="Times New Roman"/>
                <w:color w:val="000000"/>
                <w:kern w:val="2"/>
                <w:sz w:val="22"/>
                <w:szCs w:val="22"/>
              </w:rPr>
            </w:pPr>
            <w:r w:rsidRPr="00277429">
              <w:rPr>
                <w:rFonts w:ascii="仿宋" w:eastAsia="仿宋" w:hAnsi="仿宋" w:cs="Times New Roman" w:hint="eastAsia"/>
                <w:color w:val="000000"/>
                <w:kern w:val="2"/>
                <w:sz w:val="22"/>
                <w:szCs w:val="22"/>
              </w:rPr>
              <w:t>南方罗素</w:t>
            </w:r>
            <w:r w:rsidRPr="00277429">
              <w:rPr>
                <w:rFonts w:ascii="仿宋" w:eastAsia="仿宋" w:hAnsi="仿宋" w:cs="Times New Roman"/>
                <w:color w:val="000000"/>
                <w:kern w:val="2"/>
                <w:sz w:val="22"/>
                <w:szCs w:val="22"/>
              </w:rPr>
              <w:t>2000交易型开放式指数证券投资基金（QDII）</w:t>
            </w:r>
          </w:p>
        </w:tc>
        <w:tc>
          <w:tcPr>
            <w:tcW w:w="1701" w:type="dxa"/>
            <w:shd w:val="clear" w:color="auto" w:fill="auto"/>
            <w:noWrap/>
            <w:vAlign w:val="center"/>
          </w:tcPr>
          <w:p w14:paraId="471BA102" w14:textId="77777777" w:rsidR="000E44D4" w:rsidRPr="00277429" w:rsidRDefault="000E44D4" w:rsidP="000E44D4">
            <w:pPr>
              <w:widowControl w:val="0"/>
              <w:jc w:val="center"/>
              <w:rPr>
                <w:rFonts w:ascii="仿宋" w:eastAsia="仿宋" w:hAnsi="仿宋" w:cs="Times New Roman"/>
                <w:color w:val="000000"/>
                <w:kern w:val="2"/>
                <w:sz w:val="22"/>
                <w:szCs w:val="22"/>
              </w:rPr>
            </w:pPr>
            <w:r w:rsidRPr="00277429">
              <w:rPr>
                <w:rFonts w:ascii="仿宋" w:eastAsia="仿宋" w:hAnsi="仿宋" w:cs="Times New Roman" w:hint="eastAsia"/>
                <w:color w:val="000000"/>
                <w:kern w:val="2"/>
                <w:sz w:val="22"/>
                <w:szCs w:val="22"/>
              </w:rPr>
              <w:t>QDII股票ETF</w:t>
            </w:r>
          </w:p>
        </w:tc>
        <w:tc>
          <w:tcPr>
            <w:tcW w:w="1361" w:type="dxa"/>
            <w:shd w:val="clear" w:color="auto" w:fill="auto"/>
            <w:noWrap/>
            <w:vAlign w:val="center"/>
          </w:tcPr>
          <w:p w14:paraId="09FCAC1C" w14:textId="77777777" w:rsidR="000E44D4" w:rsidRPr="00277429" w:rsidRDefault="000E44D4" w:rsidP="000E44D4">
            <w:pPr>
              <w:widowControl w:val="0"/>
              <w:jc w:val="center"/>
              <w:rPr>
                <w:rFonts w:ascii="仿宋" w:eastAsia="仿宋" w:hAnsi="仿宋" w:cs="Times New Roman"/>
                <w:color w:val="000000"/>
                <w:kern w:val="2"/>
                <w:sz w:val="22"/>
                <w:szCs w:val="22"/>
              </w:rPr>
            </w:pPr>
            <w:r w:rsidRPr="00277429">
              <w:rPr>
                <w:rFonts w:ascii="仿宋" w:eastAsia="仿宋" w:hAnsi="仿宋" w:cs="Times New Roman"/>
                <w:color w:val="000000"/>
                <w:kern w:val="2"/>
                <w:sz w:val="22"/>
                <w:szCs w:val="22"/>
              </w:rPr>
              <w:t>2023-08-18</w:t>
            </w:r>
          </w:p>
        </w:tc>
        <w:tc>
          <w:tcPr>
            <w:tcW w:w="1361" w:type="dxa"/>
            <w:shd w:val="clear" w:color="auto" w:fill="auto"/>
            <w:noWrap/>
            <w:vAlign w:val="center"/>
          </w:tcPr>
          <w:p w14:paraId="3D63749B" w14:textId="77777777" w:rsidR="000E44D4" w:rsidRPr="00277429" w:rsidRDefault="000E44D4" w:rsidP="000E44D4">
            <w:pPr>
              <w:widowControl w:val="0"/>
              <w:jc w:val="center"/>
              <w:rPr>
                <w:rFonts w:ascii="仿宋" w:eastAsia="仿宋" w:hAnsi="仿宋" w:cs="Times New Roman"/>
                <w:color w:val="000000"/>
                <w:kern w:val="2"/>
                <w:sz w:val="22"/>
                <w:szCs w:val="22"/>
              </w:rPr>
            </w:pPr>
            <w:r w:rsidRPr="00277429">
              <w:rPr>
                <w:rFonts w:ascii="仿宋" w:eastAsia="仿宋" w:hAnsi="仿宋" w:cs="Times New Roman"/>
                <w:color w:val="000000"/>
                <w:kern w:val="2"/>
                <w:sz w:val="22"/>
                <w:szCs w:val="22"/>
              </w:rPr>
              <w:t>2023-08-24</w:t>
            </w:r>
          </w:p>
        </w:tc>
        <w:tc>
          <w:tcPr>
            <w:tcW w:w="1361" w:type="dxa"/>
            <w:shd w:val="clear" w:color="auto" w:fill="auto"/>
            <w:noWrap/>
            <w:vAlign w:val="center"/>
          </w:tcPr>
          <w:p w14:paraId="2B7D2E42" w14:textId="77777777" w:rsidR="000E44D4" w:rsidRPr="00277429" w:rsidRDefault="000E44D4" w:rsidP="000E44D4">
            <w:pPr>
              <w:widowControl w:val="0"/>
              <w:jc w:val="center"/>
              <w:rPr>
                <w:rFonts w:ascii="仿宋" w:eastAsia="仿宋" w:hAnsi="仿宋" w:cs="Times New Roman"/>
                <w:color w:val="000000"/>
                <w:kern w:val="2"/>
                <w:sz w:val="22"/>
                <w:szCs w:val="22"/>
              </w:rPr>
            </w:pPr>
          </w:p>
        </w:tc>
      </w:tr>
      <w:tr w:rsidR="000E44D4" w:rsidRPr="00277429" w14:paraId="1A07746A" w14:textId="77777777" w:rsidTr="00064442">
        <w:trPr>
          <w:trHeight w:val="276"/>
          <w:jc w:val="center"/>
        </w:trPr>
        <w:tc>
          <w:tcPr>
            <w:tcW w:w="1134" w:type="dxa"/>
            <w:vMerge/>
            <w:shd w:val="clear" w:color="auto" w:fill="auto"/>
            <w:noWrap/>
            <w:vAlign w:val="center"/>
          </w:tcPr>
          <w:p w14:paraId="33A51725" w14:textId="77777777" w:rsidR="000E44D4" w:rsidRPr="00277429" w:rsidRDefault="000E44D4" w:rsidP="000E44D4">
            <w:pPr>
              <w:widowControl w:val="0"/>
              <w:jc w:val="center"/>
              <w:rPr>
                <w:rFonts w:ascii="仿宋" w:eastAsia="仿宋" w:hAnsi="仿宋" w:cs="Times New Roman"/>
                <w:color w:val="000000"/>
                <w:kern w:val="2"/>
                <w:sz w:val="22"/>
                <w:szCs w:val="22"/>
              </w:rPr>
            </w:pPr>
          </w:p>
        </w:tc>
        <w:tc>
          <w:tcPr>
            <w:tcW w:w="709" w:type="dxa"/>
            <w:shd w:val="clear" w:color="auto" w:fill="auto"/>
            <w:noWrap/>
            <w:vAlign w:val="center"/>
          </w:tcPr>
          <w:p w14:paraId="5F75A9A7" w14:textId="77777777" w:rsidR="000E44D4" w:rsidRPr="00277429" w:rsidRDefault="000E44D4" w:rsidP="000E44D4">
            <w:pPr>
              <w:widowControl w:val="0"/>
              <w:jc w:val="center"/>
              <w:rPr>
                <w:rFonts w:ascii="仿宋" w:eastAsia="仿宋" w:hAnsi="仿宋" w:cs="Times New Roman"/>
                <w:color w:val="000000"/>
                <w:kern w:val="2"/>
                <w:sz w:val="22"/>
                <w:szCs w:val="22"/>
              </w:rPr>
            </w:pPr>
            <w:r>
              <w:rPr>
                <w:rFonts w:ascii="仿宋" w:eastAsia="仿宋" w:hAnsi="仿宋" w:cs="Times New Roman" w:hint="eastAsia"/>
                <w:color w:val="000000"/>
                <w:kern w:val="2"/>
                <w:sz w:val="22"/>
                <w:szCs w:val="22"/>
              </w:rPr>
              <w:t>3</w:t>
            </w:r>
          </w:p>
        </w:tc>
        <w:tc>
          <w:tcPr>
            <w:tcW w:w="3763" w:type="dxa"/>
            <w:shd w:val="clear" w:color="auto" w:fill="auto"/>
            <w:noWrap/>
            <w:vAlign w:val="center"/>
          </w:tcPr>
          <w:p w14:paraId="3FFA42E3" w14:textId="77777777" w:rsidR="000E44D4" w:rsidRPr="00277429" w:rsidRDefault="000E44D4" w:rsidP="000E44D4">
            <w:pPr>
              <w:widowControl w:val="0"/>
              <w:jc w:val="center"/>
              <w:rPr>
                <w:rFonts w:ascii="仿宋" w:eastAsia="仿宋" w:hAnsi="仿宋" w:cs="Times New Roman"/>
                <w:color w:val="000000"/>
                <w:kern w:val="2"/>
                <w:sz w:val="22"/>
                <w:szCs w:val="22"/>
              </w:rPr>
            </w:pPr>
            <w:proofErr w:type="gramStart"/>
            <w:r w:rsidRPr="00277429">
              <w:rPr>
                <w:rFonts w:ascii="仿宋" w:eastAsia="仿宋" w:hAnsi="仿宋" w:cs="Times New Roman" w:hint="eastAsia"/>
                <w:color w:val="000000"/>
                <w:kern w:val="2"/>
                <w:sz w:val="22"/>
                <w:szCs w:val="22"/>
              </w:rPr>
              <w:t>南方国证半导体</w:t>
            </w:r>
            <w:proofErr w:type="gramEnd"/>
            <w:r w:rsidRPr="00277429">
              <w:rPr>
                <w:rFonts w:ascii="仿宋" w:eastAsia="仿宋" w:hAnsi="仿宋" w:cs="Times New Roman" w:hint="eastAsia"/>
                <w:color w:val="000000"/>
                <w:kern w:val="2"/>
                <w:sz w:val="22"/>
                <w:szCs w:val="22"/>
              </w:rPr>
              <w:t>芯片指数发起式证券投资基金</w:t>
            </w:r>
          </w:p>
        </w:tc>
        <w:tc>
          <w:tcPr>
            <w:tcW w:w="1701" w:type="dxa"/>
            <w:shd w:val="clear" w:color="auto" w:fill="auto"/>
            <w:noWrap/>
            <w:vAlign w:val="center"/>
          </w:tcPr>
          <w:p w14:paraId="7EE4C26C" w14:textId="77777777" w:rsidR="000E44D4" w:rsidRPr="00277429" w:rsidRDefault="000E44D4" w:rsidP="000E44D4">
            <w:pPr>
              <w:widowControl w:val="0"/>
              <w:jc w:val="center"/>
              <w:rPr>
                <w:rFonts w:ascii="仿宋" w:eastAsia="仿宋" w:hAnsi="仿宋" w:cs="Times New Roman"/>
                <w:color w:val="000000"/>
                <w:kern w:val="2"/>
                <w:sz w:val="22"/>
                <w:szCs w:val="22"/>
              </w:rPr>
            </w:pPr>
            <w:r w:rsidRPr="00277429">
              <w:rPr>
                <w:rFonts w:ascii="仿宋" w:eastAsia="仿宋" w:hAnsi="仿宋" w:cs="Times New Roman" w:hint="eastAsia"/>
                <w:color w:val="000000"/>
                <w:kern w:val="2"/>
                <w:sz w:val="22"/>
                <w:szCs w:val="22"/>
              </w:rPr>
              <w:t>股票指数基金</w:t>
            </w:r>
          </w:p>
        </w:tc>
        <w:tc>
          <w:tcPr>
            <w:tcW w:w="1361" w:type="dxa"/>
            <w:shd w:val="clear" w:color="auto" w:fill="auto"/>
            <w:noWrap/>
            <w:vAlign w:val="center"/>
          </w:tcPr>
          <w:p w14:paraId="29039FC6" w14:textId="77777777" w:rsidR="000E44D4" w:rsidRPr="00277429" w:rsidRDefault="000E44D4" w:rsidP="000E44D4">
            <w:pPr>
              <w:widowControl w:val="0"/>
              <w:jc w:val="center"/>
              <w:rPr>
                <w:rFonts w:ascii="仿宋" w:eastAsia="仿宋" w:hAnsi="仿宋" w:cs="Times New Roman"/>
                <w:color w:val="000000"/>
                <w:kern w:val="2"/>
                <w:sz w:val="22"/>
                <w:szCs w:val="22"/>
              </w:rPr>
            </w:pPr>
            <w:r w:rsidRPr="00277429">
              <w:rPr>
                <w:rFonts w:ascii="仿宋" w:eastAsia="仿宋" w:hAnsi="仿宋" w:cs="Times New Roman"/>
                <w:color w:val="000000"/>
                <w:kern w:val="2"/>
                <w:sz w:val="22"/>
                <w:szCs w:val="22"/>
              </w:rPr>
              <w:t>2023-08-02</w:t>
            </w:r>
          </w:p>
        </w:tc>
        <w:tc>
          <w:tcPr>
            <w:tcW w:w="1361" w:type="dxa"/>
            <w:shd w:val="clear" w:color="auto" w:fill="auto"/>
            <w:noWrap/>
            <w:vAlign w:val="center"/>
          </w:tcPr>
          <w:p w14:paraId="0B153032" w14:textId="77777777" w:rsidR="000E44D4" w:rsidRPr="00277429" w:rsidRDefault="000E44D4" w:rsidP="000E44D4">
            <w:pPr>
              <w:widowControl w:val="0"/>
              <w:jc w:val="center"/>
              <w:rPr>
                <w:rFonts w:ascii="仿宋" w:eastAsia="仿宋" w:hAnsi="仿宋" w:cs="Times New Roman"/>
                <w:color w:val="000000"/>
                <w:kern w:val="2"/>
                <w:sz w:val="22"/>
                <w:szCs w:val="22"/>
              </w:rPr>
            </w:pPr>
            <w:r w:rsidRPr="00277429">
              <w:rPr>
                <w:rFonts w:ascii="仿宋" w:eastAsia="仿宋" w:hAnsi="仿宋" w:cs="Times New Roman"/>
                <w:color w:val="000000"/>
                <w:kern w:val="2"/>
                <w:sz w:val="22"/>
                <w:szCs w:val="22"/>
              </w:rPr>
              <w:t>2023-08-08</w:t>
            </w:r>
          </w:p>
        </w:tc>
        <w:tc>
          <w:tcPr>
            <w:tcW w:w="1361" w:type="dxa"/>
            <w:shd w:val="clear" w:color="auto" w:fill="auto"/>
            <w:noWrap/>
            <w:vAlign w:val="center"/>
          </w:tcPr>
          <w:p w14:paraId="46E6A9A8" w14:textId="77777777" w:rsidR="000E44D4" w:rsidRPr="00277429" w:rsidRDefault="000E44D4" w:rsidP="000E44D4">
            <w:pPr>
              <w:widowControl w:val="0"/>
              <w:jc w:val="center"/>
              <w:rPr>
                <w:rFonts w:ascii="仿宋" w:eastAsia="仿宋" w:hAnsi="仿宋" w:cs="Times New Roman"/>
                <w:color w:val="000000"/>
                <w:kern w:val="2"/>
                <w:sz w:val="22"/>
                <w:szCs w:val="22"/>
              </w:rPr>
            </w:pPr>
          </w:p>
        </w:tc>
      </w:tr>
      <w:tr w:rsidR="000E44D4" w:rsidRPr="00277429" w14:paraId="6DEB68D3" w14:textId="77777777" w:rsidTr="00064442">
        <w:trPr>
          <w:trHeight w:val="276"/>
          <w:jc w:val="center"/>
        </w:trPr>
        <w:tc>
          <w:tcPr>
            <w:tcW w:w="1134" w:type="dxa"/>
            <w:vMerge/>
            <w:shd w:val="clear" w:color="auto" w:fill="auto"/>
            <w:noWrap/>
            <w:vAlign w:val="center"/>
          </w:tcPr>
          <w:p w14:paraId="2B09CCF1" w14:textId="77777777" w:rsidR="000E44D4" w:rsidRPr="00277429" w:rsidRDefault="000E44D4" w:rsidP="000E44D4">
            <w:pPr>
              <w:widowControl w:val="0"/>
              <w:jc w:val="center"/>
              <w:rPr>
                <w:rFonts w:ascii="仿宋" w:eastAsia="仿宋" w:hAnsi="仿宋" w:cs="Times New Roman"/>
                <w:color w:val="000000"/>
                <w:kern w:val="2"/>
                <w:sz w:val="22"/>
                <w:szCs w:val="22"/>
              </w:rPr>
            </w:pPr>
          </w:p>
        </w:tc>
        <w:tc>
          <w:tcPr>
            <w:tcW w:w="709" w:type="dxa"/>
            <w:shd w:val="clear" w:color="auto" w:fill="auto"/>
            <w:noWrap/>
            <w:vAlign w:val="center"/>
          </w:tcPr>
          <w:p w14:paraId="32080980" w14:textId="77777777" w:rsidR="000E44D4" w:rsidRPr="00277429" w:rsidRDefault="000E44D4" w:rsidP="000E44D4">
            <w:pPr>
              <w:widowControl w:val="0"/>
              <w:jc w:val="center"/>
              <w:rPr>
                <w:rFonts w:ascii="仿宋" w:eastAsia="仿宋" w:hAnsi="仿宋" w:cs="Times New Roman"/>
                <w:color w:val="000000"/>
                <w:kern w:val="2"/>
                <w:sz w:val="22"/>
                <w:szCs w:val="22"/>
              </w:rPr>
            </w:pPr>
            <w:r>
              <w:rPr>
                <w:rFonts w:ascii="仿宋" w:eastAsia="仿宋" w:hAnsi="仿宋" w:cs="Times New Roman" w:hint="eastAsia"/>
                <w:color w:val="000000"/>
                <w:kern w:val="2"/>
                <w:sz w:val="22"/>
                <w:szCs w:val="22"/>
              </w:rPr>
              <w:t>4</w:t>
            </w:r>
          </w:p>
        </w:tc>
        <w:tc>
          <w:tcPr>
            <w:tcW w:w="3763" w:type="dxa"/>
            <w:shd w:val="clear" w:color="auto" w:fill="auto"/>
            <w:noWrap/>
            <w:vAlign w:val="center"/>
          </w:tcPr>
          <w:p w14:paraId="79614611" w14:textId="77777777" w:rsidR="000E44D4" w:rsidRPr="00277429" w:rsidRDefault="000E44D4" w:rsidP="000E44D4">
            <w:pPr>
              <w:widowControl w:val="0"/>
              <w:jc w:val="center"/>
              <w:rPr>
                <w:rFonts w:ascii="仿宋" w:eastAsia="仿宋" w:hAnsi="仿宋" w:cs="Times New Roman"/>
                <w:color w:val="000000"/>
                <w:kern w:val="2"/>
                <w:sz w:val="22"/>
                <w:szCs w:val="22"/>
              </w:rPr>
            </w:pPr>
            <w:r w:rsidRPr="00277429">
              <w:rPr>
                <w:rFonts w:ascii="仿宋" w:eastAsia="仿宋" w:hAnsi="仿宋" w:cs="Times New Roman" w:hint="eastAsia"/>
                <w:color w:val="000000"/>
                <w:kern w:val="2"/>
                <w:sz w:val="22"/>
                <w:szCs w:val="22"/>
              </w:rPr>
              <w:t>南方中</w:t>
            </w:r>
            <w:proofErr w:type="gramStart"/>
            <w:r w:rsidRPr="00277429">
              <w:rPr>
                <w:rFonts w:ascii="仿宋" w:eastAsia="仿宋" w:hAnsi="仿宋" w:cs="Times New Roman" w:hint="eastAsia"/>
                <w:color w:val="000000"/>
                <w:kern w:val="2"/>
                <w:sz w:val="22"/>
                <w:szCs w:val="22"/>
              </w:rPr>
              <w:t>证算力基础</w:t>
            </w:r>
            <w:proofErr w:type="gramEnd"/>
            <w:r w:rsidRPr="00277429">
              <w:rPr>
                <w:rFonts w:ascii="仿宋" w:eastAsia="仿宋" w:hAnsi="仿宋" w:cs="Times New Roman" w:hint="eastAsia"/>
                <w:color w:val="000000"/>
                <w:kern w:val="2"/>
                <w:sz w:val="22"/>
                <w:szCs w:val="22"/>
              </w:rPr>
              <w:t>设施主题交易型开放式指数证券投资基金</w:t>
            </w:r>
          </w:p>
        </w:tc>
        <w:tc>
          <w:tcPr>
            <w:tcW w:w="1701" w:type="dxa"/>
            <w:shd w:val="clear" w:color="auto" w:fill="auto"/>
            <w:noWrap/>
            <w:vAlign w:val="center"/>
          </w:tcPr>
          <w:p w14:paraId="23CA00D3" w14:textId="77777777" w:rsidR="000E44D4" w:rsidRPr="00277429" w:rsidRDefault="000E44D4" w:rsidP="000E44D4">
            <w:pPr>
              <w:widowControl w:val="0"/>
              <w:jc w:val="center"/>
              <w:rPr>
                <w:rFonts w:ascii="仿宋" w:eastAsia="仿宋" w:hAnsi="仿宋" w:cs="Times New Roman"/>
                <w:color w:val="000000"/>
                <w:kern w:val="2"/>
                <w:sz w:val="22"/>
                <w:szCs w:val="22"/>
              </w:rPr>
            </w:pPr>
            <w:r w:rsidRPr="00277429">
              <w:rPr>
                <w:rFonts w:ascii="仿宋" w:eastAsia="仿宋" w:hAnsi="仿宋" w:cs="Times New Roman" w:hint="eastAsia"/>
                <w:color w:val="000000"/>
                <w:kern w:val="2"/>
                <w:sz w:val="22"/>
                <w:szCs w:val="22"/>
              </w:rPr>
              <w:t>股票ETF</w:t>
            </w:r>
          </w:p>
        </w:tc>
        <w:tc>
          <w:tcPr>
            <w:tcW w:w="1361" w:type="dxa"/>
            <w:shd w:val="clear" w:color="auto" w:fill="auto"/>
            <w:noWrap/>
            <w:vAlign w:val="center"/>
          </w:tcPr>
          <w:p w14:paraId="178E61DE" w14:textId="77777777" w:rsidR="000E44D4" w:rsidRPr="00277429" w:rsidRDefault="000E44D4" w:rsidP="000E44D4">
            <w:pPr>
              <w:widowControl w:val="0"/>
              <w:jc w:val="center"/>
              <w:rPr>
                <w:rFonts w:ascii="仿宋" w:eastAsia="仿宋" w:hAnsi="仿宋" w:cs="Times New Roman"/>
                <w:kern w:val="2"/>
                <w:sz w:val="22"/>
                <w:szCs w:val="22"/>
              </w:rPr>
            </w:pPr>
            <w:r w:rsidRPr="00277429">
              <w:rPr>
                <w:rFonts w:ascii="仿宋" w:eastAsia="仿宋" w:hAnsi="仿宋" w:cs="Times New Roman" w:hint="eastAsia"/>
                <w:color w:val="000000"/>
                <w:kern w:val="2"/>
                <w:sz w:val="22"/>
                <w:szCs w:val="22"/>
              </w:rPr>
              <w:t>202</w:t>
            </w:r>
            <w:r w:rsidRPr="00277429">
              <w:rPr>
                <w:rFonts w:ascii="仿宋" w:eastAsia="仿宋" w:hAnsi="仿宋" w:cs="Times New Roman"/>
                <w:color w:val="000000"/>
                <w:kern w:val="2"/>
                <w:sz w:val="22"/>
                <w:szCs w:val="22"/>
              </w:rPr>
              <w:t>3</w:t>
            </w:r>
            <w:r w:rsidRPr="00277429">
              <w:rPr>
                <w:rFonts w:ascii="仿宋" w:eastAsia="仿宋" w:hAnsi="仿宋" w:cs="Times New Roman" w:hint="eastAsia"/>
                <w:color w:val="000000"/>
                <w:kern w:val="2"/>
                <w:sz w:val="22"/>
                <w:szCs w:val="22"/>
              </w:rPr>
              <w:t>-0</w:t>
            </w:r>
            <w:r w:rsidRPr="00277429">
              <w:rPr>
                <w:rFonts w:ascii="仿宋" w:eastAsia="仿宋" w:hAnsi="仿宋" w:cs="Times New Roman"/>
                <w:color w:val="000000"/>
                <w:kern w:val="2"/>
                <w:sz w:val="22"/>
                <w:szCs w:val="22"/>
              </w:rPr>
              <w:t>5</w:t>
            </w:r>
            <w:r w:rsidRPr="00277429">
              <w:rPr>
                <w:rFonts w:ascii="仿宋" w:eastAsia="仿宋" w:hAnsi="仿宋" w:cs="Times New Roman" w:hint="eastAsia"/>
                <w:color w:val="000000"/>
                <w:kern w:val="2"/>
                <w:sz w:val="22"/>
                <w:szCs w:val="22"/>
              </w:rPr>
              <w:t>-</w:t>
            </w:r>
            <w:r w:rsidRPr="00277429">
              <w:rPr>
                <w:rFonts w:ascii="仿宋" w:eastAsia="仿宋" w:hAnsi="仿宋" w:cs="Times New Roman"/>
                <w:color w:val="000000"/>
                <w:kern w:val="2"/>
                <w:sz w:val="22"/>
                <w:szCs w:val="22"/>
              </w:rPr>
              <w:t>23</w:t>
            </w:r>
          </w:p>
        </w:tc>
        <w:tc>
          <w:tcPr>
            <w:tcW w:w="1361" w:type="dxa"/>
            <w:shd w:val="clear" w:color="auto" w:fill="auto"/>
            <w:noWrap/>
            <w:vAlign w:val="center"/>
          </w:tcPr>
          <w:p w14:paraId="4C4D3280" w14:textId="77777777" w:rsidR="000E44D4" w:rsidRPr="00277429" w:rsidRDefault="000E44D4" w:rsidP="000E44D4">
            <w:pPr>
              <w:widowControl w:val="0"/>
              <w:jc w:val="center"/>
              <w:rPr>
                <w:rFonts w:ascii="仿宋" w:eastAsia="仿宋" w:hAnsi="仿宋" w:cs="Times New Roman"/>
                <w:kern w:val="2"/>
                <w:sz w:val="22"/>
                <w:szCs w:val="22"/>
              </w:rPr>
            </w:pPr>
            <w:r w:rsidRPr="00277429">
              <w:rPr>
                <w:rFonts w:ascii="仿宋" w:eastAsia="仿宋" w:hAnsi="仿宋" w:cs="Times New Roman"/>
                <w:kern w:val="2"/>
                <w:sz w:val="22"/>
                <w:szCs w:val="22"/>
              </w:rPr>
              <w:t>2023-08-01</w:t>
            </w:r>
          </w:p>
        </w:tc>
        <w:tc>
          <w:tcPr>
            <w:tcW w:w="1361" w:type="dxa"/>
            <w:shd w:val="clear" w:color="auto" w:fill="auto"/>
            <w:noWrap/>
            <w:vAlign w:val="center"/>
          </w:tcPr>
          <w:p w14:paraId="489742D3" w14:textId="77777777" w:rsidR="000E44D4" w:rsidRPr="00277429" w:rsidRDefault="000E44D4" w:rsidP="000E44D4">
            <w:pPr>
              <w:widowControl w:val="0"/>
              <w:jc w:val="center"/>
              <w:rPr>
                <w:rFonts w:ascii="仿宋" w:eastAsia="仿宋" w:hAnsi="仿宋" w:cs="Times New Roman"/>
                <w:color w:val="000000"/>
                <w:kern w:val="2"/>
                <w:sz w:val="22"/>
                <w:szCs w:val="22"/>
              </w:rPr>
            </w:pPr>
          </w:p>
        </w:tc>
      </w:tr>
      <w:tr w:rsidR="000E44D4" w:rsidRPr="00277429" w14:paraId="44314CCF" w14:textId="77777777" w:rsidTr="00064442">
        <w:trPr>
          <w:trHeight w:val="276"/>
          <w:jc w:val="center"/>
        </w:trPr>
        <w:tc>
          <w:tcPr>
            <w:tcW w:w="1134" w:type="dxa"/>
            <w:vMerge/>
            <w:shd w:val="clear" w:color="auto" w:fill="auto"/>
            <w:noWrap/>
            <w:vAlign w:val="center"/>
          </w:tcPr>
          <w:p w14:paraId="7B214E20" w14:textId="77777777" w:rsidR="000E44D4" w:rsidRPr="00277429" w:rsidRDefault="000E44D4" w:rsidP="000E44D4">
            <w:pPr>
              <w:widowControl w:val="0"/>
              <w:jc w:val="center"/>
              <w:rPr>
                <w:rFonts w:ascii="仿宋" w:eastAsia="仿宋" w:hAnsi="仿宋" w:cs="Times New Roman"/>
                <w:color w:val="000000"/>
                <w:kern w:val="2"/>
                <w:sz w:val="22"/>
                <w:szCs w:val="22"/>
              </w:rPr>
            </w:pPr>
          </w:p>
        </w:tc>
        <w:tc>
          <w:tcPr>
            <w:tcW w:w="709" w:type="dxa"/>
            <w:shd w:val="clear" w:color="auto" w:fill="auto"/>
            <w:noWrap/>
            <w:vAlign w:val="center"/>
          </w:tcPr>
          <w:p w14:paraId="47BF1BFC" w14:textId="77777777" w:rsidR="000E44D4" w:rsidRPr="00277429" w:rsidRDefault="000E44D4" w:rsidP="000E44D4">
            <w:pPr>
              <w:widowControl w:val="0"/>
              <w:jc w:val="center"/>
              <w:rPr>
                <w:rFonts w:ascii="仿宋" w:eastAsia="仿宋" w:hAnsi="仿宋" w:cs="Times New Roman"/>
                <w:color w:val="000000"/>
                <w:kern w:val="2"/>
                <w:sz w:val="22"/>
                <w:szCs w:val="22"/>
              </w:rPr>
            </w:pPr>
            <w:r>
              <w:rPr>
                <w:rFonts w:ascii="仿宋" w:eastAsia="仿宋" w:hAnsi="仿宋" w:cs="Times New Roman" w:hint="eastAsia"/>
                <w:color w:val="000000"/>
                <w:kern w:val="2"/>
                <w:sz w:val="22"/>
                <w:szCs w:val="22"/>
              </w:rPr>
              <w:t>5</w:t>
            </w:r>
          </w:p>
        </w:tc>
        <w:tc>
          <w:tcPr>
            <w:tcW w:w="3763" w:type="dxa"/>
            <w:shd w:val="clear" w:color="auto" w:fill="auto"/>
            <w:noWrap/>
            <w:vAlign w:val="center"/>
          </w:tcPr>
          <w:p w14:paraId="09A15DDA" w14:textId="77777777" w:rsidR="000E44D4" w:rsidRPr="00277429" w:rsidRDefault="000E44D4" w:rsidP="000E44D4">
            <w:pPr>
              <w:widowControl w:val="0"/>
              <w:jc w:val="center"/>
              <w:rPr>
                <w:rFonts w:ascii="仿宋" w:eastAsia="仿宋" w:hAnsi="仿宋" w:cs="Times New Roman"/>
                <w:color w:val="000000"/>
                <w:kern w:val="2"/>
                <w:sz w:val="22"/>
                <w:szCs w:val="22"/>
              </w:rPr>
            </w:pPr>
            <w:r w:rsidRPr="00277429">
              <w:rPr>
                <w:rFonts w:ascii="仿宋" w:eastAsia="仿宋" w:hAnsi="仿宋" w:cs="Times New Roman" w:hint="eastAsia"/>
                <w:color w:val="000000"/>
                <w:kern w:val="2"/>
                <w:sz w:val="22"/>
                <w:szCs w:val="22"/>
              </w:rPr>
              <w:t>南方中</w:t>
            </w:r>
            <w:proofErr w:type="gramStart"/>
            <w:r w:rsidRPr="00277429">
              <w:rPr>
                <w:rFonts w:ascii="仿宋" w:eastAsia="仿宋" w:hAnsi="仿宋" w:cs="Times New Roman" w:hint="eastAsia"/>
                <w:color w:val="000000"/>
                <w:kern w:val="2"/>
                <w:sz w:val="22"/>
                <w:szCs w:val="22"/>
              </w:rPr>
              <w:t>证全球</w:t>
            </w:r>
            <w:proofErr w:type="gramEnd"/>
            <w:r w:rsidRPr="00277429">
              <w:rPr>
                <w:rFonts w:ascii="仿宋" w:eastAsia="仿宋" w:hAnsi="仿宋" w:cs="Times New Roman" w:hint="eastAsia"/>
                <w:color w:val="000000"/>
                <w:kern w:val="2"/>
                <w:sz w:val="22"/>
                <w:szCs w:val="22"/>
              </w:rPr>
              <w:t>半导体产业交易型开放式指数证券投资基金（</w:t>
            </w:r>
            <w:r w:rsidRPr="00277429">
              <w:rPr>
                <w:rFonts w:ascii="仿宋" w:eastAsia="仿宋" w:hAnsi="仿宋" w:cs="Times New Roman"/>
                <w:color w:val="000000"/>
                <w:kern w:val="2"/>
                <w:sz w:val="22"/>
                <w:szCs w:val="22"/>
              </w:rPr>
              <w:t>QDII）</w:t>
            </w:r>
          </w:p>
        </w:tc>
        <w:tc>
          <w:tcPr>
            <w:tcW w:w="1701" w:type="dxa"/>
            <w:shd w:val="clear" w:color="auto" w:fill="auto"/>
            <w:noWrap/>
            <w:vAlign w:val="center"/>
          </w:tcPr>
          <w:p w14:paraId="0E9A3CBB" w14:textId="77777777" w:rsidR="000E44D4" w:rsidRPr="00277429" w:rsidRDefault="000E44D4" w:rsidP="000E44D4">
            <w:pPr>
              <w:widowControl w:val="0"/>
              <w:jc w:val="center"/>
              <w:rPr>
                <w:rFonts w:ascii="仿宋" w:eastAsia="仿宋" w:hAnsi="仿宋" w:cs="Times New Roman"/>
                <w:color w:val="000000"/>
                <w:kern w:val="2"/>
                <w:sz w:val="22"/>
                <w:szCs w:val="22"/>
              </w:rPr>
            </w:pPr>
            <w:r w:rsidRPr="00277429">
              <w:rPr>
                <w:rFonts w:ascii="仿宋" w:eastAsia="仿宋" w:hAnsi="仿宋" w:cs="Times New Roman" w:hint="eastAsia"/>
                <w:color w:val="000000"/>
                <w:kern w:val="2"/>
                <w:sz w:val="22"/>
                <w:szCs w:val="22"/>
              </w:rPr>
              <w:t>QDII股票ETF</w:t>
            </w:r>
          </w:p>
        </w:tc>
        <w:tc>
          <w:tcPr>
            <w:tcW w:w="1361" w:type="dxa"/>
            <w:shd w:val="clear" w:color="auto" w:fill="auto"/>
            <w:noWrap/>
            <w:vAlign w:val="center"/>
          </w:tcPr>
          <w:p w14:paraId="4E187ED1" w14:textId="77777777" w:rsidR="000E44D4" w:rsidRPr="00277429" w:rsidRDefault="000E44D4" w:rsidP="000E44D4">
            <w:pPr>
              <w:widowControl w:val="0"/>
              <w:jc w:val="center"/>
              <w:rPr>
                <w:rFonts w:ascii="仿宋" w:eastAsia="仿宋" w:hAnsi="仿宋" w:cs="Times New Roman"/>
                <w:color w:val="000000"/>
                <w:kern w:val="2"/>
                <w:sz w:val="22"/>
                <w:szCs w:val="22"/>
              </w:rPr>
            </w:pPr>
            <w:r w:rsidRPr="00277429">
              <w:rPr>
                <w:rFonts w:ascii="仿宋" w:eastAsia="仿宋" w:hAnsi="仿宋" w:cs="Times New Roman" w:hint="eastAsia"/>
                <w:color w:val="000000"/>
                <w:kern w:val="2"/>
                <w:sz w:val="22"/>
                <w:szCs w:val="22"/>
              </w:rPr>
              <w:t>202</w:t>
            </w:r>
            <w:r w:rsidRPr="00277429">
              <w:rPr>
                <w:rFonts w:ascii="仿宋" w:eastAsia="仿宋" w:hAnsi="仿宋" w:cs="Times New Roman"/>
                <w:color w:val="000000"/>
                <w:kern w:val="2"/>
                <w:sz w:val="22"/>
                <w:szCs w:val="22"/>
              </w:rPr>
              <w:t>3</w:t>
            </w:r>
            <w:r w:rsidRPr="00277429">
              <w:rPr>
                <w:rFonts w:ascii="仿宋" w:eastAsia="仿宋" w:hAnsi="仿宋" w:cs="Times New Roman" w:hint="eastAsia"/>
                <w:color w:val="000000"/>
                <w:kern w:val="2"/>
                <w:sz w:val="22"/>
                <w:szCs w:val="22"/>
              </w:rPr>
              <w:t>-0</w:t>
            </w:r>
            <w:r w:rsidRPr="00277429">
              <w:rPr>
                <w:rFonts w:ascii="仿宋" w:eastAsia="仿宋" w:hAnsi="仿宋" w:cs="Times New Roman"/>
                <w:color w:val="000000"/>
                <w:kern w:val="2"/>
                <w:sz w:val="22"/>
                <w:szCs w:val="22"/>
              </w:rPr>
              <w:t>5</w:t>
            </w:r>
            <w:r w:rsidRPr="00277429">
              <w:rPr>
                <w:rFonts w:ascii="仿宋" w:eastAsia="仿宋" w:hAnsi="仿宋" w:cs="Times New Roman" w:hint="eastAsia"/>
                <w:color w:val="000000"/>
                <w:kern w:val="2"/>
                <w:sz w:val="22"/>
                <w:szCs w:val="22"/>
              </w:rPr>
              <w:t>-</w:t>
            </w:r>
            <w:r w:rsidRPr="00277429">
              <w:rPr>
                <w:rFonts w:ascii="仿宋" w:eastAsia="仿宋" w:hAnsi="仿宋" w:cs="Times New Roman"/>
                <w:color w:val="000000"/>
                <w:kern w:val="2"/>
                <w:sz w:val="22"/>
                <w:szCs w:val="22"/>
              </w:rPr>
              <w:t>05</w:t>
            </w:r>
          </w:p>
        </w:tc>
        <w:tc>
          <w:tcPr>
            <w:tcW w:w="1361" w:type="dxa"/>
            <w:shd w:val="clear" w:color="auto" w:fill="auto"/>
            <w:noWrap/>
            <w:vAlign w:val="center"/>
          </w:tcPr>
          <w:p w14:paraId="1CC5EA33" w14:textId="77777777" w:rsidR="000E44D4" w:rsidRPr="00277429" w:rsidRDefault="000E44D4" w:rsidP="000E44D4">
            <w:pPr>
              <w:widowControl w:val="0"/>
              <w:jc w:val="center"/>
              <w:rPr>
                <w:rFonts w:ascii="仿宋" w:eastAsia="仿宋" w:hAnsi="仿宋" w:cs="Times New Roman"/>
                <w:kern w:val="2"/>
                <w:sz w:val="22"/>
                <w:szCs w:val="22"/>
              </w:rPr>
            </w:pPr>
            <w:r w:rsidRPr="00277429">
              <w:rPr>
                <w:rFonts w:ascii="仿宋" w:eastAsia="仿宋" w:hAnsi="仿宋" w:cs="Times New Roman"/>
                <w:kern w:val="2"/>
                <w:sz w:val="22"/>
                <w:szCs w:val="22"/>
              </w:rPr>
              <w:t>2023-05-29</w:t>
            </w:r>
          </w:p>
        </w:tc>
        <w:tc>
          <w:tcPr>
            <w:tcW w:w="1361" w:type="dxa"/>
            <w:shd w:val="clear" w:color="auto" w:fill="auto"/>
            <w:noWrap/>
            <w:vAlign w:val="center"/>
          </w:tcPr>
          <w:p w14:paraId="6FB66AEF" w14:textId="77777777" w:rsidR="000E44D4" w:rsidRPr="00277429" w:rsidRDefault="000E44D4" w:rsidP="000E44D4">
            <w:pPr>
              <w:widowControl w:val="0"/>
              <w:jc w:val="center"/>
              <w:rPr>
                <w:rFonts w:ascii="仿宋" w:eastAsia="仿宋" w:hAnsi="仿宋" w:cs="Times New Roman"/>
                <w:color w:val="000000"/>
                <w:kern w:val="2"/>
                <w:sz w:val="22"/>
                <w:szCs w:val="22"/>
              </w:rPr>
            </w:pPr>
          </w:p>
        </w:tc>
      </w:tr>
      <w:tr w:rsidR="000E44D4" w:rsidRPr="00277429" w14:paraId="3F742259" w14:textId="77777777" w:rsidTr="00064442">
        <w:trPr>
          <w:trHeight w:val="276"/>
          <w:jc w:val="center"/>
        </w:trPr>
        <w:tc>
          <w:tcPr>
            <w:tcW w:w="1134" w:type="dxa"/>
            <w:vMerge/>
            <w:shd w:val="clear" w:color="auto" w:fill="auto"/>
            <w:noWrap/>
            <w:vAlign w:val="center"/>
          </w:tcPr>
          <w:p w14:paraId="325C6FF3" w14:textId="77777777" w:rsidR="000E44D4" w:rsidRPr="00277429" w:rsidRDefault="000E44D4" w:rsidP="000E44D4">
            <w:pPr>
              <w:widowControl w:val="0"/>
              <w:jc w:val="center"/>
              <w:rPr>
                <w:rFonts w:ascii="仿宋" w:eastAsia="仿宋" w:hAnsi="仿宋" w:cs="Times New Roman"/>
                <w:color w:val="000000"/>
                <w:kern w:val="2"/>
                <w:sz w:val="22"/>
                <w:szCs w:val="22"/>
              </w:rPr>
            </w:pPr>
          </w:p>
        </w:tc>
        <w:tc>
          <w:tcPr>
            <w:tcW w:w="709" w:type="dxa"/>
            <w:shd w:val="clear" w:color="auto" w:fill="auto"/>
            <w:noWrap/>
            <w:vAlign w:val="center"/>
          </w:tcPr>
          <w:p w14:paraId="1F3F9372" w14:textId="77777777" w:rsidR="000E44D4" w:rsidRPr="00277429" w:rsidRDefault="000E44D4" w:rsidP="000E44D4">
            <w:pPr>
              <w:widowControl w:val="0"/>
              <w:jc w:val="center"/>
              <w:rPr>
                <w:rFonts w:ascii="仿宋" w:eastAsia="仿宋" w:hAnsi="仿宋" w:cs="Times New Roman"/>
                <w:color w:val="000000"/>
                <w:kern w:val="2"/>
                <w:sz w:val="22"/>
                <w:szCs w:val="22"/>
              </w:rPr>
            </w:pPr>
            <w:r>
              <w:rPr>
                <w:rFonts w:ascii="仿宋" w:eastAsia="仿宋" w:hAnsi="仿宋" w:cs="Times New Roman" w:hint="eastAsia"/>
                <w:color w:val="000000"/>
                <w:kern w:val="2"/>
                <w:sz w:val="22"/>
                <w:szCs w:val="22"/>
              </w:rPr>
              <w:t>6</w:t>
            </w:r>
          </w:p>
        </w:tc>
        <w:tc>
          <w:tcPr>
            <w:tcW w:w="3763" w:type="dxa"/>
            <w:shd w:val="clear" w:color="auto" w:fill="auto"/>
            <w:noWrap/>
            <w:vAlign w:val="center"/>
          </w:tcPr>
          <w:p w14:paraId="650851E8" w14:textId="77777777" w:rsidR="000E44D4" w:rsidRPr="00277429" w:rsidRDefault="000E44D4" w:rsidP="000E44D4">
            <w:pPr>
              <w:widowControl w:val="0"/>
              <w:jc w:val="center"/>
              <w:rPr>
                <w:rFonts w:ascii="仿宋" w:eastAsia="仿宋" w:hAnsi="仿宋" w:cs="Times New Roman"/>
                <w:color w:val="000000"/>
                <w:kern w:val="2"/>
                <w:sz w:val="22"/>
                <w:szCs w:val="22"/>
              </w:rPr>
            </w:pPr>
            <w:r w:rsidRPr="00277429">
              <w:rPr>
                <w:rFonts w:ascii="仿宋" w:eastAsia="仿宋" w:hAnsi="仿宋" w:cs="Times New Roman" w:hint="eastAsia"/>
                <w:color w:val="000000"/>
                <w:kern w:val="2"/>
                <w:sz w:val="22"/>
                <w:szCs w:val="22"/>
              </w:rPr>
              <w:t>南方中证商用飞机高端制造主题交易型开放式指数证券投资基金</w:t>
            </w:r>
          </w:p>
        </w:tc>
        <w:tc>
          <w:tcPr>
            <w:tcW w:w="1701" w:type="dxa"/>
            <w:shd w:val="clear" w:color="auto" w:fill="auto"/>
            <w:noWrap/>
            <w:vAlign w:val="center"/>
          </w:tcPr>
          <w:p w14:paraId="0B3B14CA" w14:textId="77777777" w:rsidR="000E44D4" w:rsidRPr="00277429" w:rsidRDefault="000E44D4" w:rsidP="000E44D4">
            <w:pPr>
              <w:widowControl w:val="0"/>
              <w:jc w:val="center"/>
              <w:rPr>
                <w:rFonts w:ascii="仿宋" w:eastAsia="仿宋" w:hAnsi="仿宋" w:cs="Times New Roman"/>
                <w:color w:val="000000"/>
                <w:kern w:val="2"/>
                <w:sz w:val="22"/>
                <w:szCs w:val="22"/>
              </w:rPr>
            </w:pPr>
            <w:r w:rsidRPr="00277429">
              <w:rPr>
                <w:rFonts w:ascii="仿宋" w:eastAsia="仿宋" w:hAnsi="仿宋" w:cs="Times New Roman" w:hint="eastAsia"/>
                <w:color w:val="000000"/>
                <w:kern w:val="2"/>
                <w:sz w:val="22"/>
                <w:szCs w:val="22"/>
              </w:rPr>
              <w:t>股票ETF</w:t>
            </w:r>
          </w:p>
        </w:tc>
        <w:tc>
          <w:tcPr>
            <w:tcW w:w="1361" w:type="dxa"/>
            <w:shd w:val="clear" w:color="auto" w:fill="auto"/>
            <w:noWrap/>
            <w:vAlign w:val="center"/>
          </w:tcPr>
          <w:p w14:paraId="7499453F" w14:textId="77777777" w:rsidR="000E44D4" w:rsidRPr="00277429" w:rsidRDefault="000E44D4" w:rsidP="000E44D4">
            <w:pPr>
              <w:widowControl w:val="0"/>
              <w:jc w:val="center"/>
              <w:rPr>
                <w:rFonts w:ascii="仿宋" w:eastAsia="仿宋" w:hAnsi="仿宋" w:cs="Times New Roman"/>
                <w:kern w:val="2"/>
                <w:sz w:val="22"/>
                <w:szCs w:val="22"/>
              </w:rPr>
            </w:pPr>
            <w:r w:rsidRPr="00277429">
              <w:rPr>
                <w:rFonts w:ascii="仿宋" w:eastAsia="仿宋" w:hAnsi="仿宋" w:cs="Times New Roman" w:hint="eastAsia"/>
                <w:color w:val="000000"/>
                <w:kern w:val="2"/>
                <w:sz w:val="22"/>
                <w:szCs w:val="22"/>
              </w:rPr>
              <w:t>202</w:t>
            </w:r>
            <w:r w:rsidRPr="00277429">
              <w:rPr>
                <w:rFonts w:ascii="仿宋" w:eastAsia="仿宋" w:hAnsi="仿宋" w:cs="Times New Roman"/>
                <w:color w:val="000000"/>
                <w:kern w:val="2"/>
                <w:sz w:val="22"/>
                <w:szCs w:val="22"/>
              </w:rPr>
              <w:t>3</w:t>
            </w:r>
            <w:r w:rsidRPr="00277429">
              <w:rPr>
                <w:rFonts w:ascii="仿宋" w:eastAsia="仿宋" w:hAnsi="仿宋" w:cs="Times New Roman" w:hint="eastAsia"/>
                <w:color w:val="000000"/>
                <w:kern w:val="2"/>
                <w:sz w:val="22"/>
                <w:szCs w:val="22"/>
              </w:rPr>
              <w:t>-0</w:t>
            </w:r>
            <w:r w:rsidRPr="00277429">
              <w:rPr>
                <w:rFonts w:ascii="仿宋" w:eastAsia="仿宋" w:hAnsi="仿宋" w:cs="Times New Roman"/>
                <w:color w:val="000000"/>
                <w:kern w:val="2"/>
                <w:sz w:val="22"/>
                <w:szCs w:val="22"/>
              </w:rPr>
              <w:t>4</w:t>
            </w:r>
            <w:r w:rsidRPr="00277429">
              <w:rPr>
                <w:rFonts w:ascii="仿宋" w:eastAsia="仿宋" w:hAnsi="仿宋" w:cs="Times New Roman" w:hint="eastAsia"/>
                <w:color w:val="000000"/>
                <w:kern w:val="2"/>
                <w:sz w:val="22"/>
                <w:szCs w:val="22"/>
              </w:rPr>
              <w:t>-</w:t>
            </w:r>
            <w:r w:rsidRPr="00277429">
              <w:rPr>
                <w:rFonts w:ascii="仿宋" w:eastAsia="仿宋" w:hAnsi="仿宋" w:cs="Times New Roman"/>
                <w:color w:val="000000"/>
                <w:kern w:val="2"/>
                <w:sz w:val="22"/>
                <w:szCs w:val="22"/>
              </w:rPr>
              <w:t>04</w:t>
            </w:r>
          </w:p>
        </w:tc>
        <w:tc>
          <w:tcPr>
            <w:tcW w:w="1361" w:type="dxa"/>
            <w:shd w:val="clear" w:color="auto" w:fill="auto"/>
            <w:noWrap/>
            <w:vAlign w:val="center"/>
          </w:tcPr>
          <w:p w14:paraId="3702871C" w14:textId="77777777" w:rsidR="000E44D4" w:rsidRPr="00277429" w:rsidRDefault="000E44D4" w:rsidP="000E44D4">
            <w:pPr>
              <w:widowControl w:val="0"/>
              <w:jc w:val="center"/>
              <w:rPr>
                <w:rFonts w:ascii="仿宋" w:eastAsia="仿宋" w:hAnsi="仿宋" w:cs="Times New Roman"/>
                <w:kern w:val="2"/>
                <w:sz w:val="22"/>
                <w:szCs w:val="22"/>
              </w:rPr>
            </w:pPr>
            <w:r w:rsidRPr="00277429">
              <w:rPr>
                <w:rFonts w:ascii="仿宋" w:eastAsia="仿宋" w:hAnsi="仿宋" w:cs="Times New Roman"/>
                <w:kern w:val="2"/>
                <w:sz w:val="22"/>
                <w:szCs w:val="22"/>
              </w:rPr>
              <w:t>2023-05-10</w:t>
            </w:r>
          </w:p>
        </w:tc>
        <w:tc>
          <w:tcPr>
            <w:tcW w:w="1361" w:type="dxa"/>
            <w:shd w:val="clear" w:color="auto" w:fill="auto"/>
            <w:noWrap/>
            <w:vAlign w:val="center"/>
          </w:tcPr>
          <w:p w14:paraId="77061582" w14:textId="77777777" w:rsidR="000E44D4" w:rsidRPr="00277429" w:rsidRDefault="000E44D4" w:rsidP="000E44D4">
            <w:pPr>
              <w:widowControl w:val="0"/>
              <w:jc w:val="center"/>
              <w:rPr>
                <w:rFonts w:ascii="仿宋" w:eastAsia="仿宋" w:hAnsi="仿宋" w:cs="Times New Roman"/>
                <w:color w:val="000000"/>
                <w:kern w:val="2"/>
                <w:sz w:val="22"/>
                <w:szCs w:val="22"/>
              </w:rPr>
            </w:pPr>
          </w:p>
        </w:tc>
      </w:tr>
      <w:tr w:rsidR="000E44D4" w:rsidRPr="00277429" w14:paraId="1D15B97B" w14:textId="77777777" w:rsidTr="00064442">
        <w:trPr>
          <w:trHeight w:val="276"/>
          <w:jc w:val="center"/>
        </w:trPr>
        <w:tc>
          <w:tcPr>
            <w:tcW w:w="1134" w:type="dxa"/>
            <w:vMerge/>
            <w:shd w:val="clear" w:color="auto" w:fill="auto"/>
            <w:noWrap/>
            <w:vAlign w:val="center"/>
          </w:tcPr>
          <w:p w14:paraId="65568F90" w14:textId="77777777" w:rsidR="000E44D4" w:rsidRPr="00277429" w:rsidRDefault="000E44D4" w:rsidP="000E44D4">
            <w:pPr>
              <w:widowControl w:val="0"/>
              <w:jc w:val="center"/>
              <w:rPr>
                <w:rFonts w:ascii="仿宋" w:eastAsia="仿宋" w:hAnsi="仿宋" w:cs="Times New Roman"/>
                <w:color w:val="000000"/>
                <w:kern w:val="2"/>
                <w:sz w:val="22"/>
                <w:szCs w:val="22"/>
              </w:rPr>
            </w:pPr>
          </w:p>
        </w:tc>
        <w:tc>
          <w:tcPr>
            <w:tcW w:w="709" w:type="dxa"/>
            <w:shd w:val="clear" w:color="auto" w:fill="auto"/>
            <w:noWrap/>
            <w:vAlign w:val="center"/>
          </w:tcPr>
          <w:p w14:paraId="44CE8258" w14:textId="77777777" w:rsidR="000E44D4" w:rsidRPr="00277429" w:rsidRDefault="000E44D4" w:rsidP="000E44D4">
            <w:pPr>
              <w:widowControl w:val="0"/>
              <w:jc w:val="center"/>
              <w:rPr>
                <w:rFonts w:ascii="仿宋" w:eastAsia="仿宋" w:hAnsi="仿宋" w:cs="Times New Roman"/>
                <w:color w:val="000000"/>
                <w:kern w:val="2"/>
                <w:sz w:val="22"/>
                <w:szCs w:val="22"/>
              </w:rPr>
            </w:pPr>
            <w:r>
              <w:rPr>
                <w:rFonts w:ascii="仿宋" w:eastAsia="仿宋" w:hAnsi="仿宋" w:cs="Times New Roman" w:hint="eastAsia"/>
                <w:color w:val="000000"/>
                <w:kern w:val="2"/>
                <w:sz w:val="22"/>
                <w:szCs w:val="22"/>
              </w:rPr>
              <w:t>7</w:t>
            </w:r>
          </w:p>
        </w:tc>
        <w:tc>
          <w:tcPr>
            <w:tcW w:w="3763" w:type="dxa"/>
            <w:shd w:val="clear" w:color="auto" w:fill="auto"/>
            <w:noWrap/>
            <w:vAlign w:val="center"/>
          </w:tcPr>
          <w:p w14:paraId="416B4D8C" w14:textId="77777777" w:rsidR="000E44D4" w:rsidRPr="00277429" w:rsidRDefault="000E44D4" w:rsidP="000E44D4">
            <w:pPr>
              <w:widowControl w:val="0"/>
              <w:jc w:val="center"/>
              <w:rPr>
                <w:rFonts w:ascii="仿宋" w:eastAsia="仿宋" w:hAnsi="仿宋" w:cs="Times New Roman"/>
                <w:color w:val="000000"/>
                <w:kern w:val="2"/>
                <w:sz w:val="22"/>
                <w:szCs w:val="22"/>
              </w:rPr>
            </w:pPr>
            <w:r w:rsidRPr="00277429">
              <w:rPr>
                <w:rFonts w:ascii="仿宋" w:eastAsia="仿宋" w:hAnsi="仿宋" w:cs="Times New Roman" w:hint="eastAsia"/>
                <w:color w:val="000000"/>
                <w:kern w:val="2"/>
                <w:sz w:val="22"/>
                <w:szCs w:val="22"/>
              </w:rPr>
              <w:t>南方中证主要消费交易型开放式指数证券投资基金发起式联接基金</w:t>
            </w:r>
          </w:p>
        </w:tc>
        <w:tc>
          <w:tcPr>
            <w:tcW w:w="1701" w:type="dxa"/>
            <w:shd w:val="clear" w:color="auto" w:fill="auto"/>
            <w:noWrap/>
            <w:vAlign w:val="center"/>
          </w:tcPr>
          <w:p w14:paraId="4C8ADD0F" w14:textId="77777777" w:rsidR="000E44D4" w:rsidRPr="00277429" w:rsidRDefault="000E44D4" w:rsidP="000E44D4">
            <w:pPr>
              <w:widowControl w:val="0"/>
              <w:jc w:val="center"/>
              <w:rPr>
                <w:rFonts w:ascii="仿宋" w:eastAsia="仿宋" w:hAnsi="仿宋" w:cs="Times New Roman"/>
                <w:color w:val="000000"/>
                <w:kern w:val="2"/>
                <w:sz w:val="22"/>
                <w:szCs w:val="22"/>
              </w:rPr>
            </w:pPr>
            <w:r w:rsidRPr="00277429">
              <w:rPr>
                <w:rFonts w:ascii="仿宋" w:eastAsia="仿宋" w:hAnsi="仿宋" w:cs="Arial" w:hint="eastAsia"/>
                <w:kern w:val="2"/>
                <w:sz w:val="22"/>
                <w:szCs w:val="22"/>
              </w:rPr>
              <w:t>股票E</w:t>
            </w:r>
            <w:r w:rsidRPr="00277429">
              <w:rPr>
                <w:rFonts w:ascii="仿宋" w:eastAsia="仿宋" w:hAnsi="仿宋" w:cs="Arial"/>
                <w:kern w:val="2"/>
                <w:sz w:val="22"/>
                <w:szCs w:val="22"/>
              </w:rPr>
              <w:t>TF</w:t>
            </w:r>
            <w:r w:rsidRPr="00277429">
              <w:rPr>
                <w:rFonts w:ascii="仿宋" w:eastAsia="仿宋" w:hAnsi="仿宋" w:cs="Arial" w:hint="eastAsia"/>
                <w:kern w:val="2"/>
                <w:sz w:val="22"/>
                <w:szCs w:val="22"/>
              </w:rPr>
              <w:t>联接</w:t>
            </w:r>
          </w:p>
        </w:tc>
        <w:tc>
          <w:tcPr>
            <w:tcW w:w="1361" w:type="dxa"/>
            <w:shd w:val="clear" w:color="auto" w:fill="auto"/>
            <w:noWrap/>
            <w:vAlign w:val="center"/>
          </w:tcPr>
          <w:p w14:paraId="064F6331" w14:textId="77777777" w:rsidR="000E44D4" w:rsidRPr="00277429" w:rsidRDefault="000E44D4" w:rsidP="000E44D4">
            <w:pPr>
              <w:widowControl w:val="0"/>
              <w:jc w:val="center"/>
              <w:rPr>
                <w:rFonts w:ascii="仿宋" w:eastAsia="仿宋" w:hAnsi="仿宋" w:cs="Times New Roman"/>
                <w:kern w:val="2"/>
                <w:sz w:val="22"/>
                <w:szCs w:val="22"/>
              </w:rPr>
            </w:pPr>
            <w:r w:rsidRPr="00277429">
              <w:rPr>
                <w:rFonts w:ascii="仿宋" w:eastAsia="仿宋" w:hAnsi="仿宋" w:cs="Times New Roman" w:hint="eastAsia"/>
                <w:kern w:val="2"/>
                <w:sz w:val="22"/>
                <w:szCs w:val="22"/>
              </w:rPr>
              <w:t>2</w:t>
            </w:r>
            <w:r w:rsidRPr="00277429">
              <w:rPr>
                <w:rFonts w:ascii="仿宋" w:eastAsia="仿宋" w:hAnsi="仿宋" w:cs="Times New Roman"/>
                <w:kern w:val="2"/>
                <w:sz w:val="22"/>
                <w:szCs w:val="22"/>
              </w:rPr>
              <w:t>023</w:t>
            </w:r>
            <w:r w:rsidRPr="00277429">
              <w:rPr>
                <w:rFonts w:ascii="仿宋" w:eastAsia="仿宋" w:hAnsi="仿宋" w:cs="Times New Roman" w:hint="eastAsia"/>
                <w:kern w:val="2"/>
                <w:sz w:val="22"/>
                <w:szCs w:val="22"/>
              </w:rPr>
              <w:t>-</w:t>
            </w:r>
            <w:r w:rsidRPr="00277429">
              <w:rPr>
                <w:rFonts w:ascii="仿宋" w:eastAsia="仿宋" w:hAnsi="仿宋" w:cs="Times New Roman"/>
                <w:kern w:val="2"/>
                <w:sz w:val="22"/>
                <w:szCs w:val="22"/>
              </w:rPr>
              <w:t>03</w:t>
            </w:r>
            <w:r w:rsidRPr="00277429">
              <w:rPr>
                <w:rFonts w:ascii="仿宋" w:eastAsia="仿宋" w:hAnsi="仿宋" w:cs="Times New Roman" w:hint="eastAsia"/>
                <w:kern w:val="2"/>
                <w:sz w:val="22"/>
                <w:szCs w:val="22"/>
              </w:rPr>
              <w:t>-</w:t>
            </w:r>
            <w:r w:rsidRPr="00277429">
              <w:rPr>
                <w:rFonts w:ascii="仿宋" w:eastAsia="仿宋" w:hAnsi="仿宋" w:cs="Times New Roman"/>
                <w:kern w:val="2"/>
                <w:sz w:val="22"/>
                <w:szCs w:val="22"/>
              </w:rPr>
              <w:t>27</w:t>
            </w:r>
          </w:p>
        </w:tc>
        <w:tc>
          <w:tcPr>
            <w:tcW w:w="1361" w:type="dxa"/>
            <w:shd w:val="clear" w:color="auto" w:fill="auto"/>
            <w:noWrap/>
            <w:vAlign w:val="center"/>
          </w:tcPr>
          <w:p w14:paraId="2E9D0101" w14:textId="77777777" w:rsidR="000E44D4" w:rsidRPr="00277429" w:rsidRDefault="000E44D4" w:rsidP="000E44D4">
            <w:pPr>
              <w:widowControl w:val="0"/>
              <w:jc w:val="center"/>
              <w:rPr>
                <w:rFonts w:ascii="仿宋" w:eastAsia="仿宋" w:hAnsi="仿宋" w:cs="Times New Roman"/>
                <w:kern w:val="2"/>
                <w:sz w:val="22"/>
                <w:szCs w:val="22"/>
              </w:rPr>
            </w:pPr>
            <w:r w:rsidRPr="00277429">
              <w:rPr>
                <w:rFonts w:ascii="仿宋" w:eastAsia="仿宋" w:hAnsi="仿宋" w:cs="Times New Roman"/>
                <w:kern w:val="2"/>
                <w:sz w:val="22"/>
                <w:szCs w:val="22"/>
              </w:rPr>
              <w:t>2023-04-12</w:t>
            </w:r>
          </w:p>
        </w:tc>
        <w:tc>
          <w:tcPr>
            <w:tcW w:w="1361" w:type="dxa"/>
            <w:shd w:val="clear" w:color="auto" w:fill="auto"/>
            <w:noWrap/>
            <w:vAlign w:val="center"/>
          </w:tcPr>
          <w:p w14:paraId="583C51AA" w14:textId="77777777" w:rsidR="000E44D4" w:rsidRPr="00277429" w:rsidRDefault="000E44D4" w:rsidP="000E44D4">
            <w:pPr>
              <w:widowControl w:val="0"/>
              <w:jc w:val="center"/>
              <w:rPr>
                <w:rFonts w:ascii="仿宋" w:eastAsia="仿宋" w:hAnsi="仿宋" w:cs="Times New Roman"/>
                <w:color w:val="000000"/>
                <w:kern w:val="2"/>
                <w:sz w:val="22"/>
                <w:szCs w:val="22"/>
              </w:rPr>
            </w:pPr>
          </w:p>
        </w:tc>
      </w:tr>
      <w:tr w:rsidR="000E44D4" w:rsidRPr="00277429" w14:paraId="0B928D60" w14:textId="77777777" w:rsidTr="00064442">
        <w:trPr>
          <w:trHeight w:val="276"/>
          <w:jc w:val="center"/>
        </w:trPr>
        <w:tc>
          <w:tcPr>
            <w:tcW w:w="1134" w:type="dxa"/>
            <w:vMerge/>
            <w:shd w:val="clear" w:color="auto" w:fill="auto"/>
            <w:noWrap/>
            <w:vAlign w:val="center"/>
            <w:hideMark/>
          </w:tcPr>
          <w:p w14:paraId="65796B8A" w14:textId="77777777" w:rsidR="000E44D4" w:rsidRPr="00277429" w:rsidRDefault="000E44D4" w:rsidP="000E44D4">
            <w:pPr>
              <w:widowControl w:val="0"/>
              <w:jc w:val="center"/>
              <w:rPr>
                <w:rFonts w:ascii="仿宋" w:eastAsia="仿宋" w:hAnsi="仿宋" w:cs="Times New Roman"/>
                <w:color w:val="000000"/>
                <w:kern w:val="2"/>
                <w:sz w:val="22"/>
                <w:szCs w:val="22"/>
              </w:rPr>
            </w:pPr>
          </w:p>
        </w:tc>
        <w:tc>
          <w:tcPr>
            <w:tcW w:w="709" w:type="dxa"/>
            <w:shd w:val="clear" w:color="auto" w:fill="auto"/>
            <w:noWrap/>
            <w:vAlign w:val="center"/>
          </w:tcPr>
          <w:p w14:paraId="7E1F6E63" w14:textId="77777777" w:rsidR="000E44D4" w:rsidRPr="00277429" w:rsidRDefault="0095033B" w:rsidP="000E44D4">
            <w:pPr>
              <w:widowControl w:val="0"/>
              <w:jc w:val="center"/>
              <w:rPr>
                <w:rFonts w:ascii="仿宋" w:eastAsia="仿宋" w:hAnsi="仿宋" w:cs="Times New Roman"/>
                <w:color w:val="000000"/>
                <w:kern w:val="2"/>
                <w:sz w:val="22"/>
                <w:szCs w:val="22"/>
              </w:rPr>
            </w:pPr>
            <w:r>
              <w:rPr>
                <w:rFonts w:ascii="仿宋" w:eastAsia="仿宋" w:hAnsi="仿宋" w:cs="Times New Roman" w:hint="eastAsia"/>
                <w:color w:val="000000"/>
                <w:kern w:val="2"/>
                <w:sz w:val="22"/>
                <w:szCs w:val="22"/>
              </w:rPr>
              <w:t>8</w:t>
            </w:r>
          </w:p>
        </w:tc>
        <w:tc>
          <w:tcPr>
            <w:tcW w:w="3763" w:type="dxa"/>
            <w:shd w:val="clear" w:color="auto" w:fill="auto"/>
            <w:noWrap/>
            <w:vAlign w:val="center"/>
          </w:tcPr>
          <w:p w14:paraId="16DAC354" w14:textId="77777777" w:rsidR="000E44D4" w:rsidRPr="00277429" w:rsidRDefault="000E44D4" w:rsidP="000E44D4">
            <w:pPr>
              <w:widowControl w:val="0"/>
              <w:jc w:val="center"/>
              <w:rPr>
                <w:rFonts w:ascii="仿宋" w:eastAsia="仿宋" w:hAnsi="仿宋" w:cs="Times New Roman"/>
                <w:color w:val="000000"/>
                <w:kern w:val="2"/>
                <w:sz w:val="22"/>
                <w:szCs w:val="22"/>
              </w:rPr>
            </w:pPr>
            <w:r w:rsidRPr="00277429">
              <w:rPr>
                <w:rFonts w:ascii="仿宋" w:eastAsia="仿宋" w:hAnsi="仿宋" w:cs="Times New Roman" w:hint="eastAsia"/>
                <w:color w:val="000000"/>
                <w:kern w:val="2"/>
                <w:sz w:val="22"/>
                <w:szCs w:val="22"/>
              </w:rPr>
              <w:t>南方全球电动驾驶交易型开放式指数证券投资基金（QDII）</w:t>
            </w:r>
          </w:p>
        </w:tc>
        <w:tc>
          <w:tcPr>
            <w:tcW w:w="1701" w:type="dxa"/>
            <w:shd w:val="clear" w:color="auto" w:fill="auto"/>
            <w:noWrap/>
            <w:vAlign w:val="center"/>
          </w:tcPr>
          <w:p w14:paraId="61842EA0" w14:textId="77777777" w:rsidR="000E44D4" w:rsidRPr="00277429" w:rsidRDefault="000E44D4" w:rsidP="000E44D4">
            <w:pPr>
              <w:widowControl w:val="0"/>
              <w:jc w:val="center"/>
              <w:rPr>
                <w:rFonts w:ascii="仿宋" w:eastAsia="仿宋" w:hAnsi="仿宋" w:cs="Times New Roman"/>
                <w:color w:val="000000"/>
                <w:kern w:val="2"/>
                <w:sz w:val="22"/>
                <w:szCs w:val="22"/>
              </w:rPr>
            </w:pPr>
            <w:r w:rsidRPr="00277429">
              <w:rPr>
                <w:rFonts w:ascii="仿宋" w:eastAsia="仿宋" w:hAnsi="仿宋" w:cs="Times New Roman" w:hint="eastAsia"/>
                <w:color w:val="000000"/>
                <w:kern w:val="2"/>
                <w:sz w:val="22"/>
                <w:szCs w:val="22"/>
              </w:rPr>
              <w:t>QDII股票ETF</w:t>
            </w:r>
          </w:p>
        </w:tc>
        <w:tc>
          <w:tcPr>
            <w:tcW w:w="1361" w:type="dxa"/>
            <w:shd w:val="clear" w:color="auto" w:fill="auto"/>
            <w:noWrap/>
            <w:vAlign w:val="center"/>
          </w:tcPr>
          <w:p w14:paraId="26FDAA69" w14:textId="77777777" w:rsidR="000E44D4" w:rsidRPr="00277429" w:rsidRDefault="000E44D4" w:rsidP="000E44D4">
            <w:pPr>
              <w:widowControl w:val="0"/>
              <w:jc w:val="center"/>
              <w:rPr>
                <w:rFonts w:ascii="仿宋" w:eastAsia="仿宋" w:hAnsi="仿宋" w:cs="Times New Roman"/>
                <w:color w:val="000000"/>
                <w:kern w:val="2"/>
                <w:sz w:val="22"/>
                <w:szCs w:val="22"/>
              </w:rPr>
            </w:pPr>
            <w:r w:rsidRPr="00277429">
              <w:rPr>
                <w:rFonts w:ascii="仿宋" w:eastAsia="仿宋" w:hAnsi="仿宋" w:cs="Times New Roman"/>
                <w:kern w:val="2"/>
                <w:sz w:val="22"/>
                <w:szCs w:val="22"/>
              </w:rPr>
              <w:t>2023-01-06</w:t>
            </w:r>
          </w:p>
        </w:tc>
        <w:tc>
          <w:tcPr>
            <w:tcW w:w="1361" w:type="dxa"/>
            <w:shd w:val="clear" w:color="auto" w:fill="auto"/>
            <w:noWrap/>
            <w:vAlign w:val="center"/>
          </w:tcPr>
          <w:p w14:paraId="6C7F4267" w14:textId="77777777" w:rsidR="000E44D4" w:rsidRPr="00277429" w:rsidRDefault="000E44D4" w:rsidP="000E44D4">
            <w:pPr>
              <w:widowControl w:val="0"/>
              <w:jc w:val="center"/>
              <w:rPr>
                <w:rFonts w:ascii="仿宋" w:eastAsia="仿宋" w:hAnsi="仿宋" w:cs="Times New Roman"/>
                <w:color w:val="000000"/>
                <w:kern w:val="2"/>
                <w:sz w:val="22"/>
                <w:szCs w:val="22"/>
              </w:rPr>
            </w:pPr>
            <w:r w:rsidRPr="00277429">
              <w:rPr>
                <w:rFonts w:ascii="仿宋" w:eastAsia="仿宋" w:hAnsi="仿宋" w:cs="Times New Roman"/>
                <w:kern w:val="2"/>
                <w:sz w:val="22"/>
                <w:szCs w:val="22"/>
              </w:rPr>
              <w:t>2023-01-13</w:t>
            </w:r>
          </w:p>
        </w:tc>
        <w:tc>
          <w:tcPr>
            <w:tcW w:w="1361" w:type="dxa"/>
            <w:shd w:val="clear" w:color="auto" w:fill="auto"/>
            <w:noWrap/>
            <w:vAlign w:val="center"/>
          </w:tcPr>
          <w:p w14:paraId="69235576" w14:textId="77777777" w:rsidR="000E44D4" w:rsidRPr="00277429" w:rsidRDefault="000E44D4" w:rsidP="000E44D4">
            <w:pPr>
              <w:widowControl w:val="0"/>
              <w:jc w:val="center"/>
              <w:rPr>
                <w:rFonts w:ascii="仿宋" w:eastAsia="仿宋" w:hAnsi="仿宋" w:cs="Times New Roman"/>
                <w:color w:val="000000"/>
                <w:kern w:val="2"/>
                <w:sz w:val="22"/>
                <w:szCs w:val="22"/>
              </w:rPr>
            </w:pPr>
          </w:p>
        </w:tc>
      </w:tr>
      <w:tr w:rsidR="000E44D4" w:rsidRPr="00277429" w14:paraId="35F83F06" w14:textId="77777777" w:rsidTr="00064442">
        <w:trPr>
          <w:trHeight w:val="276"/>
          <w:jc w:val="center"/>
        </w:trPr>
        <w:tc>
          <w:tcPr>
            <w:tcW w:w="1134" w:type="dxa"/>
            <w:vMerge/>
            <w:shd w:val="clear" w:color="auto" w:fill="auto"/>
            <w:noWrap/>
            <w:vAlign w:val="center"/>
          </w:tcPr>
          <w:p w14:paraId="104658DF" w14:textId="77777777" w:rsidR="000E44D4" w:rsidRPr="00277429" w:rsidRDefault="000E44D4" w:rsidP="000E44D4">
            <w:pPr>
              <w:widowControl w:val="0"/>
              <w:jc w:val="center"/>
              <w:rPr>
                <w:rFonts w:ascii="仿宋" w:eastAsia="仿宋" w:hAnsi="仿宋" w:cs="Times New Roman"/>
                <w:color w:val="000000"/>
                <w:kern w:val="2"/>
                <w:sz w:val="22"/>
                <w:szCs w:val="22"/>
              </w:rPr>
            </w:pPr>
          </w:p>
        </w:tc>
        <w:tc>
          <w:tcPr>
            <w:tcW w:w="709" w:type="dxa"/>
            <w:shd w:val="clear" w:color="auto" w:fill="auto"/>
            <w:noWrap/>
            <w:vAlign w:val="center"/>
          </w:tcPr>
          <w:p w14:paraId="75CC10F1" w14:textId="77777777" w:rsidR="000E44D4" w:rsidRPr="002E1323" w:rsidRDefault="000F24EB" w:rsidP="000E44D4">
            <w:pPr>
              <w:widowControl w:val="0"/>
              <w:jc w:val="center"/>
              <w:rPr>
                <w:rFonts w:ascii="仿宋" w:eastAsia="仿宋" w:hAnsi="仿宋" w:cs="Times New Roman"/>
                <w:kern w:val="2"/>
                <w:sz w:val="22"/>
                <w:szCs w:val="22"/>
              </w:rPr>
            </w:pPr>
            <w:r>
              <w:rPr>
                <w:rFonts w:ascii="仿宋" w:eastAsia="仿宋" w:hAnsi="仿宋" w:cs="Times New Roman" w:hint="eastAsia"/>
                <w:kern w:val="2"/>
                <w:sz w:val="22"/>
                <w:szCs w:val="22"/>
              </w:rPr>
              <w:t>9</w:t>
            </w:r>
          </w:p>
        </w:tc>
        <w:tc>
          <w:tcPr>
            <w:tcW w:w="3763" w:type="dxa"/>
            <w:shd w:val="clear" w:color="auto" w:fill="auto"/>
            <w:noWrap/>
            <w:vAlign w:val="center"/>
          </w:tcPr>
          <w:p w14:paraId="30B2D4A7" w14:textId="77777777" w:rsidR="000E44D4" w:rsidRPr="002E1323" w:rsidRDefault="000E44D4" w:rsidP="000E44D4">
            <w:pPr>
              <w:widowControl w:val="0"/>
              <w:jc w:val="center"/>
              <w:rPr>
                <w:rFonts w:ascii="仿宋" w:eastAsia="仿宋" w:hAnsi="仿宋" w:cs="Times New Roman"/>
                <w:kern w:val="2"/>
                <w:sz w:val="22"/>
                <w:szCs w:val="22"/>
              </w:rPr>
            </w:pPr>
            <w:r w:rsidRPr="002E1323">
              <w:rPr>
                <w:rFonts w:ascii="仿宋" w:eastAsia="仿宋" w:hAnsi="仿宋" w:cs="Times New Roman" w:hint="eastAsia"/>
                <w:kern w:val="2"/>
                <w:sz w:val="22"/>
                <w:szCs w:val="22"/>
              </w:rPr>
              <w:t>南方中</w:t>
            </w:r>
            <w:proofErr w:type="gramStart"/>
            <w:r w:rsidRPr="002E1323">
              <w:rPr>
                <w:rFonts w:ascii="仿宋" w:eastAsia="仿宋" w:hAnsi="仿宋" w:cs="Times New Roman" w:hint="eastAsia"/>
                <w:kern w:val="2"/>
                <w:sz w:val="22"/>
                <w:szCs w:val="22"/>
              </w:rPr>
              <w:t>证短融</w:t>
            </w:r>
            <w:proofErr w:type="gramEnd"/>
            <w:r w:rsidRPr="002E1323">
              <w:rPr>
                <w:rFonts w:ascii="仿宋" w:eastAsia="仿宋" w:hAnsi="仿宋" w:cs="Times New Roman"/>
                <w:kern w:val="2"/>
                <w:sz w:val="22"/>
                <w:szCs w:val="22"/>
              </w:rPr>
              <w:t>AAA交易型开放式指数证券投资基金</w:t>
            </w:r>
          </w:p>
        </w:tc>
        <w:tc>
          <w:tcPr>
            <w:tcW w:w="1701" w:type="dxa"/>
            <w:shd w:val="clear" w:color="auto" w:fill="auto"/>
            <w:noWrap/>
            <w:vAlign w:val="center"/>
          </w:tcPr>
          <w:p w14:paraId="5794E21C" w14:textId="77777777" w:rsidR="000E44D4" w:rsidRPr="002E1323" w:rsidRDefault="000E44D4" w:rsidP="000E44D4">
            <w:pPr>
              <w:widowControl w:val="0"/>
              <w:jc w:val="center"/>
              <w:rPr>
                <w:rFonts w:ascii="仿宋" w:eastAsia="仿宋" w:hAnsi="仿宋" w:cs="Times New Roman"/>
                <w:kern w:val="2"/>
                <w:sz w:val="22"/>
                <w:szCs w:val="22"/>
              </w:rPr>
            </w:pPr>
            <w:r w:rsidRPr="002E1323">
              <w:rPr>
                <w:rFonts w:ascii="仿宋" w:eastAsia="仿宋" w:hAnsi="仿宋" w:cs="Times New Roman"/>
                <w:kern w:val="2"/>
                <w:sz w:val="22"/>
                <w:szCs w:val="22"/>
              </w:rPr>
              <w:t>ETF</w:t>
            </w:r>
          </w:p>
        </w:tc>
        <w:tc>
          <w:tcPr>
            <w:tcW w:w="1361" w:type="dxa"/>
            <w:shd w:val="clear" w:color="auto" w:fill="auto"/>
            <w:noWrap/>
            <w:vAlign w:val="center"/>
          </w:tcPr>
          <w:p w14:paraId="05B3250A" w14:textId="77777777" w:rsidR="000E44D4" w:rsidRPr="002E1323" w:rsidRDefault="000E44D4" w:rsidP="000E44D4">
            <w:pPr>
              <w:widowControl w:val="0"/>
              <w:jc w:val="center"/>
              <w:rPr>
                <w:rFonts w:ascii="仿宋" w:eastAsia="仿宋" w:hAnsi="仿宋" w:cs="Times New Roman"/>
                <w:kern w:val="2"/>
                <w:sz w:val="22"/>
                <w:szCs w:val="22"/>
              </w:rPr>
            </w:pPr>
            <w:r w:rsidRPr="000F24EB">
              <w:rPr>
                <w:rFonts w:ascii="仿宋" w:eastAsia="仿宋" w:hAnsi="仿宋" w:cs="Times New Roman"/>
                <w:kern w:val="2"/>
                <w:sz w:val="22"/>
                <w:szCs w:val="22"/>
              </w:rPr>
              <w:t>2022-05-16</w:t>
            </w:r>
          </w:p>
        </w:tc>
        <w:tc>
          <w:tcPr>
            <w:tcW w:w="1361" w:type="dxa"/>
            <w:shd w:val="clear" w:color="auto" w:fill="auto"/>
            <w:noWrap/>
            <w:vAlign w:val="center"/>
          </w:tcPr>
          <w:p w14:paraId="44A0B471" w14:textId="77777777" w:rsidR="000E44D4" w:rsidRPr="002E1323" w:rsidRDefault="000E44D4" w:rsidP="000E44D4">
            <w:pPr>
              <w:widowControl w:val="0"/>
              <w:jc w:val="center"/>
              <w:rPr>
                <w:rFonts w:ascii="仿宋" w:eastAsia="仿宋" w:hAnsi="仿宋" w:cs="Times New Roman"/>
                <w:kern w:val="2"/>
                <w:sz w:val="22"/>
                <w:szCs w:val="22"/>
              </w:rPr>
            </w:pPr>
            <w:r w:rsidRPr="000F24EB">
              <w:rPr>
                <w:rFonts w:ascii="仿宋" w:eastAsia="仿宋" w:hAnsi="仿宋" w:cs="Times New Roman"/>
                <w:kern w:val="2"/>
                <w:sz w:val="22"/>
                <w:szCs w:val="22"/>
              </w:rPr>
              <w:t>2022-05-24</w:t>
            </w:r>
          </w:p>
        </w:tc>
        <w:tc>
          <w:tcPr>
            <w:tcW w:w="1361" w:type="dxa"/>
            <w:shd w:val="clear" w:color="auto" w:fill="auto"/>
            <w:noWrap/>
            <w:vAlign w:val="center"/>
          </w:tcPr>
          <w:p w14:paraId="64373BA6" w14:textId="77777777" w:rsidR="000E44D4" w:rsidRPr="00277429" w:rsidRDefault="000E44D4" w:rsidP="000E44D4">
            <w:pPr>
              <w:widowControl w:val="0"/>
              <w:jc w:val="center"/>
              <w:rPr>
                <w:rFonts w:ascii="仿宋" w:eastAsia="仿宋" w:hAnsi="仿宋" w:cs="Times New Roman"/>
                <w:color w:val="000000"/>
                <w:kern w:val="2"/>
                <w:sz w:val="22"/>
                <w:szCs w:val="22"/>
              </w:rPr>
            </w:pPr>
          </w:p>
        </w:tc>
      </w:tr>
      <w:tr w:rsidR="000E44D4" w:rsidRPr="00277429" w14:paraId="54A710A9" w14:textId="77777777" w:rsidTr="00064442">
        <w:trPr>
          <w:trHeight w:val="276"/>
          <w:jc w:val="center"/>
        </w:trPr>
        <w:tc>
          <w:tcPr>
            <w:tcW w:w="1134" w:type="dxa"/>
            <w:vMerge/>
            <w:shd w:val="clear" w:color="auto" w:fill="auto"/>
            <w:noWrap/>
            <w:vAlign w:val="center"/>
          </w:tcPr>
          <w:p w14:paraId="0F969C5A" w14:textId="77777777" w:rsidR="000E44D4" w:rsidRPr="00277429" w:rsidRDefault="000E44D4" w:rsidP="000E44D4">
            <w:pPr>
              <w:widowControl w:val="0"/>
              <w:jc w:val="center"/>
              <w:rPr>
                <w:rFonts w:ascii="仿宋" w:eastAsia="仿宋" w:hAnsi="仿宋" w:cs="Times New Roman"/>
                <w:color w:val="000000"/>
                <w:kern w:val="2"/>
                <w:sz w:val="22"/>
                <w:szCs w:val="22"/>
              </w:rPr>
            </w:pPr>
          </w:p>
        </w:tc>
        <w:tc>
          <w:tcPr>
            <w:tcW w:w="709" w:type="dxa"/>
            <w:shd w:val="clear" w:color="auto" w:fill="auto"/>
            <w:noWrap/>
            <w:vAlign w:val="center"/>
          </w:tcPr>
          <w:p w14:paraId="1FF8F400" w14:textId="77777777" w:rsidR="000E44D4" w:rsidRPr="00277429" w:rsidRDefault="000F24EB" w:rsidP="000E44D4">
            <w:pPr>
              <w:widowControl w:val="0"/>
              <w:jc w:val="center"/>
              <w:rPr>
                <w:rFonts w:ascii="仿宋" w:eastAsia="仿宋" w:hAnsi="仿宋" w:cs="Times New Roman"/>
                <w:color w:val="000000"/>
                <w:kern w:val="2"/>
                <w:sz w:val="22"/>
                <w:szCs w:val="22"/>
              </w:rPr>
            </w:pPr>
            <w:r>
              <w:rPr>
                <w:rFonts w:ascii="仿宋" w:eastAsia="仿宋" w:hAnsi="仿宋" w:cs="Times New Roman" w:hint="eastAsia"/>
                <w:color w:val="000000"/>
                <w:kern w:val="2"/>
                <w:sz w:val="22"/>
                <w:szCs w:val="22"/>
              </w:rPr>
              <w:t>10</w:t>
            </w:r>
          </w:p>
        </w:tc>
        <w:tc>
          <w:tcPr>
            <w:tcW w:w="3763" w:type="dxa"/>
            <w:shd w:val="clear" w:color="auto" w:fill="auto"/>
            <w:noWrap/>
            <w:vAlign w:val="center"/>
          </w:tcPr>
          <w:p w14:paraId="2CB56C88" w14:textId="77777777" w:rsidR="000E44D4" w:rsidRPr="00277429" w:rsidRDefault="000E44D4" w:rsidP="000E44D4">
            <w:pPr>
              <w:widowControl w:val="0"/>
              <w:jc w:val="center"/>
              <w:rPr>
                <w:rFonts w:ascii="仿宋" w:eastAsia="仿宋" w:hAnsi="仿宋" w:cs="Times New Roman"/>
                <w:color w:val="000000"/>
                <w:kern w:val="2"/>
                <w:sz w:val="22"/>
                <w:szCs w:val="22"/>
              </w:rPr>
            </w:pPr>
            <w:r w:rsidRPr="00277429">
              <w:rPr>
                <w:rFonts w:ascii="仿宋" w:eastAsia="仿宋" w:hAnsi="仿宋" w:cs="Times New Roman" w:hint="eastAsia"/>
                <w:color w:val="000000"/>
                <w:kern w:val="2"/>
                <w:sz w:val="22"/>
                <w:szCs w:val="22"/>
              </w:rPr>
              <w:t>南方中证生物育种主题交易型开放式指数证券投资基金</w:t>
            </w:r>
          </w:p>
        </w:tc>
        <w:tc>
          <w:tcPr>
            <w:tcW w:w="1701" w:type="dxa"/>
            <w:shd w:val="clear" w:color="auto" w:fill="auto"/>
            <w:noWrap/>
            <w:vAlign w:val="center"/>
          </w:tcPr>
          <w:p w14:paraId="471170A7" w14:textId="77777777" w:rsidR="000E44D4" w:rsidRPr="00277429" w:rsidRDefault="000E44D4" w:rsidP="000E44D4">
            <w:pPr>
              <w:widowControl w:val="0"/>
              <w:jc w:val="center"/>
              <w:rPr>
                <w:rFonts w:ascii="仿宋" w:eastAsia="仿宋" w:hAnsi="仿宋" w:cs="Times New Roman"/>
                <w:color w:val="000000"/>
                <w:kern w:val="2"/>
                <w:sz w:val="22"/>
                <w:szCs w:val="22"/>
              </w:rPr>
            </w:pPr>
            <w:r w:rsidRPr="00277429">
              <w:rPr>
                <w:rFonts w:ascii="仿宋" w:eastAsia="仿宋" w:hAnsi="仿宋" w:cs="Times New Roman" w:hint="eastAsia"/>
                <w:color w:val="000000"/>
                <w:kern w:val="2"/>
                <w:sz w:val="22"/>
                <w:szCs w:val="22"/>
              </w:rPr>
              <w:t>股票E</w:t>
            </w:r>
            <w:r w:rsidRPr="00277429">
              <w:rPr>
                <w:rFonts w:ascii="仿宋" w:eastAsia="仿宋" w:hAnsi="仿宋" w:cs="Times New Roman"/>
                <w:color w:val="000000"/>
                <w:kern w:val="2"/>
                <w:sz w:val="22"/>
                <w:szCs w:val="22"/>
              </w:rPr>
              <w:t>TF</w:t>
            </w:r>
          </w:p>
        </w:tc>
        <w:tc>
          <w:tcPr>
            <w:tcW w:w="1361" w:type="dxa"/>
            <w:shd w:val="clear" w:color="auto" w:fill="auto"/>
            <w:noWrap/>
            <w:vAlign w:val="center"/>
          </w:tcPr>
          <w:p w14:paraId="031B88F1" w14:textId="77777777" w:rsidR="000E44D4" w:rsidRPr="00277429" w:rsidRDefault="000E44D4" w:rsidP="000E44D4">
            <w:pPr>
              <w:widowControl w:val="0"/>
              <w:jc w:val="center"/>
              <w:rPr>
                <w:rFonts w:ascii="仿宋" w:eastAsia="仿宋" w:hAnsi="仿宋" w:cs="Times New Roman"/>
                <w:color w:val="000000"/>
                <w:kern w:val="2"/>
                <w:sz w:val="22"/>
                <w:szCs w:val="22"/>
              </w:rPr>
            </w:pPr>
            <w:r w:rsidRPr="00277429">
              <w:rPr>
                <w:rFonts w:ascii="仿宋" w:eastAsia="仿宋" w:hAnsi="仿宋" w:cs="Times New Roman"/>
                <w:kern w:val="2"/>
                <w:sz w:val="22"/>
                <w:szCs w:val="22"/>
              </w:rPr>
              <w:t>2022-05-10</w:t>
            </w:r>
          </w:p>
        </w:tc>
        <w:tc>
          <w:tcPr>
            <w:tcW w:w="1361" w:type="dxa"/>
            <w:shd w:val="clear" w:color="auto" w:fill="auto"/>
            <w:noWrap/>
            <w:vAlign w:val="center"/>
          </w:tcPr>
          <w:p w14:paraId="526149F6" w14:textId="77777777" w:rsidR="000E44D4" w:rsidRPr="00277429" w:rsidRDefault="000E44D4" w:rsidP="000E44D4">
            <w:pPr>
              <w:widowControl w:val="0"/>
              <w:jc w:val="center"/>
              <w:rPr>
                <w:rFonts w:ascii="仿宋" w:eastAsia="仿宋" w:hAnsi="仿宋" w:cs="Times New Roman"/>
                <w:color w:val="000000"/>
                <w:kern w:val="2"/>
                <w:sz w:val="22"/>
                <w:szCs w:val="22"/>
              </w:rPr>
            </w:pPr>
            <w:r w:rsidRPr="00277429">
              <w:rPr>
                <w:rFonts w:ascii="仿宋" w:eastAsia="仿宋" w:hAnsi="仿宋" w:cs="Times New Roman"/>
                <w:kern w:val="2"/>
                <w:sz w:val="22"/>
                <w:szCs w:val="22"/>
              </w:rPr>
              <w:t>2022-05-17</w:t>
            </w:r>
          </w:p>
        </w:tc>
        <w:tc>
          <w:tcPr>
            <w:tcW w:w="1361" w:type="dxa"/>
            <w:shd w:val="clear" w:color="auto" w:fill="auto"/>
            <w:noWrap/>
            <w:vAlign w:val="center"/>
          </w:tcPr>
          <w:p w14:paraId="795F35FD" w14:textId="77777777" w:rsidR="000E44D4" w:rsidRPr="00277429" w:rsidRDefault="000E44D4" w:rsidP="000E44D4">
            <w:pPr>
              <w:widowControl w:val="0"/>
              <w:jc w:val="center"/>
              <w:rPr>
                <w:rFonts w:ascii="仿宋" w:eastAsia="仿宋" w:hAnsi="仿宋" w:cs="Times New Roman"/>
                <w:color w:val="000000"/>
                <w:kern w:val="2"/>
                <w:sz w:val="22"/>
                <w:szCs w:val="22"/>
              </w:rPr>
            </w:pPr>
          </w:p>
        </w:tc>
      </w:tr>
      <w:tr w:rsidR="000E44D4" w:rsidRPr="00277429" w14:paraId="35A8D4E0" w14:textId="77777777" w:rsidTr="00064442">
        <w:trPr>
          <w:trHeight w:val="276"/>
          <w:jc w:val="center"/>
        </w:trPr>
        <w:tc>
          <w:tcPr>
            <w:tcW w:w="1134" w:type="dxa"/>
            <w:vMerge/>
            <w:shd w:val="clear" w:color="auto" w:fill="auto"/>
            <w:noWrap/>
            <w:vAlign w:val="center"/>
          </w:tcPr>
          <w:p w14:paraId="28371703" w14:textId="77777777" w:rsidR="000E44D4" w:rsidRPr="00277429" w:rsidRDefault="000E44D4" w:rsidP="000E44D4">
            <w:pPr>
              <w:widowControl w:val="0"/>
              <w:jc w:val="center"/>
              <w:rPr>
                <w:rFonts w:ascii="仿宋" w:eastAsia="仿宋" w:hAnsi="仿宋" w:cs="Times New Roman"/>
                <w:color w:val="000000"/>
                <w:kern w:val="2"/>
                <w:sz w:val="22"/>
                <w:szCs w:val="22"/>
              </w:rPr>
            </w:pPr>
          </w:p>
        </w:tc>
        <w:tc>
          <w:tcPr>
            <w:tcW w:w="709" w:type="dxa"/>
            <w:shd w:val="clear" w:color="auto" w:fill="auto"/>
            <w:noWrap/>
            <w:vAlign w:val="center"/>
          </w:tcPr>
          <w:p w14:paraId="647A8BFB" w14:textId="77777777" w:rsidR="000E44D4" w:rsidRPr="00277429" w:rsidRDefault="000F24EB" w:rsidP="000E44D4">
            <w:pPr>
              <w:widowControl w:val="0"/>
              <w:jc w:val="center"/>
              <w:rPr>
                <w:rFonts w:ascii="仿宋" w:eastAsia="仿宋" w:hAnsi="仿宋" w:cs="Times New Roman"/>
                <w:color w:val="000000"/>
                <w:kern w:val="2"/>
                <w:sz w:val="22"/>
                <w:szCs w:val="22"/>
              </w:rPr>
            </w:pPr>
            <w:r>
              <w:rPr>
                <w:rFonts w:ascii="仿宋" w:eastAsia="仿宋" w:hAnsi="仿宋" w:cs="Times New Roman" w:hint="eastAsia"/>
                <w:color w:val="000000"/>
                <w:kern w:val="2"/>
                <w:sz w:val="22"/>
                <w:szCs w:val="22"/>
              </w:rPr>
              <w:t>11</w:t>
            </w:r>
          </w:p>
        </w:tc>
        <w:tc>
          <w:tcPr>
            <w:tcW w:w="3763" w:type="dxa"/>
            <w:shd w:val="clear" w:color="auto" w:fill="auto"/>
            <w:noWrap/>
            <w:vAlign w:val="center"/>
          </w:tcPr>
          <w:p w14:paraId="4C58F75F" w14:textId="77777777" w:rsidR="000E44D4" w:rsidRPr="00277429" w:rsidRDefault="000E44D4" w:rsidP="000E44D4">
            <w:pPr>
              <w:widowControl w:val="0"/>
              <w:jc w:val="center"/>
              <w:rPr>
                <w:rFonts w:ascii="仿宋" w:eastAsia="仿宋" w:hAnsi="仿宋" w:cs="Times New Roman"/>
                <w:color w:val="000000"/>
                <w:kern w:val="2"/>
                <w:sz w:val="22"/>
                <w:szCs w:val="22"/>
              </w:rPr>
            </w:pPr>
            <w:r w:rsidRPr="00277429">
              <w:rPr>
                <w:rFonts w:ascii="仿宋" w:eastAsia="仿宋" w:hAnsi="仿宋" w:cs="Times New Roman" w:hint="eastAsia"/>
                <w:color w:val="000000"/>
                <w:kern w:val="2"/>
                <w:sz w:val="22"/>
                <w:szCs w:val="22"/>
              </w:rPr>
              <w:t>南方上海清算所0-5年政策性金融债交易型开放式指数证券投资基金</w:t>
            </w:r>
          </w:p>
        </w:tc>
        <w:tc>
          <w:tcPr>
            <w:tcW w:w="1701" w:type="dxa"/>
            <w:shd w:val="clear" w:color="auto" w:fill="auto"/>
            <w:noWrap/>
            <w:vAlign w:val="center"/>
          </w:tcPr>
          <w:p w14:paraId="0C16D387" w14:textId="77777777" w:rsidR="000E44D4" w:rsidRPr="00277429" w:rsidRDefault="000E44D4" w:rsidP="000E44D4">
            <w:pPr>
              <w:widowControl w:val="0"/>
              <w:jc w:val="center"/>
              <w:rPr>
                <w:rFonts w:ascii="仿宋" w:eastAsia="仿宋" w:hAnsi="仿宋" w:cs="Times New Roman"/>
                <w:color w:val="000000"/>
                <w:kern w:val="2"/>
                <w:sz w:val="22"/>
                <w:szCs w:val="22"/>
              </w:rPr>
            </w:pPr>
            <w:r w:rsidRPr="00277429">
              <w:rPr>
                <w:rFonts w:ascii="仿宋" w:eastAsia="仿宋" w:hAnsi="仿宋" w:cs="Times New Roman" w:hint="eastAsia"/>
                <w:color w:val="000000"/>
                <w:kern w:val="2"/>
                <w:sz w:val="22"/>
                <w:szCs w:val="22"/>
              </w:rPr>
              <w:t>债券E</w:t>
            </w:r>
            <w:r w:rsidRPr="00277429">
              <w:rPr>
                <w:rFonts w:ascii="仿宋" w:eastAsia="仿宋" w:hAnsi="仿宋" w:cs="Times New Roman"/>
                <w:color w:val="000000"/>
                <w:kern w:val="2"/>
                <w:sz w:val="22"/>
                <w:szCs w:val="22"/>
              </w:rPr>
              <w:t>TF</w:t>
            </w:r>
          </w:p>
        </w:tc>
        <w:tc>
          <w:tcPr>
            <w:tcW w:w="1361" w:type="dxa"/>
            <w:shd w:val="clear" w:color="auto" w:fill="auto"/>
            <w:noWrap/>
            <w:vAlign w:val="center"/>
          </w:tcPr>
          <w:p w14:paraId="62BD979D" w14:textId="77777777" w:rsidR="000E44D4" w:rsidRPr="00277429" w:rsidRDefault="000E44D4" w:rsidP="000E44D4">
            <w:pPr>
              <w:widowControl w:val="0"/>
              <w:jc w:val="center"/>
              <w:rPr>
                <w:rFonts w:ascii="仿宋" w:eastAsia="仿宋" w:hAnsi="仿宋" w:cs="Times New Roman"/>
                <w:color w:val="000000"/>
                <w:kern w:val="2"/>
                <w:sz w:val="22"/>
                <w:szCs w:val="22"/>
              </w:rPr>
            </w:pPr>
            <w:r w:rsidRPr="00277429">
              <w:rPr>
                <w:rFonts w:ascii="仿宋" w:eastAsia="仿宋" w:hAnsi="仿宋" w:cs="Times New Roman"/>
                <w:kern w:val="2"/>
                <w:sz w:val="22"/>
                <w:szCs w:val="22"/>
              </w:rPr>
              <w:t>2022-04-24</w:t>
            </w:r>
          </w:p>
        </w:tc>
        <w:tc>
          <w:tcPr>
            <w:tcW w:w="1361" w:type="dxa"/>
            <w:shd w:val="clear" w:color="auto" w:fill="auto"/>
            <w:noWrap/>
            <w:vAlign w:val="center"/>
          </w:tcPr>
          <w:p w14:paraId="1E6E5D5F" w14:textId="77777777" w:rsidR="000E44D4" w:rsidRPr="00277429" w:rsidRDefault="000E44D4" w:rsidP="000E44D4">
            <w:pPr>
              <w:widowControl w:val="0"/>
              <w:jc w:val="center"/>
              <w:rPr>
                <w:rFonts w:ascii="仿宋" w:eastAsia="仿宋" w:hAnsi="仿宋" w:cs="Times New Roman"/>
                <w:color w:val="000000"/>
                <w:kern w:val="2"/>
                <w:sz w:val="22"/>
                <w:szCs w:val="22"/>
              </w:rPr>
            </w:pPr>
            <w:r w:rsidRPr="00277429">
              <w:rPr>
                <w:rFonts w:ascii="仿宋" w:eastAsia="仿宋" w:hAnsi="仿宋" w:cs="Times New Roman"/>
                <w:kern w:val="2"/>
                <w:sz w:val="22"/>
                <w:szCs w:val="22"/>
              </w:rPr>
              <w:t>2022-04-28</w:t>
            </w:r>
          </w:p>
        </w:tc>
        <w:tc>
          <w:tcPr>
            <w:tcW w:w="1361" w:type="dxa"/>
            <w:shd w:val="clear" w:color="auto" w:fill="auto"/>
            <w:noWrap/>
            <w:vAlign w:val="center"/>
          </w:tcPr>
          <w:p w14:paraId="0B00B83E" w14:textId="77777777" w:rsidR="000E44D4" w:rsidRPr="00277429" w:rsidRDefault="000E44D4" w:rsidP="000E44D4">
            <w:pPr>
              <w:widowControl w:val="0"/>
              <w:jc w:val="center"/>
              <w:rPr>
                <w:rFonts w:ascii="仿宋" w:eastAsia="仿宋" w:hAnsi="仿宋" w:cs="Times New Roman"/>
                <w:color w:val="000000"/>
                <w:kern w:val="2"/>
                <w:sz w:val="22"/>
                <w:szCs w:val="22"/>
              </w:rPr>
            </w:pPr>
          </w:p>
        </w:tc>
      </w:tr>
      <w:tr w:rsidR="000E44D4" w:rsidRPr="00277429" w14:paraId="1A57E376" w14:textId="77777777" w:rsidTr="00064442">
        <w:trPr>
          <w:trHeight w:val="276"/>
          <w:jc w:val="center"/>
        </w:trPr>
        <w:tc>
          <w:tcPr>
            <w:tcW w:w="1134" w:type="dxa"/>
            <w:vMerge/>
            <w:shd w:val="clear" w:color="auto" w:fill="auto"/>
            <w:noWrap/>
            <w:vAlign w:val="center"/>
          </w:tcPr>
          <w:p w14:paraId="28FB719D" w14:textId="77777777" w:rsidR="000E44D4" w:rsidRPr="00277429" w:rsidRDefault="000E44D4" w:rsidP="000E44D4">
            <w:pPr>
              <w:widowControl w:val="0"/>
              <w:jc w:val="center"/>
              <w:rPr>
                <w:rFonts w:ascii="仿宋" w:eastAsia="仿宋" w:hAnsi="仿宋" w:cs="Times New Roman"/>
                <w:color w:val="000000"/>
                <w:kern w:val="2"/>
                <w:sz w:val="22"/>
                <w:szCs w:val="22"/>
              </w:rPr>
            </w:pPr>
          </w:p>
        </w:tc>
        <w:tc>
          <w:tcPr>
            <w:tcW w:w="709" w:type="dxa"/>
            <w:shd w:val="clear" w:color="auto" w:fill="auto"/>
            <w:noWrap/>
            <w:vAlign w:val="center"/>
          </w:tcPr>
          <w:p w14:paraId="51425E83" w14:textId="77777777" w:rsidR="000E44D4" w:rsidRPr="00277429" w:rsidRDefault="000F24EB" w:rsidP="000E44D4">
            <w:pPr>
              <w:widowControl w:val="0"/>
              <w:jc w:val="center"/>
              <w:rPr>
                <w:rFonts w:ascii="仿宋" w:eastAsia="仿宋" w:hAnsi="仿宋" w:cs="Times New Roman"/>
                <w:color w:val="000000"/>
                <w:kern w:val="2"/>
                <w:sz w:val="22"/>
                <w:szCs w:val="22"/>
              </w:rPr>
            </w:pPr>
            <w:r w:rsidRPr="00277429">
              <w:rPr>
                <w:rFonts w:ascii="仿宋" w:eastAsia="仿宋" w:hAnsi="仿宋" w:cs="Times New Roman"/>
                <w:color w:val="000000"/>
                <w:kern w:val="2"/>
                <w:sz w:val="22"/>
                <w:szCs w:val="22"/>
              </w:rPr>
              <w:t>1</w:t>
            </w:r>
            <w:r>
              <w:rPr>
                <w:rFonts w:ascii="仿宋" w:eastAsia="仿宋" w:hAnsi="仿宋" w:cs="Times New Roman" w:hint="eastAsia"/>
                <w:color w:val="000000"/>
                <w:kern w:val="2"/>
                <w:sz w:val="22"/>
                <w:szCs w:val="22"/>
              </w:rPr>
              <w:t>2</w:t>
            </w:r>
          </w:p>
        </w:tc>
        <w:tc>
          <w:tcPr>
            <w:tcW w:w="3763" w:type="dxa"/>
            <w:shd w:val="clear" w:color="auto" w:fill="auto"/>
            <w:noWrap/>
            <w:vAlign w:val="center"/>
          </w:tcPr>
          <w:p w14:paraId="7A30B68E" w14:textId="77777777" w:rsidR="000E44D4" w:rsidRPr="00277429" w:rsidRDefault="000E44D4" w:rsidP="000E44D4">
            <w:pPr>
              <w:widowControl w:val="0"/>
              <w:jc w:val="center"/>
              <w:rPr>
                <w:rFonts w:ascii="仿宋" w:eastAsia="仿宋" w:hAnsi="仿宋" w:cs="Times New Roman"/>
                <w:color w:val="000000"/>
                <w:kern w:val="2"/>
                <w:sz w:val="22"/>
                <w:szCs w:val="22"/>
              </w:rPr>
            </w:pPr>
            <w:r w:rsidRPr="00277429">
              <w:rPr>
                <w:rFonts w:ascii="仿宋" w:eastAsia="仿宋" w:hAnsi="仿宋" w:cs="Times New Roman" w:hint="eastAsia"/>
                <w:color w:val="000000"/>
                <w:kern w:val="2"/>
                <w:sz w:val="22"/>
                <w:szCs w:val="22"/>
              </w:rPr>
              <w:t>南方中证生猪产业指数发起式证券投资基金</w:t>
            </w:r>
          </w:p>
        </w:tc>
        <w:tc>
          <w:tcPr>
            <w:tcW w:w="1701" w:type="dxa"/>
            <w:shd w:val="clear" w:color="auto" w:fill="auto"/>
            <w:noWrap/>
            <w:vAlign w:val="center"/>
          </w:tcPr>
          <w:p w14:paraId="39D8662A" w14:textId="77777777" w:rsidR="000E44D4" w:rsidRPr="00277429" w:rsidRDefault="000E44D4" w:rsidP="000E44D4">
            <w:pPr>
              <w:widowControl w:val="0"/>
              <w:jc w:val="center"/>
              <w:rPr>
                <w:rFonts w:ascii="仿宋" w:eastAsia="仿宋" w:hAnsi="仿宋" w:cs="Times New Roman"/>
                <w:color w:val="000000"/>
                <w:kern w:val="2"/>
                <w:sz w:val="22"/>
                <w:szCs w:val="22"/>
              </w:rPr>
            </w:pPr>
            <w:r w:rsidRPr="00277429">
              <w:rPr>
                <w:rFonts w:ascii="仿宋" w:eastAsia="仿宋" w:hAnsi="仿宋" w:cs="Times New Roman" w:hint="eastAsia"/>
                <w:color w:val="000000"/>
                <w:kern w:val="2"/>
                <w:sz w:val="22"/>
                <w:szCs w:val="22"/>
              </w:rPr>
              <w:t>股票ETF</w:t>
            </w:r>
          </w:p>
        </w:tc>
        <w:tc>
          <w:tcPr>
            <w:tcW w:w="1361" w:type="dxa"/>
            <w:shd w:val="clear" w:color="auto" w:fill="auto"/>
            <w:noWrap/>
            <w:vAlign w:val="center"/>
          </w:tcPr>
          <w:p w14:paraId="3DD42769" w14:textId="77777777" w:rsidR="000E44D4" w:rsidRPr="00277429" w:rsidRDefault="000E44D4" w:rsidP="000E44D4">
            <w:pPr>
              <w:widowControl w:val="0"/>
              <w:jc w:val="center"/>
              <w:rPr>
                <w:rFonts w:ascii="仿宋" w:eastAsia="仿宋" w:hAnsi="仿宋" w:cs="Times New Roman"/>
                <w:color w:val="000000"/>
                <w:kern w:val="2"/>
                <w:sz w:val="22"/>
                <w:szCs w:val="22"/>
              </w:rPr>
            </w:pPr>
            <w:r w:rsidRPr="00277429">
              <w:rPr>
                <w:rFonts w:ascii="仿宋" w:eastAsia="仿宋" w:hAnsi="仿宋" w:cs="Times New Roman" w:hint="eastAsia"/>
                <w:color w:val="000000"/>
                <w:kern w:val="2"/>
                <w:sz w:val="22"/>
                <w:szCs w:val="22"/>
              </w:rPr>
              <w:t>2022-01-24</w:t>
            </w:r>
          </w:p>
        </w:tc>
        <w:tc>
          <w:tcPr>
            <w:tcW w:w="1361" w:type="dxa"/>
            <w:shd w:val="clear" w:color="auto" w:fill="auto"/>
            <w:noWrap/>
            <w:vAlign w:val="center"/>
          </w:tcPr>
          <w:p w14:paraId="0EF8ABEF" w14:textId="77777777" w:rsidR="000E44D4" w:rsidRPr="00277429" w:rsidRDefault="000E44D4" w:rsidP="000E44D4">
            <w:pPr>
              <w:widowControl w:val="0"/>
              <w:jc w:val="center"/>
              <w:rPr>
                <w:rFonts w:ascii="仿宋" w:eastAsia="仿宋" w:hAnsi="仿宋" w:cs="Times New Roman"/>
                <w:color w:val="000000"/>
                <w:kern w:val="2"/>
                <w:sz w:val="22"/>
                <w:szCs w:val="22"/>
              </w:rPr>
            </w:pPr>
            <w:r w:rsidRPr="00277429">
              <w:rPr>
                <w:rFonts w:ascii="仿宋" w:eastAsia="仿宋" w:hAnsi="仿宋" w:cs="Times New Roman" w:hint="eastAsia"/>
                <w:color w:val="000000"/>
                <w:kern w:val="2"/>
                <w:sz w:val="22"/>
                <w:szCs w:val="22"/>
              </w:rPr>
              <w:t>2022-01-27</w:t>
            </w:r>
          </w:p>
        </w:tc>
        <w:tc>
          <w:tcPr>
            <w:tcW w:w="1361" w:type="dxa"/>
            <w:shd w:val="clear" w:color="auto" w:fill="auto"/>
            <w:noWrap/>
            <w:vAlign w:val="center"/>
          </w:tcPr>
          <w:p w14:paraId="74E8998E" w14:textId="77777777" w:rsidR="000E44D4" w:rsidRPr="00277429" w:rsidRDefault="000E44D4" w:rsidP="000E44D4">
            <w:pPr>
              <w:widowControl w:val="0"/>
              <w:jc w:val="center"/>
              <w:rPr>
                <w:rFonts w:ascii="仿宋" w:eastAsia="仿宋" w:hAnsi="仿宋" w:cs="Times New Roman"/>
                <w:color w:val="000000"/>
                <w:kern w:val="2"/>
                <w:sz w:val="22"/>
                <w:szCs w:val="22"/>
              </w:rPr>
            </w:pPr>
          </w:p>
        </w:tc>
      </w:tr>
      <w:tr w:rsidR="000E44D4" w:rsidRPr="00277429" w14:paraId="521CF378" w14:textId="77777777" w:rsidTr="00064442">
        <w:trPr>
          <w:trHeight w:val="276"/>
          <w:jc w:val="center"/>
        </w:trPr>
        <w:tc>
          <w:tcPr>
            <w:tcW w:w="1134" w:type="dxa"/>
            <w:vMerge/>
            <w:vAlign w:val="center"/>
            <w:hideMark/>
          </w:tcPr>
          <w:p w14:paraId="38BDD78C" w14:textId="77777777" w:rsidR="000E44D4" w:rsidRPr="00277429" w:rsidRDefault="000E44D4" w:rsidP="000E44D4">
            <w:pPr>
              <w:widowControl w:val="0"/>
              <w:jc w:val="center"/>
              <w:rPr>
                <w:rFonts w:ascii="仿宋" w:eastAsia="仿宋" w:hAnsi="仿宋" w:cs="Times New Roman"/>
                <w:color w:val="000000"/>
                <w:kern w:val="2"/>
                <w:sz w:val="22"/>
                <w:szCs w:val="22"/>
              </w:rPr>
            </w:pPr>
          </w:p>
        </w:tc>
        <w:tc>
          <w:tcPr>
            <w:tcW w:w="709" w:type="dxa"/>
            <w:shd w:val="clear" w:color="auto" w:fill="auto"/>
            <w:noWrap/>
            <w:vAlign w:val="center"/>
          </w:tcPr>
          <w:p w14:paraId="6602D9BE" w14:textId="77777777" w:rsidR="000E44D4" w:rsidRPr="00277429" w:rsidRDefault="000F24EB" w:rsidP="000E44D4">
            <w:pPr>
              <w:widowControl w:val="0"/>
              <w:jc w:val="center"/>
              <w:rPr>
                <w:rFonts w:ascii="仿宋" w:eastAsia="仿宋" w:hAnsi="仿宋" w:cs="Times New Roman"/>
                <w:color w:val="000000"/>
                <w:kern w:val="2"/>
                <w:sz w:val="22"/>
                <w:szCs w:val="22"/>
              </w:rPr>
            </w:pPr>
            <w:r w:rsidRPr="00277429">
              <w:rPr>
                <w:rFonts w:ascii="仿宋" w:eastAsia="仿宋" w:hAnsi="仿宋" w:cs="Times New Roman"/>
                <w:color w:val="000000"/>
                <w:kern w:val="2"/>
                <w:sz w:val="22"/>
                <w:szCs w:val="22"/>
              </w:rPr>
              <w:t>1</w:t>
            </w:r>
            <w:r>
              <w:rPr>
                <w:rFonts w:ascii="仿宋" w:eastAsia="仿宋" w:hAnsi="仿宋" w:cs="Times New Roman" w:hint="eastAsia"/>
                <w:color w:val="000000"/>
                <w:kern w:val="2"/>
                <w:sz w:val="22"/>
                <w:szCs w:val="22"/>
              </w:rPr>
              <w:t>3</w:t>
            </w:r>
          </w:p>
        </w:tc>
        <w:tc>
          <w:tcPr>
            <w:tcW w:w="3763" w:type="dxa"/>
            <w:shd w:val="clear" w:color="auto" w:fill="auto"/>
            <w:noWrap/>
            <w:vAlign w:val="center"/>
            <w:hideMark/>
          </w:tcPr>
          <w:p w14:paraId="16683D98" w14:textId="77777777" w:rsidR="000E44D4" w:rsidRPr="00277429" w:rsidRDefault="000E44D4" w:rsidP="000E44D4">
            <w:pPr>
              <w:widowControl w:val="0"/>
              <w:jc w:val="center"/>
              <w:rPr>
                <w:rFonts w:ascii="仿宋" w:eastAsia="仿宋" w:hAnsi="仿宋" w:cs="Times New Roman"/>
                <w:color w:val="000000"/>
                <w:kern w:val="2"/>
                <w:sz w:val="22"/>
                <w:szCs w:val="22"/>
              </w:rPr>
            </w:pPr>
            <w:r w:rsidRPr="00277429">
              <w:rPr>
                <w:rFonts w:ascii="仿宋" w:eastAsia="仿宋" w:hAnsi="仿宋" w:cs="Times New Roman" w:hint="eastAsia"/>
                <w:color w:val="000000"/>
                <w:kern w:val="2"/>
                <w:sz w:val="22"/>
                <w:szCs w:val="22"/>
              </w:rPr>
              <w:t>南方</w:t>
            </w:r>
            <w:proofErr w:type="gramStart"/>
            <w:r w:rsidRPr="00277429">
              <w:rPr>
                <w:rFonts w:ascii="仿宋" w:eastAsia="仿宋" w:hAnsi="仿宋" w:cs="Times New Roman" w:hint="eastAsia"/>
                <w:color w:val="000000"/>
                <w:kern w:val="2"/>
                <w:sz w:val="22"/>
                <w:szCs w:val="22"/>
              </w:rPr>
              <w:t>中证风电</w:t>
            </w:r>
            <w:proofErr w:type="gramEnd"/>
            <w:r w:rsidRPr="00277429">
              <w:rPr>
                <w:rFonts w:ascii="仿宋" w:eastAsia="仿宋" w:hAnsi="仿宋" w:cs="Times New Roman" w:hint="eastAsia"/>
                <w:color w:val="000000"/>
                <w:kern w:val="2"/>
                <w:sz w:val="22"/>
                <w:szCs w:val="22"/>
              </w:rPr>
              <w:t>产业交易型开放式指数证券投资基金</w:t>
            </w:r>
          </w:p>
        </w:tc>
        <w:tc>
          <w:tcPr>
            <w:tcW w:w="1701" w:type="dxa"/>
            <w:shd w:val="clear" w:color="auto" w:fill="auto"/>
            <w:noWrap/>
            <w:vAlign w:val="center"/>
            <w:hideMark/>
          </w:tcPr>
          <w:p w14:paraId="380FB574" w14:textId="77777777" w:rsidR="000E44D4" w:rsidRPr="00277429" w:rsidRDefault="000E44D4" w:rsidP="000E44D4">
            <w:pPr>
              <w:widowControl w:val="0"/>
              <w:jc w:val="center"/>
              <w:rPr>
                <w:rFonts w:ascii="仿宋" w:eastAsia="仿宋" w:hAnsi="仿宋" w:cs="Times New Roman"/>
                <w:color w:val="000000"/>
                <w:kern w:val="2"/>
                <w:sz w:val="22"/>
                <w:szCs w:val="22"/>
              </w:rPr>
            </w:pPr>
            <w:r w:rsidRPr="00277429">
              <w:rPr>
                <w:rFonts w:ascii="仿宋" w:eastAsia="仿宋" w:hAnsi="仿宋" w:cs="Times New Roman" w:hint="eastAsia"/>
                <w:color w:val="000000"/>
                <w:kern w:val="2"/>
                <w:sz w:val="22"/>
                <w:szCs w:val="22"/>
              </w:rPr>
              <w:t>股票ETF</w:t>
            </w:r>
          </w:p>
        </w:tc>
        <w:tc>
          <w:tcPr>
            <w:tcW w:w="1361" w:type="dxa"/>
            <w:shd w:val="clear" w:color="auto" w:fill="auto"/>
            <w:noWrap/>
            <w:vAlign w:val="center"/>
            <w:hideMark/>
          </w:tcPr>
          <w:p w14:paraId="4DB0F6AF" w14:textId="77777777" w:rsidR="000E44D4" w:rsidRPr="00277429" w:rsidRDefault="000E44D4" w:rsidP="000E44D4">
            <w:pPr>
              <w:widowControl w:val="0"/>
              <w:jc w:val="center"/>
              <w:rPr>
                <w:rFonts w:ascii="仿宋" w:eastAsia="仿宋" w:hAnsi="仿宋" w:cs="Times New Roman"/>
                <w:color w:val="000000"/>
                <w:kern w:val="2"/>
                <w:sz w:val="22"/>
                <w:szCs w:val="22"/>
              </w:rPr>
            </w:pPr>
            <w:r w:rsidRPr="00277429">
              <w:rPr>
                <w:rFonts w:ascii="仿宋" w:eastAsia="仿宋" w:hAnsi="仿宋" w:cs="Times New Roman" w:hint="eastAsia"/>
                <w:color w:val="000000"/>
                <w:kern w:val="2"/>
                <w:sz w:val="22"/>
                <w:szCs w:val="22"/>
              </w:rPr>
              <w:t>2021-10-29</w:t>
            </w:r>
          </w:p>
        </w:tc>
        <w:tc>
          <w:tcPr>
            <w:tcW w:w="1361" w:type="dxa"/>
            <w:shd w:val="clear" w:color="auto" w:fill="auto"/>
            <w:noWrap/>
            <w:vAlign w:val="center"/>
            <w:hideMark/>
          </w:tcPr>
          <w:p w14:paraId="18F485B9" w14:textId="77777777" w:rsidR="000E44D4" w:rsidRPr="00277429" w:rsidRDefault="000E44D4" w:rsidP="000E44D4">
            <w:pPr>
              <w:widowControl w:val="0"/>
              <w:jc w:val="center"/>
              <w:rPr>
                <w:rFonts w:ascii="仿宋" w:eastAsia="仿宋" w:hAnsi="仿宋" w:cs="Times New Roman"/>
                <w:color w:val="000000"/>
                <w:kern w:val="2"/>
                <w:sz w:val="22"/>
                <w:szCs w:val="22"/>
              </w:rPr>
            </w:pPr>
            <w:r w:rsidRPr="00277429">
              <w:rPr>
                <w:rFonts w:ascii="仿宋" w:eastAsia="仿宋" w:hAnsi="仿宋" w:cs="Times New Roman" w:hint="eastAsia"/>
                <w:color w:val="000000"/>
                <w:kern w:val="2"/>
                <w:sz w:val="22"/>
                <w:szCs w:val="22"/>
              </w:rPr>
              <w:t>2021-11-04</w:t>
            </w:r>
          </w:p>
        </w:tc>
        <w:tc>
          <w:tcPr>
            <w:tcW w:w="1361" w:type="dxa"/>
            <w:shd w:val="clear" w:color="auto" w:fill="auto"/>
            <w:noWrap/>
            <w:vAlign w:val="center"/>
            <w:hideMark/>
          </w:tcPr>
          <w:p w14:paraId="77BABE21" w14:textId="77777777" w:rsidR="000E44D4" w:rsidRPr="00277429" w:rsidRDefault="000E44D4" w:rsidP="000E44D4">
            <w:pPr>
              <w:widowControl w:val="0"/>
              <w:jc w:val="center"/>
              <w:rPr>
                <w:rFonts w:ascii="仿宋" w:eastAsia="仿宋" w:hAnsi="仿宋" w:cs="Times New Roman"/>
                <w:color w:val="000000"/>
                <w:kern w:val="2"/>
                <w:sz w:val="22"/>
                <w:szCs w:val="22"/>
              </w:rPr>
            </w:pPr>
          </w:p>
        </w:tc>
      </w:tr>
      <w:tr w:rsidR="000E44D4" w:rsidRPr="00277429" w14:paraId="3CDE65CB" w14:textId="77777777" w:rsidTr="00064442">
        <w:trPr>
          <w:trHeight w:val="276"/>
          <w:jc w:val="center"/>
        </w:trPr>
        <w:tc>
          <w:tcPr>
            <w:tcW w:w="1134" w:type="dxa"/>
            <w:vMerge/>
            <w:vAlign w:val="center"/>
            <w:hideMark/>
          </w:tcPr>
          <w:p w14:paraId="3BB5299F" w14:textId="77777777" w:rsidR="000E44D4" w:rsidRPr="00277429" w:rsidRDefault="000E44D4" w:rsidP="000E44D4">
            <w:pPr>
              <w:widowControl w:val="0"/>
              <w:jc w:val="center"/>
              <w:rPr>
                <w:rFonts w:ascii="仿宋" w:eastAsia="仿宋" w:hAnsi="仿宋" w:cs="Times New Roman"/>
                <w:color w:val="000000"/>
                <w:kern w:val="2"/>
                <w:sz w:val="22"/>
                <w:szCs w:val="22"/>
              </w:rPr>
            </w:pPr>
          </w:p>
        </w:tc>
        <w:tc>
          <w:tcPr>
            <w:tcW w:w="709" w:type="dxa"/>
            <w:shd w:val="clear" w:color="auto" w:fill="auto"/>
            <w:noWrap/>
            <w:vAlign w:val="center"/>
          </w:tcPr>
          <w:p w14:paraId="300A893C" w14:textId="77777777" w:rsidR="000E44D4" w:rsidRPr="00277429" w:rsidRDefault="000F24EB" w:rsidP="000E44D4">
            <w:pPr>
              <w:widowControl w:val="0"/>
              <w:jc w:val="center"/>
              <w:rPr>
                <w:rFonts w:ascii="仿宋" w:eastAsia="仿宋" w:hAnsi="仿宋" w:cs="Times New Roman"/>
                <w:color w:val="000000"/>
                <w:kern w:val="2"/>
                <w:sz w:val="22"/>
                <w:szCs w:val="22"/>
              </w:rPr>
            </w:pPr>
            <w:r w:rsidRPr="00277429">
              <w:rPr>
                <w:rFonts w:ascii="仿宋" w:eastAsia="仿宋" w:hAnsi="仿宋" w:cs="Times New Roman"/>
                <w:color w:val="000000"/>
                <w:kern w:val="2"/>
                <w:sz w:val="22"/>
                <w:szCs w:val="22"/>
              </w:rPr>
              <w:t>1</w:t>
            </w:r>
            <w:r>
              <w:rPr>
                <w:rFonts w:ascii="仿宋" w:eastAsia="仿宋" w:hAnsi="仿宋" w:cs="Times New Roman" w:hint="eastAsia"/>
                <w:color w:val="000000"/>
                <w:kern w:val="2"/>
                <w:sz w:val="22"/>
                <w:szCs w:val="22"/>
              </w:rPr>
              <w:t>4</w:t>
            </w:r>
          </w:p>
        </w:tc>
        <w:tc>
          <w:tcPr>
            <w:tcW w:w="3763" w:type="dxa"/>
            <w:shd w:val="clear" w:color="auto" w:fill="auto"/>
            <w:noWrap/>
            <w:vAlign w:val="center"/>
            <w:hideMark/>
          </w:tcPr>
          <w:p w14:paraId="1F3F9FC9" w14:textId="77777777" w:rsidR="000E44D4" w:rsidRPr="00277429" w:rsidRDefault="000E44D4" w:rsidP="000E44D4">
            <w:pPr>
              <w:widowControl w:val="0"/>
              <w:jc w:val="center"/>
              <w:rPr>
                <w:rFonts w:ascii="仿宋" w:eastAsia="仿宋" w:hAnsi="仿宋" w:cs="Times New Roman"/>
                <w:color w:val="000000"/>
                <w:kern w:val="2"/>
                <w:sz w:val="22"/>
                <w:szCs w:val="22"/>
              </w:rPr>
            </w:pPr>
            <w:r w:rsidRPr="00277429">
              <w:rPr>
                <w:rFonts w:ascii="仿宋" w:eastAsia="仿宋" w:hAnsi="仿宋" w:cs="Times New Roman" w:hint="eastAsia"/>
                <w:color w:val="000000"/>
                <w:kern w:val="2"/>
                <w:sz w:val="22"/>
                <w:szCs w:val="22"/>
              </w:rPr>
              <w:t>南方基金南方东英全球</w:t>
            </w:r>
            <w:proofErr w:type="gramStart"/>
            <w:r w:rsidRPr="00277429">
              <w:rPr>
                <w:rFonts w:ascii="仿宋" w:eastAsia="仿宋" w:hAnsi="仿宋" w:cs="Times New Roman" w:hint="eastAsia"/>
                <w:color w:val="000000"/>
                <w:kern w:val="2"/>
                <w:sz w:val="22"/>
                <w:szCs w:val="22"/>
              </w:rPr>
              <w:t>云计算</w:t>
            </w:r>
            <w:proofErr w:type="gramEnd"/>
            <w:r w:rsidRPr="00277429">
              <w:rPr>
                <w:rFonts w:ascii="仿宋" w:eastAsia="仿宋" w:hAnsi="仿宋" w:cs="Times New Roman" w:hint="eastAsia"/>
                <w:color w:val="000000"/>
                <w:kern w:val="2"/>
                <w:sz w:val="22"/>
                <w:szCs w:val="22"/>
              </w:rPr>
              <w:t>科技交易型开放式指数证券投资基金(QDII)</w:t>
            </w:r>
          </w:p>
        </w:tc>
        <w:tc>
          <w:tcPr>
            <w:tcW w:w="1701" w:type="dxa"/>
            <w:shd w:val="clear" w:color="auto" w:fill="auto"/>
            <w:noWrap/>
            <w:vAlign w:val="center"/>
            <w:hideMark/>
          </w:tcPr>
          <w:p w14:paraId="66E1A574" w14:textId="77777777" w:rsidR="000E44D4" w:rsidRPr="00277429" w:rsidRDefault="000E44D4" w:rsidP="000E44D4">
            <w:pPr>
              <w:widowControl w:val="0"/>
              <w:jc w:val="center"/>
              <w:rPr>
                <w:rFonts w:ascii="仿宋" w:eastAsia="仿宋" w:hAnsi="仿宋" w:cs="Times New Roman"/>
                <w:color w:val="000000"/>
                <w:kern w:val="2"/>
                <w:sz w:val="22"/>
                <w:szCs w:val="22"/>
              </w:rPr>
            </w:pPr>
            <w:r w:rsidRPr="00277429">
              <w:rPr>
                <w:rFonts w:ascii="仿宋" w:eastAsia="仿宋" w:hAnsi="仿宋" w:cs="Times New Roman" w:hint="eastAsia"/>
                <w:color w:val="000000"/>
                <w:kern w:val="2"/>
                <w:sz w:val="22"/>
                <w:szCs w:val="22"/>
              </w:rPr>
              <w:t>QDII股票ETF</w:t>
            </w:r>
          </w:p>
        </w:tc>
        <w:tc>
          <w:tcPr>
            <w:tcW w:w="1361" w:type="dxa"/>
            <w:shd w:val="clear" w:color="auto" w:fill="auto"/>
            <w:noWrap/>
            <w:vAlign w:val="center"/>
            <w:hideMark/>
          </w:tcPr>
          <w:p w14:paraId="79953F42" w14:textId="77777777" w:rsidR="000E44D4" w:rsidRPr="00277429" w:rsidRDefault="000E44D4" w:rsidP="000E44D4">
            <w:pPr>
              <w:widowControl w:val="0"/>
              <w:jc w:val="center"/>
              <w:rPr>
                <w:rFonts w:ascii="仿宋" w:eastAsia="仿宋" w:hAnsi="仿宋" w:cs="Times New Roman"/>
                <w:color w:val="000000"/>
                <w:kern w:val="2"/>
                <w:sz w:val="22"/>
                <w:szCs w:val="22"/>
              </w:rPr>
            </w:pPr>
            <w:r w:rsidRPr="00277429">
              <w:rPr>
                <w:rFonts w:ascii="仿宋" w:eastAsia="仿宋" w:hAnsi="仿宋" w:cs="Times New Roman" w:hint="eastAsia"/>
                <w:color w:val="000000"/>
                <w:kern w:val="2"/>
                <w:sz w:val="22"/>
                <w:szCs w:val="22"/>
              </w:rPr>
              <w:t>2021-09-10</w:t>
            </w:r>
          </w:p>
        </w:tc>
        <w:tc>
          <w:tcPr>
            <w:tcW w:w="1361" w:type="dxa"/>
            <w:shd w:val="clear" w:color="auto" w:fill="auto"/>
            <w:noWrap/>
            <w:vAlign w:val="center"/>
            <w:hideMark/>
          </w:tcPr>
          <w:p w14:paraId="6DA8CB4C" w14:textId="77777777" w:rsidR="000E44D4" w:rsidRPr="00277429" w:rsidRDefault="000E44D4" w:rsidP="000E44D4">
            <w:pPr>
              <w:widowControl w:val="0"/>
              <w:jc w:val="center"/>
              <w:rPr>
                <w:rFonts w:ascii="仿宋" w:eastAsia="仿宋" w:hAnsi="仿宋" w:cs="Times New Roman"/>
                <w:color w:val="000000"/>
                <w:kern w:val="2"/>
                <w:sz w:val="22"/>
                <w:szCs w:val="22"/>
              </w:rPr>
            </w:pPr>
            <w:r w:rsidRPr="00277429">
              <w:rPr>
                <w:rFonts w:ascii="仿宋" w:eastAsia="仿宋" w:hAnsi="仿宋" w:cs="Times New Roman" w:hint="eastAsia"/>
                <w:color w:val="000000"/>
                <w:kern w:val="2"/>
                <w:sz w:val="22"/>
                <w:szCs w:val="22"/>
              </w:rPr>
              <w:t>2021-09-16</w:t>
            </w:r>
          </w:p>
        </w:tc>
        <w:tc>
          <w:tcPr>
            <w:tcW w:w="1361" w:type="dxa"/>
            <w:shd w:val="clear" w:color="auto" w:fill="auto"/>
            <w:noWrap/>
            <w:vAlign w:val="center"/>
            <w:hideMark/>
          </w:tcPr>
          <w:p w14:paraId="7F8C1A6B" w14:textId="77777777" w:rsidR="000E44D4" w:rsidRPr="00277429" w:rsidRDefault="000E44D4" w:rsidP="000E44D4">
            <w:pPr>
              <w:widowControl w:val="0"/>
              <w:jc w:val="center"/>
              <w:rPr>
                <w:rFonts w:ascii="仿宋" w:eastAsia="仿宋" w:hAnsi="仿宋" w:cs="Times New Roman"/>
                <w:color w:val="000000"/>
                <w:kern w:val="2"/>
                <w:sz w:val="22"/>
                <w:szCs w:val="22"/>
              </w:rPr>
            </w:pPr>
          </w:p>
        </w:tc>
      </w:tr>
      <w:tr w:rsidR="000E44D4" w:rsidRPr="00277429" w14:paraId="4869F1B7" w14:textId="77777777" w:rsidTr="00064442">
        <w:trPr>
          <w:trHeight w:val="276"/>
          <w:jc w:val="center"/>
        </w:trPr>
        <w:tc>
          <w:tcPr>
            <w:tcW w:w="1134" w:type="dxa"/>
            <w:vMerge/>
            <w:vAlign w:val="center"/>
            <w:hideMark/>
          </w:tcPr>
          <w:p w14:paraId="3AF3FE61" w14:textId="77777777" w:rsidR="000E44D4" w:rsidRPr="00277429" w:rsidRDefault="000E44D4" w:rsidP="000E44D4">
            <w:pPr>
              <w:widowControl w:val="0"/>
              <w:jc w:val="center"/>
              <w:rPr>
                <w:rFonts w:ascii="仿宋" w:eastAsia="仿宋" w:hAnsi="仿宋" w:cs="Times New Roman"/>
                <w:color w:val="000000"/>
                <w:kern w:val="2"/>
                <w:sz w:val="22"/>
                <w:szCs w:val="22"/>
              </w:rPr>
            </w:pPr>
          </w:p>
        </w:tc>
        <w:tc>
          <w:tcPr>
            <w:tcW w:w="709" w:type="dxa"/>
            <w:shd w:val="clear" w:color="auto" w:fill="auto"/>
            <w:noWrap/>
            <w:vAlign w:val="center"/>
          </w:tcPr>
          <w:p w14:paraId="3D729CB7" w14:textId="77777777" w:rsidR="000E44D4" w:rsidRPr="00277429" w:rsidRDefault="000F24EB" w:rsidP="000E44D4">
            <w:pPr>
              <w:widowControl w:val="0"/>
              <w:jc w:val="center"/>
              <w:rPr>
                <w:rFonts w:ascii="仿宋" w:eastAsia="仿宋" w:hAnsi="仿宋" w:cs="Times New Roman"/>
                <w:color w:val="000000"/>
                <w:kern w:val="2"/>
                <w:sz w:val="22"/>
                <w:szCs w:val="22"/>
              </w:rPr>
            </w:pPr>
            <w:r w:rsidRPr="00277429">
              <w:rPr>
                <w:rFonts w:ascii="仿宋" w:eastAsia="仿宋" w:hAnsi="仿宋" w:cs="Times New Roman"/>
                <w:color w:val="000000"/>
                <w:kern w:val="2"/>
                <w:sz w:val="22"/>
                <w:szCs w:val="22"/>
              </w:rPr>
              <w:t>1</w:t>
            </w:r>
            <w:r>
              <w:rPr>
                <w:rFonts w:ascii="仿宋" w:eastAsia="仿宋" w:hAnsi="仿宋" w:cs="Times New Roman" w:hint="eastAsia"/>
                <w:color w:val="000000"/>
                <w:kern w:val="2"/>
                <w:sz w:val="22"/>
                <w:szCs w:val="22"/>
              </w:rPr>
              <w:t>5</w:t>
            </w:r>
          </w:p>
        </w:tc>
        <w:tc>
          <w:tcPr>
            <w:tcW w:w="3763" w:type="dxa"/>
            <w:shd w:val="clear" w:color="auto" w:fill="auto"/>
            <w:noWrap/>
            <w:vAlign w:val="center"/>
            <w:hideMark/>
          </w:tcPr>
          <w:p w14:paraId="70F2EB46" w14:textId="77777777" w:rsidR="000E44D4" w:rsidRPr="00277429" w:rsidRDefault="000E44D4" w:rsidP="000E44D4">
            <w:pPr>
              <w:widowControl w:val="0"/>
              <w:jc w:val="center"/>
              <w:rPr>
                <w:rFonts w:ascii="仿宋" w:eastAsia="仿宋" w:hAnsi="仿宋" w:cs="Times New Roman"/>
                <w:color w:val="000000"/>
                <w:kern w:val="2"/>
                <w:sz w:val="22"/>
                <w:szCs w:val="22"/>
              </w:rPr>
            </w:pPr>
            <w:r w:rsidRPr="00277429">
              <w:rPr>
                <w:rFonts w:ascii="仿宋" w:eastAsia="仿宋" w:hAnsi="仿宋" w:cs="Times New Roman" w:hint="eastAsia"/>
                <w:color w:val="000000"/>
                <w:kern w:val="2"/>
                <w:sz w:val="22"/>
                <w:szCs w:val="22"/>
              </w:rPr>
              <w:t>南方中证储能产业交易型开放式指数证券投资基金</w:t>
            </w:r>
          </w:p>
        </w:tc>
        <w:tc>
          <w:tcPr>
            <w:tcW w:w="1701" w:type="dxa"/>
            <w:shd w:val="clear" w:color="auto" w:fill="auto"/>
            <w:noWrap/>
            <w:vAlign w:val="center"/>
            <w:hideMark/>
          </w:tcPr>
          <w:p w14:paraId="3238D19E" w14:textId="77777777" w:rsidR="000E44D4" w:rsidRPr="00277429" w:rsidRDefault="000E44D4" w:rsidP="000E44D4">
            <w:pPr>
              <w:widowControl w:val="0"/>
              <w:jc w:val="center"/>
              <w:rPr>
                <w:rFonts w:ascii="仿宋" w:eastAsia="仿宋" w:hAnsi="仿宋" w:cs="Times New Roman"/>
                <w:color w:val="000000"/>
                <w:kern w:val="2"/>
                <w:sz w:val="22"/>
                <w:szCs w:val="22"/>
              </w:rPr>
            </w:pPr>
            <w:r w:rsidRPr="00277429">
              <w:rPr>
                <w:rFonts w:ascii="仿宋" w:eastAsia="仿宋" w:hAnsi="仿宋" w:cs="Times New Roman" w:hint="eastAsia"/>
                <w:color w:val="000000"/>
                <w:kern w:val="2"/>
                <w:sz w:val="22"/>
                <w:szCs w:val="22"/>
              </w:rPr>
              <w:t>股票ETF</w:t>
            </w:r>
          </w:p>
        </w:tc>
        <w:tc>
          <w:tcPr>
            <w:tcW w:w="1361" w:type="dxa"/>
            <w:shd w:val="clear" w:color="auto" w:fill="auto"/>
            <w:noWrap/>
            <w:vAlign w:val="center"/>
            <w:hideMark/>
          </w:tcPr>
          <w:p w14:paraId="48CE7789" w14:textId="77777777" w:rsidR="000E44D4" w:rsidRPr="00277429" w:rsidRDefault="000E44D4" w:rsidP="000E44D4">
            <w:pPr>
              <w:widowControl w:val="0"/>
              <w:jc w:val="center"/>
              <w:rPr>
                <w:rFonts w:ascii="仿宋" w:eastAsia="仿宋" w:hAnsi="仿宋" w:cs="Times New Roman"/>
                <w:color w:val="000000"/>
                <w:kern w:val="2"/>
                <w:sz w:val="22"/>
                <w:szCs w:val="22"/>
              </w:rPr>
            </w:pPr>
            <w:r w:rsidRPr="00277429">
              <w:rPr>
                <w:rFonts w:ascii="仿宋" w:eastAsia="仿宋" w:hAnsi="仿宋" w:cs="Times New Roman" w:hint="eastAsia"/>
                <w:color w:val="000000"/>
                <w:kern w:val="2"/>
                <w:sz w:val="22"/>
                <w:szCs w:val="22"/>
              </w:rPr>
              <w:t>2021-08-13</w:t>
            </w:r>
          </w:p>
        </w:tc>
        <w:tc>
          <w:tcPr>
            <w:tcW w:w="1361" w:type="dxa"/>
            <w:shd w:val="clear" w:color="auto" w:fill="auto"/>
            <w:noWrap/>
            <w:vAlign w:val="center"/>
            <w:hideMark/>
          </w:tcPr>
          <w:p w14:paraId="33CC9425" w14:textId="77777777" w:rsidR="000E44D4" w:rsidRPr="00277429" w:rsidRDefault="000E44D4" w:rsidP="000E44D4">
            <w:pPr>
              <w:widowControl w:val="0"/>
              <w:jc w:val="center"/>
              <w:rPr>
                <w:rFonts w:ascii="仿宋" w:eastAsia="仿宋" w:hAnsi="仿宋" w:cs="Times New Roman"/>
                <w:color w:val="000000"/>
                <w:kern w:val="2"/>
                <w:sz w:val="22"/>
                <w:szCs w:val="22"/>
              </w:rPr>
            </w:pPr>
            <w:r w:rsidRPr="00277429">
              <w:rPr>
                <w:rFonts w:ascii="仿宋" w:eastAsia="仿宋" w:hAnsi="仿宋" w:cs="Times New Roman" w:hint="eastAsia"/>
                <w:color w:val="000000"/>
                <w:kern w:val="2"/>
                <w:sz w:val="22"/>
                <w:szCs w:val="22"/>
              </w:rPr>
              <w:t>2021-08-19</w:t>
            </w:r>
          </w:p>
        </w:tc>
        <w:tc>
          <w:tcPr>
            <w:tcW w:w="1361" w:type="dxa"/>
            <w:shd w:val="clear" w:color="auto" w:fill="auto"/>
            <w:noWrap/>
            <w:vAlign w:val="center"/>
            <w:hideMark/>
          </w:tcPr>
          <w:p w14:paraId="4A5C0CF5" w14:textId="77777777" w:rsidR="000E44D4" w:rsidRPr="00277429" w:rsidRDefault="000E44D4" w:rsidP="000E44D4">
            <w:pPr>
              <w:widowControl w:val="0"/>
              <w:jc w:val="center"/>
              <w:rPr>
                <w:rFonts w:ascii="仿宋" w:eastAsia="仿宋" w:hAnsi="仿宋" w:cs="Times New Roman"/>
                <w:color w:val="000000"/>
                <w:kern w:val="2"/>
                <w:sz w:val="22"/>
                <w:szCs w:val="22"/>
              </w:rPr>
            </w:pPr>
          </w:p>
        </w:tc>
      </w:tr>
      <w:tr w:rsidR="000E44D4" w:rsidRPr="00277429" w14:paraId="072D5121" w14:textId="77777777" w:rsidTr="00064442">
        <w:trPr>
          <w:trHeight w:val="276"/>
          <w:jc w:val="center"/>
        </w:trPr>
        <w:tc>
          <w:tcPr>
            <w:tcW w:w="1134" w:type="dxa"/>
            <w:vMerge/>
            <w:vAlign w:val="center"/>
            <w:hideMark/>
          </w:tcPr>
          <w:p w14:paraId="236AC3BD" w14:textId="77777777" w:rsidR="000E44D4" w:rsidRPr="00277429" w:rsidRDefault="000E44D4" w:rsidP="000E44D4">
            <w:pPr>
              <w:widowControl w:val="0"/>
              <w:jc w:val="center"/>
              <w:rPr>
                <w:rFonts w:ascii="仿宋" w:eastAsia="仿宋" w:hAnsi="仿宋" w:cs="Times New Roman"/>
                <w:color w:val="000000"/>
                <w:kern w:val="2"/>
                <w:sz w:val="22"/>
                <w:szCs w:val="22"/>
              </w:rPr>
            </w:pPr>
          </w:p>
        </w:tc>
        <w:tc>
          <w:tcPr>
            <w:tcW w:w="709" w:type="dxa"/>
            <w:shd w:val="clear" w:color="auto" w:fill="auto"/>
            <w:noWrap/>
            <w:vAlign w:val="center"/>
          </w:tcPr>
          <w:p w14:paraId="51E3DD5C" w14:textId="77777777" w:rsidR="000E44D4" w:rsidRPr="00277429" w:rsidRDefault="000F24EB" w:rsidP="000E44D4">
            <w:pPr>
              <w:widowControl w:val="0"/>
              <w:jc w:val="center"/>
              <w:rPr>
                <w:rFonts w:ascii="仿宋" w:eastAsia="仿宋" w:hAnsi="仿宋" w:cs="Times New Roman"/>
                <w:color w:val="000000"/>
                <w:kern w:val="2"/>
                <w:sz w:val="22"/>
                <w:szCs w:val="22"/>
              </w:rPr>
            </w:pPr>
            <w:r w:rsidRPr="00277429">
              <w:rPr>
                <w:rFonts w:ascii="仿宋" w:eastAsia="仿宋" w:hAnsi="仿宋" w:cs="Times New Roman"/>
                <w:color w:val="000000"/>
                <w:kern w:val="2"/>
                <w:sz w:val="22"/>
                <w:szCs w:val="22"/>
              </w:rPr>
              <w:t>1</w:t>
            </w:r>
            <w:r>
              <w:rPr>
                <w:rFonts w:ascii="仿宋" w:eastAsia="仿宋" w:hAnsi="仿宋" w:cs="Times New Roman" w:hint="eastAsia"/>
                <w:color w:val="000000"/>
                <w:kern w:val="2"/>
                <w:sz w:val="22"/>
                <w:szCs w:val="22"/>
              </w:rPr>
              <w:t>6</w:t>
            </w:r>
          </w:p>
        </w:tc>
        <w:tc>
          <w:tcPr>
            <w:tcW w:w="3763" w:type="dxa"/>
            <w:shd w:val="clear" w:color="auto" w:fill="auto"/>
            <w:noWrap/>
            <w:vAlign w:val="center"/>
            <w:hideMark/>
          </w:tcPr>
          <w:p w14:paraId="2DAFF900" w14:textId="77777777" w:rsidR="000E44D4" w:rsidRPr="00277429" w:rsidRDefault="000E44D4" w:rsidP="000E44D4">
            <w:pPr>
              <w:widowControl w:val="0"/>
              <w:jc w:val="center"/>
              <w:rPr>
                <w:rFonts w:ascii="仿宋" w:eastAsia="仿宋" w:hAnsi="仿宋" w:cs="Times New Roman"/>
                <w:color w:val="000000"/>
                <w:kern w:val="2"/>
                <w:sz w:val="22"/>
                <w:szCs w:val="22"/>
              </w:rPr>
            </w:pPr>
            <w:r w:rsidRPr="00277429">
              <w:rPr>
                <w:rFonts w:ascii="仿宋" w:eastAsia="仿宋" w:hAnsi="仿宋" w:cs="Times New Roman" w:hint="eastAsia"/>
                <w:color w:val="000000"/>
                <w:kern w:val="2"/>
                <w:sz w:val="22"/>
                <w:szCs w:val="22"/>
              </w:rPr>
              <w:t>南方中证5年恒定</w:t>
            </w:r>
            <w:proofErr w:type="gramStart"/>
            <w:r w:rsidRPr="00277429">
              <w:rPr>
                <w:rFonts w:ascii="仿宋" w:eastAsia="仿宋" w:hAnsi="仿宋" w:cs="Times New Roman" w:hint="eastAsia"/>
                <w:color w:val="000000"/>
                <w:kern w:val="2"/>
                <w:sz w:val="22"/>
                <w:szCs w:val="22"/>
              </w:rPr>
              <w:t>久期国开债</w:t>
            </w:r>
            <w:proofErr w:type="gramEnd"/>
            <w:r w:rsidRPr="00277429">
              <w:rPr>
                <w:rFonts w:ascii="仿宋" w:eastAsia="仿宋" w:hAnsi="仿宋" w:cs="Times New Roman" w:hint="eastAsia"/>
                <w:color w:val="000000"/>
                <w:kern w:val="2"/>
                <w:sz w:val="22"/>
                <w:szCs w:val="22"/>
              </w:rPr>
              <w:t>交易型开放式指数证券投资基金</w:t>
            </w:r>
          </w:p>
        </w:tc>
        <w:tc>
          <w:tcPr>
            <w:tcW w:w="1701" w:type="dxa"/>
            <w:shd w:val="clear" w:color="auto" w:fill="auto"/>
            <w:noWrap/>
            <w:vAlign w:val="center"/>
            <w:hideMark/>
          </w:tcPr>
          <w:p w14:paraId="52F04207" w14:textId="77777777" w:rsidR="000E44D4" w:rsidRPr="00277429" w:rsidRDefault="000E44D4" w:rsidP="000E44D4">
            <w:pPr>
              <w:widowControl w:val="0"/>
              <w:jc w:val="center"/>
              <w:rPr>
                <w:rFonts w:ascii="仿宋" w:eastAsia="仿宋" w:hAnsi="仿宋" w:cs="Times New Roman"/>
                <w:color w:val="000000"/>
                <w:kern w:val="2"/>
                <w:sz w:val="22"/>
                <w:szCs w:val="22"/>
              </w:rPr>
            </w:pPr>
            <w:r w:rsidRPr="00277429">
              <w:rPr>
                <w:rFonts w:ascii="仿宋" w:eastAsia="仿宋" w:hAnsi="仿宋" w:cs="Times New Roman" w:hint="eastAsia"/>
                <w:color w:val="000000"/>
                <w:kern w:val="2"/>
                <w:sz w:val="22"/>
                <w:szCs w:val="22"/>
              </w:rPr>
              <w:t>债券ETF</w:t>
            </w:r>
          </w:p>
        </w:tc>
        <w:tc>
          <w:tcPr>
            <w:tcW w:w="1361" w:type="dxa"/>
            <w:shd w:val="clear" w:color="auto" w:fill="auto"/>
            <w:noWrap/>
            <w:vAlign w:val="center"/>
            <w:hideMark/>
          </w:tcPr>
          <w:p w14:paraId="6621D5E4" w14:textId="77777777" w:rsidR="000E44D4" w:rsidRPr="00277429" w:rsidRDefault="000E44D4" w:rsidP="000E44D4">
            <w:pPr>
              <w:widowControl w:val="0"/>
              <w:jc w:val="center"/>
              <w:rPr>
                <w:rFonts w:ascii="仿宋" w:eastAsia="仿宋" w:hAnsi="仿宋" w:cs="Times New Roman"/>
                <w:color w:val="000000"/>
                <w:kern w:val="2"/>
                <w:sz w:val="22"/>
                <w:szCs w:val="22"/>
              </w:rPr>
            </w:pPr>
            <w:r w:rsidRPr="00277429">
              <w:rPr>
                <w:rFonts w:ascii="仿宋" w:eastAsia="仿宋" w:hAnsi="仿宋" w:cs="Times New Roman" w:hint="eastAsia"/>
                <w:color w:val="000000"/>
                <w:kern w:val="2"/>
                <w:sz w:val="22"/>
                <w:szCs w:val="22"/>
              </w:rPr>
              <w:t>2020-12-16</w:t>
            </w:r>
          </w:p>
        </w:tc>
        <w:tc>
          <w:tcPr>
            <w:tcW w:w="1361" w:type="dxa"/>
            <w:shd w:val="clear" w:color="auto" w:fill="auto"/>
            <w:noWrap/>
            <w:vAlign w:val="center"/>
            <w:hideMark/>
          </w:tcPr>
          <w:p w14:paraId="3B177361" w14:textId="77777777" w:rsidR="000E44D4" w:rsidRPr="00277429" w:rsidRDefault="000E44D4" w:rsidP="000E44D4">
            <w:pPr>
              <w:widowControl w:val="0"/>
              <w:jc w:val="center"/>
              <w:rPr>
                <w:rFonts w:ascii="仿宋" w:eastAsia="仿宋" w:hAnsi="仿宋" w:cs="Times New Roman"/>
                <w:color w:val="000000"/>
                <w:kern w:val="2"/>
                <w:sz w:val="22"/>
                <w:szCs w:val="22"/>
              </w:rPr>
            </w:pPr>
            <w:r w:rsidRPr="00277429">
              <w:rPr>
                <w:rFonts w:ascii="仿宋" w:eastAsia="仿宋" w:hAnsi="仿宋" w:cs="Times New Roman" w:hint="eastAsia"/>
                <w:color w:val="000000"/>
                <w:kern w:val="2"/>
                <w:sz w:val="22"/>
                <w:szCs w:val="22"/>
              </w:rPr>
              <w:t>2020-12-21</w:t>
            </w:r>
          </w:p>
        </w:tc>
        <w:tc>
          <w:tcPr>
            <w:tcW w:w="1361" w:type="dxa"/>
            <w:shd w:val="clear" w:color="auto" w:fill="auto"/>
            <w:noWrap/>
            <w:vAlign w:val="center"/>
            <w:hideMark/>
          </w:tcPr>
          <w:p w14:paraId="0DB22B21" w14:textId="77777777" w:rsidR="000E44D4" w:rsidRPr="00277429" w:rsidRDefault="000E44D4" w:rsidP="000E44D4">
            <w:pPr>
              <w:widowControl w:val="0"/>
              <w:jc w:val="center"/>
              <w:rPr>
                <w:rFonts w:ascii="仿宋" w:eastAsia="仿宋" w:hAnsi="仿宋" w:cs="Times New Roman"/>
                <w:color w:val="000000"/>
                <w:kern w:val="2"/>
                <w:sz w:val="22"/>
                <w:szCs w:val="22"/>
              </w:rPr>
            </w:pPr>
          </w:p>
        </w:tc>
      </w:tr>
    </w:tbl>
    <w:p w14:paraId="708E250B" w14:textId="77777777" w:rsidR="00064442" w:rsidRPr="00A118F9" w:rsidRDefault="00064442" w:rsidP="00A118F9">
      <w:pPr>
        <w:pStyle w:val="a7"/>
        <w:widowControl w:val="0"/>
        <w:spacing w:beforeLines="50" w:before="156"/>
        <w:ind w:firstLineChars="0" w:firstLine="0"/>
        <w:jc w:val="center"/>
        <w:rPr>
          <w:rFonts w:ascii="仿宋_GB2312" w:eastAsia="仿宋_GB2312" w:hAnsi="仿宋" w:cs="Times New Roman"/>
          <w:b/>
          <w:kern w:val="2"/>
          <w:sz w:val="21"/>
          <w:szCs w:val="22"/>
        </w:rPr>
      </w:pPr>
      <w:r w:rsidRPr="00A118F9">
        <w:rPr>
          <w:rFonts w:ascii="仿宋_GB2312" w:eastAsia="仿宋_GB2312" w:hAnsi="仿宋" w:cs="Times New Roman" w:hint="eastAsia"/>
          <w:b/>
          <w:kern w:val="2"/>
          <w:sz w:val="21"/>
          <w:szCs w:val="22"/>
        </w:rPr>
        <w:t>已</w:t>
      </w:r>
      <w:proofErr w:type="gramStart"/>
      <w:r w:rsidRPr="00A118F9">
        <w:rPr>
          <w:rFonts w:ascii="仿宋_GB2312" w:eastAsia="仿宋_GB2312" w:hAnsi="仿宋" w:cs="Times New Roman" w:hint="eastAsia"/>
          <w:b/>
          <w:kern w:val="2"/>
          <w:sz w:val="21"/>
          <w:szCs w:val="22"/>
        </w:rPr>
        <w:t>清盘指数</w:t>
      </w:r>
      <w:proofErr w:type="gramEnd"/>
      <w:r w:rsidRPr="00A118F9">
        <w:rPr>
          <w:rFonts w:ascii="仿宋_GB2312" w:eastAsia="仿宋_GB2312" w:hAnsi="仿宋" w:cs="Times New Roman" w:hint="eastAsia"/>
          <w:b/>
          <w:kern w:val="2"/>
          <w:sz w:val="21"/>
          <w:szCs w:val="22"/>
        </w:rPr>
        <w:t>产品</w:t>
      </w:r>
    </w:p>
    <w:tbl>
      <w:tblPr>
        <w:tblW w:w="113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5"/>
        <w:gridCol w:w="2693"/>
        <w:gridCol w:w="899"/>
        <w:gridCol w:w="2366"/>
        <w:gridCol w:w="1216"/>
        <w:gridCol w:w="1216"/>
        <w:gridCol w:w="1216"/>
        <w:gridCol w:w="1309"/>
      </w:tblGrid>
      <w:tr w:rsidR="00064442" w:rsidRPr="00277429" w14:paraId="74DE709A" w14:textId="77777777" w:rsidTr="00064442">
        <w:trPr>
          <w:trHeight w:val="264"/>
          <w:tblHeader/>
          <w:jc w:val="center"/>
        </w:trPr>
        <w:tc>
          <w:tcPr>
            <w:tcW w:w="425" w:type="dxa"/>
            <w:shd w:val="clear" w:color="auto" w:fill="auto"/>
            <w:noWrap/>
            <w:vAlign w:val="center"/>
            <w:hideMark/>
          </w:tcPr>
          <w:p w14:paraId="183010D5" w14:textId="77777777" w:rsidR="00064442" w:rsidRPr="00277429" w:rsidRDefault="00064442" w:rsidP="00064442">
            <w:pPr>
              <w:widowControl w:val="0"/>
              <w:jc w:val="center"/>
              <w:rPr>
                <w:rFonts w:ascii="仿宋_GB2312" w:eastAsia="仿宋_GB2312" w:hAnsi="Calibri" w:cs="Arial"/>
                <w:kern w:val="2"/>
                <w:sz w:val="20"/>
                <w:szCs w:val="20"/>
              </w:rPr>
            </w:pPr>
            <w:r w:rsidRPr="00277429">
              <w:rPr>
                <w:rFonts w:ascii="仿宋_GB2312" w:eastAsia="仿宋_GB2312" w:hAnsi="Calibri" w:cs="Arial" w:hint="eastAsia"/>
                <w:kern w:val="2"/>
                <w:sz w:val="20"/>
                <w:szCs w:val="20"/>
              </w:rPr>
              <w:t>序号</w:t>
            </w:r>
          </w:p>
        </w:tc>
        <w:tc>
          <w:tcPr>
            <w:tcW w:w="2693" w:type="dxa"/>
            <w:shd w:val="clear" w:color="auto" w:fill="auto"/>
            <w:noWrap/>
            <w:vAlign w:val="center"/>
            <w:hideMark/>
          </w:tcPr>
          <w:p w14:paraId="07027C58" w14:textId="77777777" w:rsidR="00064442" w:rsidRPr="00277429" w:rsidRDefault="00064442" w:rsidP="00064442">
            <w:pPr>
              <w:widowControl w:val="0"/>
              <w:jc w:val="center"/>
              <w:rPr>
                <w:rFonts w:ascii="仿宋_GB2312" w:eastAsia="仿宋_GB2312" w:hAnsi="Arial" w:cs="Arial"/>
                <w:kern w:val="2"/>
                <w:sz w:val="20"/>
                <w:szCs w:val="20"/>
              </w:rPr>
            </w:pPr>
            <w:r w:rsidRPr="00277429">
              <w:rPr>
                <w:rFonts w:ascii="仿宋_GB2312" w:eastAsia="仿宋_GB2312" w:hAnsi="Arial" w:cs="Arial" w:hint="eastAsia"/>
                <w:kern w:val="2"/>
                <w:sz w:val="20"/>
                <w:szCs w:val="20"/>
              </w:rPr>
              <w:t>基金全称</w:t>
            </w:r>
          </w:p>
        </w:tc>
        <w:tc>
          <w:tcPr>
            <w:tcW w:w="899" w:type="dxa"/>
            <w:shd w:val="clear" w:color="auto" w:fill="auto"/>
            <w:noWrap/>
            <w:vAlign w:val="center"/>
            <w:hideMark/>
          </w:tcPr>
          <w:p w14:paraId="056901F5" w14:textId="77777777" w:rsidR="00064442" w:rsidRPr="00277429" w:rsidRDefault="00064442" w:rsidP="00064442">
            <w:pPr>
              <w:widowControl w:val="0"/>
              <w:jc w:val="center"/>
              <w:rPr>
                <w:rFonts w:ascii="仿宋_GB2312" w:eastAsia="仿宋_GB2312" w:hAnsi="Arial" w:cs="Arial"/>
                <w:kern w:val="2"/>
                <w:sz w:val="20"/>
                <w:szCs w:val="20"/>
              </w:rPr>
            </w:pPr>
            <w:r w:rsidRPr="00277429">
              <w:rPr>
                <w:rFonts w:ascii="仿宋_GB2312" w:eastAsia="仿宋_GB2312" w:hAnsi="Arial" w:cs="Arial" w:hint="eastAsia"/>
                <w:kern w:val="2"/>
                <w:sz w:val="20"/>
                <w:szCs w:val="20"/>
              </w:rPr>
              <w:t>管理人</w:t>
            </w:r>
          </w:p>
        </w:tc>
        <w:tc>
          <w:tcPr>
            <w:tcW w:w="2366" w:type="dxa"/>
            <w:shd w:val="clear" w:color="auto" w:fill="auto"/>
            <w:noWrap/>
            <w:vAlign w:val="center"/>
            <w:hideMark/>
          </w:tcPr>
          <w:p w14:paraId="287CBA25" w14:textId="77777777" w:rsidR="00064442" w:rsidRPr="00277429" w:rsidRDefault="00064442" w:rsidP="00064442">
            <w:pPr>
              <w:widowControl w:val="0"/>
              <w:jc w:val="center"/>
              <w:rPr>
                <w:rFonts w:ascii="仿宋_GB2312" w:eastAsia="仿宋_GB2312" w:hAnsi="Arial" w:cs="Arial"/>
                <w:kern w:val="2"/>
                <w:sz w:val="20"/>
                <w:szCs w:val="20"/>
              </w:rPr>
            </w:pPr>
            <w:r w:rsidRPr="00277429">
              <w:rPr>
                <w:rFonts w:ascii="仿宋_GB2312" w:eastAsia="仿宋_GB2312" w:hAnsi="Arial" w:cs="Arial" w:hint="eastAsia"/>
                <w:kern w:val="2"/>
                <w:sz w:val="20"/>
                <w:szCs w:val="20"/>
              </w:rPr>
              <w:t>产品类型</w:t>
            </w:r>
          </w:p>
        </w:tc>
        <w:tc>
          <w:tcPr>
            <w:tcW w:w="1216" w:type="dxa"/>
            <w:shd w:val="clear" w:color="auto" w:fill="auto"/>
            <w:noWrap/>
            <w:vAlign w:val="center"/>
            <w:hideMark/>
          </w:tcPr>
          <w:p w14:paraId="53FDE260" w14:textId="77777777" w:rsidR="00064442" w:rsidRPr="00277429" w:rsidRDefault="00064442" w:rsidP="00064442">
            <w:pPr>
              <w:widowControl w:val="0"/>
              <w:jc w:val="center"/>
              <w:rPr>
                <w:rFonts w:ascii="仿宋_GB2312" w:eastAsia="仿宋_GB2312" w:hAnsi="Arial" w:cs="Arial"/>
                <w:kern w:val="2"/>
                <w:sz w:val="20"/>
                <w:szCs w:val="20"/>
              </w:rPr>
            </w:pPr>
            <w:r w:rsidRPr="00277429">
              <w:rPr>
                <w:rFonts w:ascii="仿宋_GB2312" w:eastAsia="仿宋_GB2312" w:hAnsi="Arial" w:cs="Arial" w:hint="eastAsia"/>
                <w:kern w:val="2"/>
                <w:sz w:val="20"/>
                <w:szCs w:val="20"/>
              </w:rPr>
              <w:t>获</w:t>
            </w:r>
            <w:proofErr w:type="gramStart"/>
            <w:r w:rsidRPr="00277429">
              <w:rPr>
                <w:rFonts w:ascii="仿宋_GB2312" w:eastAsia="仿宋_GB2312" w:hAnsi="Arial" w:cs="Arial" w:hint="eastAsia"/>
                <w:kern w:val="2"/>
                <w:sz w:val="20"/>
                <w:szCs w:val="20"/>
              </w:rPr>
              <w:t>批时间</w:t>
            </w:r>
            <w:proofErr w:type="gramEnd"/>
          </w:p>
        </w:tc>
        <w:tc>
          <w:tcPr>
            <w:tcW w:w="1216" w:type="dxa"/>
            <w:shd w:val="clear" w:color="auto" w:fill="auto"/>
            <w:noWrap/>
            <w:vAlign w:val="center"/>
            <w:hideMark/>
          </w:tcPr>
          <w:p w14:paraId="4DE25AE9" w14:textId="77777777" w:rsidR="00064442" w:rsidRPr="00277429" w:rsidRDefault="00064442" w:rsidP="00064442">
            <w:pPr>
              <w:widowControl w:val="0"/>
              <w:jc w:val="center"/>
              <w:rPr>
                <w:rFonts w:ascii="仿宋_GB2312" w:eastAsia="仿宋_GB2312" w:hAnsi="Arial" w:cs="Arial"/>
                <w:kern w:val="2"/>
                <w:sz w:val="20"/>
                <w:szCs w:val="20"/>
              </w:rPr>
            </w:pPr>
            <w:r w:rsidRPr="00277429">
              <w:rPr>
                <w:rFonts w:ascii="仿宋_GB2312" w:eastAsia="仿宋_GB2312" w:hAnsi="Arial" w:cs="Arial" w:hint="eastAsia"/>
                <w:kern w:val="2"/>
                <w:sz w:val="20"/>
                <w:szCs w:val="20"/>
              </w:rPr>
              <w:t>成立日</w:t>
            </w:r>
          </w:p>
        </w:tc>
        <w:tc>
          <w:tcPr>
            <w:tcW w:w="1216" w:type="dxa"/>
            <w:shd w:val="clear" w:color="auto" w:fill="auto"/>
            <w:noWrap/>
            <w:vAlign w:val="center"/>
            <w:hideMark/>
          </w:tcPr>
          <w:p w14:paraId="7FC674E8" w14:textId="77777777" w:rsidR="00064442" w:rsidRPr="00277429" w:rsidRDefault="00064442" w:rsidP="00064442">
            <w:pPr>
              <w:widowControl w:val="0"/>
              <w:jc w:val="center"/>
              <w:rPr>
                <w:rFonts w:ascii="仿宋_GB2312" w:eastAsia="仿宋_GB2312" w:hAnsi="Calibri" w:cs="Arial"/>
                <w:kern w:val="2"/>
                <w:sz w:val="20"/>
                <w:szCs w:val="20"/>
              </w:rPr>
            </w:pPr>
            <w:r w:rsidRPr="00277429">
              <w:rPr>
                <w:rFonts w:ascii="仿宋_GB2312" w:eastAsia="仿宋_GB2312" w:hAnsi="Calibri" w:cs="Arial" w:hint="eastAsia"/>
                <w:kern w:val="2"/>
                <w:sz w:val="20"/>
                <w:szCs w:val="20"/>
              </w:rPr>
              <w:t>最后运作日</w:t>
            </w:r>
          </w:p>
        </w:tc>
        <w:tc>
          <w:tcPr>
            <w:tcW w:w="1309" w:type="dxa"/>
            <w:shd w:val="clear" w:color="auto" w:fill="auto"/>
            <w:noWrap/>
            <w:vAlign w:val="center"/>
            <w:hideMark/>
          </w:tcPr>
          <w:p w14:paraId="7B7FE76E" w14:textId="77777777" w:rsidR="00064442" w:rsidRPr="00277429" w:rsidRDefault="00064442" w:rsidP="00064442">
            <w:pPr>
              <w:widowControl w:val="0"/>
              <w:jc w:val="center"/>
              <w:rPr>
                <w:rFonts w:ascii="仿宋_GB2312" w:eastAsia="仿宋_GB2312" w:hAnsi="Calibri" w:cs="Arial"/>
                <w:kern w:val="2"/>
                <w:sz w:val="20"/>
                <w:szCs w:val="20"/>
              </w:rPr>
            </w:pPr>
            <w:r w:rsidRPr="00277429">
              <w:rPr>
                <w:rFonts w:ascii="仿宋_GB2312" w:eastAsia="仿宋_GB2312" w:hAnsi="Calibri" w:cs="Arial" w:hint="eastAsia"/>
                <w:kern w:val="2"/>
                <w:sz w:val="20"/>
                <w:szCs w:val="20"/>
              </w:rPr>
              <w:t>合同终止及剩余财产分配的公告日</w:t>
            </w:r>
          </w:p>
        </w:tc>
      </w:tr>
      <w:tr w:rsidR="00064442" w:rsidRPr="00277429" w14:paraId="0481B22E" w14:textId="77777777" w:rsidTr="00064442">
        <w:trPr>
          <w:trHeight w:val="264"/>
          <w:jc w:val="center"/>
        </w:trPr>
        <w:tc>
          <w:tcPr>
            <w:tcW w:w="425" w:type="dxa"/>
            <w:shd w:val="clear" w:color="auto" w:fill="auto"/>
            <w:noWrap/>
            <w:vAlign w:val="center"/>
            <w:hideMark/>
          </w:tcPr>
          <w:p w14:paraId="1492B7B6" w14:textId="77777777" w:rsidR="00064442" w:rsidRPr="00277429" w:rsidRDefault="00064442" w:rsidP="00064442">
            <w:pPr>
              <w:widowControl w:val="0"/>
              <w:jc w:val="center"/>
              <w:rPr>
                <w:rFonts w:ascii="仿宋_GB2312" w:eastAsia="仿宋_GB2312" w:hAnsi="Arial" w:cs="Arial"/>
                <w:kern w:val="2"/>
                <w:sz w:val="20"/>
                <w:szCs w:val="20"/>
              </w:rPr>
            </w:pPr>
            <w:r w:rsidRPr="00277429">
              <w:rPr>
                <w:rFonts w:ascii="仿宋_GB2312" w:eastAsia="仿宋_GB2312" w:hAnsi="Arial" w:cs="Arial" w:hint="eastAsia"/>
                <w:kern w:val="2"/>
                <w:sz w:val="20"/>
                <w:szCs w:val="20"/>
              </w:rPr>
              <w:t>1</w:t>
            </w:r>
          </w:p>
        </w:tc>
        <w:tc>
          <w:tcPr>
            <w:tcW w:w="2693" w:type="dxa"/>
            <w:shd w:val="clear" w:color="auto" w:fill="auto"/>
            <w:noWrap/>
            <w:vAlign w:val="center"/>
            <w:hideMark/>
          </w:tcPr>
          <w:p w14:paraId="5B9E8D05" w14:textId="77777777" w:rsidR="00064442" w:rsidRPr="00277429" w:rsidRDefault="00064442" w:rsidP="00064442">
            <w:pPr>
              <w:widowControl w:val="0"/>
              <w:jc w:val="center"/>
              <w:rPr>
                <w:rFonts w:ascii="仿宋_GB2312" w:eastAsia="仿宋_GB2312" w:hAnsi="Arial" w:cs="Arial"/>
                <w:kern w:val="2"/>
                <w:sz w:val="20"/>
                <w:szCs w:val="20"/>
              </w:rPr>
            </w:pPr>
            <w:r w:rsidRPr="00277429">
              <w:rPr>
                <w:rFonts w:ascii="仿宋_GB2312" w:eastAsia="仿宋_GB2312" w:hAnsi="Arial" w:cs="Arial" w:hint="eastAsia"/>
                <w:kern w:val="2"/>
                <w:sz w:val="20"/>
                <w:szCs w:val="20"/>
              </w:rPr>
              <w:t>南方中</w:t>
            </w:r>
            <w:proofErr w:type="gramStart"/>
            <w:r w:rsidRPr="00277429">
              <w:rPr>
                <w:rFonts w:ascii="仿宋_GB2312" w:eastAsia="仿宋_GB2312" w:hAnsi="Arial" w:cs="Arial" w:hint="eastAsia"/>
                <w:kern w:val="2"/>
                <w:sz w:val="20"/>
                <w:szCs w:val="20"/>
              </w:rPr>
              <w:t>债中期</w:t>
            </w:r>
            <w:proofErr w:type="gramEnd"/>
            <w:r w:rsidRPr="00277429">
              <w:rPr>
                <w:rFonts w:ascii="仿宋_GB2312" w:eastAsia="仿宋_GB2312" w:hAnsi="Arial" w:cs="Arial" w:hint="eastAsia"/>
                <w:kern w:val="2"/>
                <w:sz w:val="20"/>
                <w:szCs w:val="20"/>
              </w:rPr>
              <w:t>票据指数债券型发起式证券投资基金</w:t>
            </w:r>
          </w:p>
        </w:tc>
        <w:tc>
          <w:tcPr>
            <w:tcW w:w="899" w:type="dxa"/>
            <w:shd w:val="clear" w:color="auto" w:fill="auto"/>
            <w:noWrap/>
            <w:vAlign w:val="center"/>
            <w:hideMark/>
          </w:tcPr>
          <w:p w14:paraId="6C94D2BA" w14:textId="77777777" w:rsidR="00064442" w:rsidRPr="00277429" w:rsidRDefault="00064442" w:rsidP="00064442">
            <w:pPr>
              <w:widowControl w:val="0"/>
              <w:jc w:val="center"/>
              <w:rPr>
                <w:rFonts w:ascii="仿宋_GB2312" w:eastAsia="仿宋_GB2312" w:hAnsi="Calibri" w:cs="Arial"/>
                <w:kern w:val="2"/>
                <w:sz w:val="20"/>
                <w:szCs w:val="20"/>
              </w:rPr>
            </w:pPr>
            <w:r w:rsidRPr="00277429">
              <w:rPr>
                <w:rFonts w:ascii="仿宋_GB2312" w:eastAsia="仿宋_GB2312" w:hAnsi="Calibri" w:cs="Arial" w:hint="eastAsia"/>
                <w:kern w:val="2"/>
                <w:sz w:val="20"/>
                <w:szCs w:val="20"/>
              </w:rPr>
              <w:t>南方</w:t>
            </w:r>
          </w:p>
        </w:tc>
        <w:tc>
          <w:tcPr>
            <w:tcW w:w="2366" w:type="dxa"/>
            <w:shd w:val="clear" w:color="auto" w:fill="auto"/>
            <w:noWrap/>
            <w:vAlign w:val="center"/>
            <w:hideMark/>
          </w:tcPr>
          <w:p w14:paraId="24652893" w14:textId="77777777" w:rsidR="00064442" w:rsidRPr="00277429" w:rsidRDefault="00064442" w:rsidP="00064442">
            <w:pPr>
              <w:widowControl w:val="0"/>
              <w:jc w:val="center"/>
              <w:rPr>
                <w:rFonts w:ascii="仿宋_GB2312" w:eastAsia="仿宋_GB2312" w:hAnsi="Arial" w:cs="Arial"/>
                <w:kern w:val="2"/>
                <w:sz w:val="20"/>
                <w:szCs w:val="20"/>
              </w:rPr>
            </w:pPr>
            <w:r w:rsidRPr="00277429">
              <w:rPr>
                <w:rFonts w:ascii="仿宋_GB2312" w:eastAsia="仿宋_GB2312" w:hAnsi="Arial" w:cs="Arial" w:hint="eastAsia"/>
                <w:kern w:val="2"/>
                <w:sz w:val="20"/>
                <w:szCs w:val="20"/>
              </w:rPr>
              <w:t>债券型-普通开放式</w:t>
            </w:r>
          </w:p>
        </w:tc>
        <w:tc>
          <w:tcPr>
            <w:tcW w:w="1216" w:type="dxa"/>
            <w:shd w:val="clear" w:color="auto" w:fill="auto"/>
            <w:noWrap/>
            <w:vAlign w:val="center"/>
            <w:hideMark/>
          </w:tcPr>
          <w:p w14:paraId="57D264BF" w14:textId="77777777" w:rsidR="00064442" w:rsidRPr="00277429" w:rsidRDefault="00064442" w:rsidP="00064442">
            <w:pPr>
              <w:widowControl w:val="0"/>
              <w:jc w:val="center"/>
              <w:rPr>
                <w:rFonts w:ascii="仿宋_GB2312" w:eastAsia="仿宋_GB2312" w:hAnsi="Arial" w:cs="Arial"/>
                <w:kern w:val="2"/>
                <w:sz w:val="20"/>
                <w:szCs w:val="20"/>
              </w:rPr>
            </w:pPr>
            <w:r w:rsidRPr="00277429">
              <w:rPr>
                <w:rFonts w:ascii="仿宋_GB2312" w:eastAsia="仿宋_GB2312" w:hAnsi="Arial" w:cs="Arial" w:hint="eastAsia"/>
                <w:kern w:val="2"/>
                <w:sz w:val="20"/>
                <w:szCs w:val="20"/>
              </w:rPr>
              <w:t>2012-12-31</w:t>
            </w:r>
          </w:p>
        </w:tc>
        <w:tc>
          <w:tcPr>
            <w:tcW w:w="1216" w:type="dxa"/>
            <w:shd w:val="clear" w:color="auto" w:fill="auto"/>
            <w:noWrap/>
            <w:vAlign w:val="center"/>
            <w:hideMark/>
          </w:tcPr>
          <w:p w14:paraId="3D6FC8F5" w14:textId="77777777" w:rsidR="00064442" w:rsidRPr="00277429" w:rsidRDefault="00064442" w:rsidP="00064442">
            <w:pPr>
              <w:widowControl w:val="0"/>
              <w:jc w:val="center"/>
              <w:rPr>
                <w:rFonts w:ascii="仿宋_GB2312" w:eastAsia="仿宋_GB2312" w:hAnsi="Arial" w:cs="Arial"/>
                <w:kern w:val="2"/>
                <w:sz w:val="20"/>
                <w:szCs w:val="20"/>
              </w:rPr>
            </w:pPr>
            <w:r w:rsidRPr="00277429">
              <w:rPr>
                <w:rFonts w:ascii="仿宋_GB2312" w:eastAsia="仿宋_GB2312" w:hAnsi="Arial" w:cs="Arial" w:hint="eastAsia"/>
                <w:kern w:val="2"/>
                <w:sz w:val="20"/>
                <w:szCs w:val="20"/>
              </w:rPr>
              <w:t>2013-05-03</w:t>
            </w:r>
          </w:p>
        </w:tc>
        <w:tc>
          <w:tcPr>
            <w:tcW w:w="1216" w:type="dxa"/>
            <w:shd w:val="clear" w:color="auto" w:fill="auto"/>
            <w:noWrap/>
            <w:vAlign w:val="center"/>
            <w:hideMark/>
          </w:tcPr>
          <w:p w14:paraId="047D231E" w14:textId="77777777" w:rsidR="00064442" w:rsidRPr="00277429" w:rsidRDefault="00064442" w:rsidP="00064442">
            <w:pPr>
              <w:widowControl w:val="0"/>
              <w:jc w:val="center"/>
              <w:rPr>
                <w:rFonts w:ascii="仿宋_GB2312" w:eastAsia="仿宋_GB2312" w:hAnsi="Arial" w:cs="Arial"/>
                <w:kern w:val="2"/>
                <w:sz w:val="20"/>
                <w:szCs w:val="20"/>
              </w:rPr>
            </w:pPr>
            <w:r w:rsidRPr="00277429">
              <w:rPr>
                <w:rFonts w:ascii="仿宋_GB2312" w:eastAsia="仿宋_GB2312" w:hAnsi="Arial" w:cs="Arial" w:hint="eastAsia"/>
                <w:kern w:val="2"/>
                <w:sz w:val="20"/>
                <w:szCs w:val="20"/>
              </w:rPr>
              <w:t>2018-04-25</w:t>
            </w:r>
          </w:p>
        </w:tc>
        <w:tc>
          <w:tcPr>
            <w:tcW w:w="1309" w:type="dxa"/>
            <w:shd w:val="clear" w:color="auto" w:fill="auto"/>
            <w:noWrap/>
            <w:vAlign w:val="center"/>
            <w:hideMark/>
          </w:tcPr>
          <w:p w14:paraId="4FB8EDA5" w14:textId="77777777" w:rsidR="00064442" w:rsidRPr="00277429" w:rsidRDefault="00064442" w:rsidP="00064442">
            <w:pPr>
              <w:widowControl w:val="0"/>
              <w:jc w:val="center"/>
              <w:rPr>
                <w:rFonts w:ascii="仿宋_GB2312" w:eastAsia="仿宋_GB2312" w:hAnsi="Arial" w:cs="Arial"/>
                <w:kern w:val="2"/>
                <w:sz w:val="20"/>
                <w:szCs w:val="20"/>
              </w:rPr>
            </w:pPr>
            <w:r w:rsidRPr="00277429">
              <w:rPr>
                <w:rFonts w:ascii="仿宋_GB2312" w:eastAsia="仿宋_GB2312" w:hAnsi="Arial" w:cs="Arial" w:hint="eastAsia"/>
                <w:kern w:val="2"/>
                <w:sz w:val="20"/>
                <w:szCs w:val="20"/>
              </w:rPr>
              <w:t>2018-07-07</w:t>
            </w:r>
          </w:p>
        </w:tc>
      </w:tr>
      <w:tr w:rsidR="00064442" w:rsidRPr="00277429" w14:paraId="4A8BCEFE" w14:textId="77777777" w:rsidTr="00064442">
        <w:trPr>
          <w:trHeight w:val="264"/>
          <w:jc w:val="center"/>
        </w:trPr>
        <w:tc>
          <w:tcPr>
            <w:tcW w:w="425" w:type="dxa"/>
            <w:shd w:val="clear" w:color="auto" w:fill="auto"/>
            <w:noWrap/>
            <w:vAlign w:val="center"/>
            <w:hideMark/>
          </w:tcPr>
          <w:p w14:paraId="7E9D3D03" w14:textId="77777777" w:rsidR="00064442" w:rsidRPr="00277429" w:rsidRDefault="00064442" w:rsidP="00064442">
            <w:pPr>
              <w:widowControl w:val="0"/>
              <w:jc w:val="center"/>
              <w:rPr>
                <w:rFonts w:ascii="仿宋_GB2312" w:eastAsia="仿宋_GB2312" w:hAnsi="Arial" w:cs="Arial"/>
                <w:kern w:val="2"/>
                <w:sz w:val="20"/>
                <w:szCs w:val="20"/>
              </w:rPr>
            </w:pPr>
            <w:r w:rsidRPr="00277429">
              <w:rPr>
                <w:rFonts w:ascii="仿宋_GB2312" w:eastAsia="仿宋_GB2312" w:hAnsi="Arial" w:cs="Arial" w:hint="eastAsia"/>
                <w:kern w:val="2"/>
                <w:sz w:val="20"/>
                <w:szCs w:val="20"/>
              </w:rPr>
              <w:t>2</w:t>
            </w:r>
          </w:p>
        </w:tc>
        <w:tc>
          <w:tcPr>
            <w:tcW w:w="2693" w:type="dxa"/>
            <w:shd w:val="clear" w:color="auto" w:fill="auto"/>
            <w:noWrap/>
            <w:vAlign w:val="center"/>
            <w:hideMark/>
          </w:tcPr>
          <w:p w14:paraId="713AA608" w14:textId="77777777" w:rsidR="00064442" w:rsidRPr="00277429" w:rsidRDefault="00064442" w:rsidP="00064442">
            <w:pPr>
              <w:widowControl w:val="0"/>
              <w:jc w:val="center"/>
              <w:rPr>
                <w:rFonts w:ascii="仿宋_GB2312" w:eastAsia="仿宋_GB2312" w:hAnsi="Arial" w:cs="Arial"/>
                <w:kern w:val="2"/>
                <w:sz w:val="20"/>
                <w:szCs w:val="20"/>
              </w:rPr>
            </w:pPr>
            <w:r w:rsidRPr="00277429">
              <w:rPr>
                <w:rFonts w:ascii="仿宋_GB2312" w:eastAsia="仿宋_GB2312" w:hAnsi="Arial" w:cs="Arial" w:hint="eastAsia"/>
                <w:kern w:val="2"/>
                <w:sz w:val="20"/>
                <w:szCs w:val="20"/>
              </w:rPr>
              <w:t>南方恒生中国企业精明指数证券投资基金(QDII-LOF)</w:t>
            </w:r>
          </w:p>
        </w:tc>
        <w:tc>
          <w:tcPr>
            <w:tcW w:w="899" w:type="dxa"/>
            <w:shd w:val="clear" w:color="auto" w:fill="auto"/>
            <w:noWrap/>
            <w:vAlign w:val="center"/>
            <w:hideMark/>
          </w:tcPr>
          <w:p w14:paraId="72006A2E" w14:textId="77777777" w:rsidR="00064442" w:rsidRPr="00277429" w:rsidRDefault="00064442" w:rsidP="00064442">
            <w:pPr>
              <w:widowControl w:val="0"/>
              <w:jc w:val="center"/>
              <w:rPr>
                <w:rFonts w:ascii="仿宋_GB2312" w:eastAsia="仿宋_GB2312" w:hAnsi="Calibri" w:cs="Arial"/>
                <w:kern w:val="2"/>
                <w:sz w:val="20"/>
                <w:szCs w:val="20"/>
              </w:rPr>
            </w:pPr>
            <w:r w:rsidRPr="00277429">
              <w:rPr>
                <w:rFonts w:ascii="仿宋_GB2312" w:eastAsia="仿宋_GB2312" w:hAnsi="Calibri" w:cs="Arial" w:hint="eastAsia"/>
                <w:kern w:val="2"/>
                <w:sz w:val="20"/>
                <w:szCs w:val="20"/>
              </w:rPr>
              <w:t>南方</w:t>
            </w:r>
          </w:p>
        </w:tc>
        <w:tc>
          <w:tcPr>
            <w:tcW w:w="2366" w:type="dxa"/>
            <w:shd w:val="clear" w:color="auto" w:fill="auto"/>
            <w:noWrap/>
            <w:vAlign w:val="center"/>
            <w:hideMark/>
          </w:tcPr>
          <w:p w14:paraId="14F6487F" w14:textId="77777777" w:rsidR="00064442" w:rsidRPr="00277429" w:rsidRDefault="00064442" w:rsidP="00064442">
            <w:pPr>
              <w:widowControl w:val="0"/>
              <w:jc w:val="center"/>
              <w:rPr>
                <w:rFonts w:ascii="仿宋_GB2312" w:eastAsia="仿宋_GB2312" w:hAnsi="Arial" w:cs="Arial"/>
                <w:kern w:val="2"/>
                <w:sz w:val="20"/>
                <w:szCs w:val="20"/>
              </w:rPr>
            </w:pPr>
            <w:r w:rsidRPr="00277429">
              <w:rPr>
                <w:rFonts w:ascii="仿宋_GB2312" w:eastAsia="仿宋_GB2312" w:hAnsi="Arial" w:cs="Arial" w:hint="eastAsia"/>
                <w:kern w:val="2"/>
                <w:sz w:val="20"/>
                <w:szCs w:val="20"/>
              </w:rPr>
              <w:t>QDII股票型-普通开放式</w:t>
            </w:r>
          </w:p>
        </w:tc>
        <w:tc>
          <w:tcPr>
            <w:tcW w:w="1216" w:type="dxa"/>
            <w:shd w:val="clear" w:color="auto" w:fill="auto"/>
            <w:noWrap/>
            <w:vAlign w:val="center"/>
            <w:hideMark/>
          </w:tcPr>
          <w:p w14:paraId="4747E543" w14:textId="77777777" w:rsidR="00064442" w:rsidRPr="00277429" w:rsidRDefault="00064442" w:rsidP="00064442">
            <w:pPr>
              <w:widowControl w:val="0"/>
              <w:jc w:val="center"/>
              <w:rPr>
                <w:rFonts w:ascii="仿宋_GB2312" w:eastAsia="仿宋_GB2312" w:hAnsi="Arial" w:cs="Arial"/>
                <w:kern w:val="2"/>
                <w:sz w:val="20"/>
                <w:szCs w:val="20"/>
              </w:rPr>
            </w:pPr>
            <w:r w:rsidRPr="00277429">
              <w:rPr>
                <w:rFonts w:ascii="仿宋_GB2312" w:eastAsia="仿宋_GB2312" w:hAnsi="Arial" w:cs="Arial" w:hint="eastAsia"/>
                <w:kern w:val="2"/>
                <w:sz w:val="20"/>
                <w:szCs w:val="20"/>
              </w:rPr>
              <w:t>2017-02-17</w:t>
            </w:r>
          </w:p>
        </w:tc>
        <w:tc>
          <w:tcPr>
            <w:tcW w:w="1216" w:type="dxa"/>
            <w:shd w:val="clear" w:color="auto" w:fill="auto"/>
            <w:noWrap/>
            <w:vAlign w:val="center"/>
            <w:hideMark/>
          </w:tcPr>
          <w:p w14:paraId="2C330CDD" w14:textId="77777777" w:rsidR="00064442" w:rsidRPr="00277429" w:rsidRDefault="00064442" w:rsidP="00064442">
            <w:pPr>
              <w:widowControl w:val="0"/>
              <w:jc w:val="center"/>
              <w:rPr>
                <w:rFonts w:ascii="仿宋_GB2312" w:eastAsia="仿宋_GB2312" w:hAnsi="Arial" w:cs="Arial"/>
                <w:kern w:val="2"/>
                <w:sz w:val="20"/>
                <w:szCs w:val="20"/>
              </w:rPr>
            </w:pPr>
            <w:r w:rsidRPr="00277429">
              <w:rPr>
                <w:rFonts w:ascii="仿宋_GB2312" w:eastAsia="仿宋_GB2312" w:hAnsi="Arial" w:cs="Arial" w:hint="eastAsia"/>
                <w:kern w:val="2"/>
                <w:sz w:val="20"/>
                <w:szCs w:val="20"/>
              </w:rPr>
              <w:t>2017-04-26</w:t>
            </w:r>
          </w:p>
        </w:tc>
        <w:tc>
          <w:tcPr>
            <w:tcW w:w="1216" w:type="dxa"/>
            <w:shd w:val="clear" w:color="auto" w:fill="auto"/>
            <w:noWrap/>
            <w:vAlign w:val="center"/>
            <w:hideMark/>
          </w:tcPr>
          <w:p w14:paraId="3D8145BD" w14:textId="77777777" w:rsidR="00064442" w:rsidRPr="00277429" w:rsidRDefault="00064442" w:rsidP="00064442">
            <w:pPr>
              <w:widowControl w:val="0"/>
              <w:jc w:val="center"/>
              <w:rPr>
                <w:rFonts w:ascii="仿宋_GB2312" w:eastAsia="仿宋_GB2312" w:hAnsi="Arial" w:cs="Arial"/>
                <w:kern w:val="2"/>
                <w:sz w:val="20"/>
                <w:szCs w:val="20"/>
              </w:rPr>
            </w:pPr>
            <w:r w:rsidRPr="00277429">
              <w:rPr>
                <w:rFonts w:ascii="仿宋_GB2312" w:eastAsia="仿宋_GB2312" w:hAnsi="Arial" w:cs="Arial" w:hint="eastAsia"/>
                <w:kern w:val="2"/>
                <w:sz w:val="20"/>
                <w:szCs w:val="20"/>
              </w:rPr>
              <w:t>2019-04-22</w:t>
            </w:r>
          </w:p>
        </w:tc>
        <w:tc>
          <w:tcPr>
            <w:tcW w:w="1309" w:type="dxa"/>
            <w:shd w:val="clear" w:color="auto" w:fill="auto"/>
            <w:noWrap/>
            <w:vAlign w:val="center"/>
            <w:hideMark/>
          </w:tcPr>
          <w:p w14:paraId="235D3A21" w14:textId="77777777" w:rsidR="00064442" w:rsidRPr="00277429" w:rsidRDefault="00064442" w:rsidP="00064442">
            <w:pPr>
              <w:widowControl w:val="0"/>
              <w:jc w:val="center"/>
              <w:rPr>
                <w:rFonts w:ascii="仿宋_GB2312" w:eastAsia="仿宋_GB2312" w:hAnsi="Arial" w:cs="Arial"/>
                <w:kern w:val="2"/>
                <w:sz w:val="20"/>
                <w:szCs w:val="20"/>
              </w:rPr>
            </w:pPr>
            <w:r w:rsidRPr="00277429">
              <w:rPr>
                <w:rFonts w:ascii="仿宋_GB2312" w:eastAsia="仿宋_GB2312" w:hAnsi="Arial" w:cs="Arial" w:hint="eastAsia"/>
                <w:kern w:val="2"/>
                <w:sz w:val="20"/>
                <w:szCs w:val="20"/>
              </w:rPr>
              <w:t>2019-06-26</w:t>
            </w:r>
          </w:p>
        </w:tc>
      </w:tr>
      <w:tr w:rsidR="00064442" w:rsidRPr="00277429" w14:paraId="42B66232" w14:textId="77777777" w:rsidTr="00064442">
        <w:trPr>
          <w:trHeight w:val="264"/>
          <w:jc w:val="center"/>
        </w:trPr>
        <w:tc>
          <w:tcPr>
            <w:tcW w:w="425" w:type="dxa"/>
            <w:shd w:val="clear" w:color="auto" w:fill="auto"/>
            <w:noWrap/>
            <w:vAlign w:val="center"/>
            <w:hideMark/>
          </w:tcPr>
          <w:p w14:paraId="7090B94B" w14:textId="77777777" w:rsidR="00064442" w:rsidRPr="00277429" w:rsidRDefault="00064442" w:rsidP="00064442">
            <w:pPr>
              <w:widowControl w:val="0"/>
              <w:jc w:val="center"/>
              <w:rPr>
                <w:rFonts w:ascii="仿宋_GB2312" w:eastAsia="仿宋_GB2312" w:hAnsi="Arial" w:cs="Arial"/>
                <w:kern w:val="2"/>
                <w:sz w:val="20"/>
                <w:szCs w:val="20"/>
              </w:rPr>
            </w:pPr>
            <w:r w:rsidRPr="00277429">
              <w:rPr>
                <w:rFonts w:ascii="仿宋_GB2312" w:eastAsia="仿宋_GB2312" w:hAnsi="Arial" w:cs="Arial" w:hint="eastAsia"/>
                <w:kern w:val="2"/>
                <w:sz w:val="20"/>
                <w:szCs w:val="20"/>
              </w:rPr>
              <w:t>3</w:t>
            </w:r>
          </w:p>
        </w:tc>
        <w:tc>
          <w:tcPr>
            <w:tcW w:w="2693" w:type="dxa"/>
            <w:shd w:val="clear" w:color="auto" w:fill="auto"/>
            <w:noWrap/>
            <w:vAlign w:val="center"/>
            <w:hideMark/>
          </w:tcPr>
          <w:p w14:paraId="7B2155F9" w14:textId="77777777" w:rsidR="00064442" w:rsidRPr="00277429" w:rsidRDefault="00064442" w:rsidP="00064442">
            <w:pPr>
              <w:widowControl w:val="0"/>
              <w:jc w:val="center"/>
              <w:rPr>
                <w:rFonts w:ascii="仿宋_GB2312" w:eastAsia="仿宋_GB2312" w:hAnsi="Arial" w:cs="Arial"/>
                <w:kern w:val="2"/>
                <w:sz w:val="20"/>
                <w:szCs w:val="20"/>
              </w:rPr>
            </w:pPr>
            <w:r w:rsidRPr="00277429">
              <w:rPr>
                <w:rFonts w:ascii="仿宋_GB2312" w:eastAsia="仿宋_GB2312" w:hAnsi="Arial" w:cs="Arial" w:hint="eastAsia"/>
                <w:kern w:val="2"/>
                <w:sz w:val="20"/>
                <w:szCs w:val="20"/>
              </w:rPr>
              <w:t>南方</w:t>
            </w:r>
            <w:proofErr w:type="gramStart"/>
            <w:r w:rsidRPr="00277429">
              <w:rPr>
                <w:rFonts w:ascii="仿宋_GB2312" w:eastAsia="仿宋_GB2312" w:hAnsi="Arial" w:cs="Arial" w:hint="eastAsia"/>
                <w:kern w:val="2"/>
                <w:sz w:val="20"/>
                <w:szCs w:val="20"/>
              </w:rPr>
              <w:t>金砖四国指数</w:t>
            </w:r>
            <w:proofErr w:type="gramEnd"/>
            <w:r w:rsidRPr="00277429">
              <w:rPr>
                <w:rFonts w:ascii="仿宋_GB2312" w:eastAsia="仿宋_GB2312" w:hAnsi="Arial" w:cs="Arial" w:hint="eastAsia"/>
                <w:kern w:val="2"/>
                <w:sz w:val="20"/>
                <w:szCs w:val="20"/>
              </w:rPr>
              <w:t>证券投资基金</w:t>
            </w:r>
          </w:p>
        </w:tc>
        <w:tc>
          <w:tcPr>
            <w:tcW w:w="899" w:type="dxa"/>
            <w:shd w:val="clear" w:color="auto" w:fill="auto"/>
            <w:noWrap/>
            <w:vAlign w:val="center"/>
            <w:hideMark/>
          </w:tcPr>
          <w:p w14:paraId="48EC28AB" w14:textId="77777777" w:rsidR="00064442" w:rsidRPr="00277429" w:rsidRDefault="00064442" w:rsidP="00064442">
            <w:pPr>
              <w:widowControl w:val="0"/>
              <w:jc w:val="center"/>
              <w:rPr>
                <w:rFonts w:ascii="仿宋_GB2312" w:eastAsia="仿宋_GB2312" w:hAnsi="Calibri" w:cs="Arial"/>
                <w:kern w:val="2"/>
                <w:sz w:val="20"/>
                <w:szCs w:val="20"/>
              </w:rPr>
            </w:pPr>
            <w:r w:rsidRPr="00277429">
              <w:rPr>
                <w:rFonts w:ascii="仿宋_GB2312" w:eastAsia="仿宋_GB2312" w:hAnsi="Calibri" w:cs="Arial" w:hint="eastAsia"/>
                <w:kern w:val="2"/>
                <w:sz w:val="20"/>
                <w:szCs w:val="20"/>
              </w:rPr>
              <w:t>南方</w:t>
            </w:r>
          </w:p>
        </w:tc>
        <w:tc>
          <w:tcPr>
            <w:tcW w:w="2366" w:type="dxa"/>
            <w:shd w:val="clear" w:color="auto" w:fill="auto"/>
            <w:noWrap/>
            <w:vAlign w:val="center"/>
            <w:hideMark/>
          </w:tcPr>
          <w:p w14:paraId="26E101AA" w14:textId="77777777" w:rsidR="00064442" w:rsidRPr="00277429" w:rsidRDefault="00064442" w:rsidP="00064442">
            <w:pPr>
              <w:widowControl w:val="0"/>
              <w:jc w:val="center"/>
              <w:rPr>
                <w:rFonts w:ascii="仿宋_GB2312" w:eastAsia="仿宋_GB2312" w:hAnsi="Arial" w:cs="Arial"/>
                <w:kern w:val="2"/>
                <w:sz w:val="20"/>
                <w:szCs w:val="20"/>
              </w:rPr>
            </w:pPr>
            <w:r w:rsidRPr="00277429">
              <w:rPr>
                <w:rFonts w:ascii="仿宋_GB2312" w:eastAsia="仿宋_GB2312" w:hAnsi="Arial" w:cs="Arial" w:hint="eastAsia"/>
                <w:kern w:val="2"/>
                <w:sz w:val="20"/>
                <w:szCs w:val="20"/>
              </w:rPr>
              <w:t>QDII股票型-普通开放式</w:t>
            </w:r>
          </w:p>
        </w:tc>
        <w:tc>
          <w:tcPr>
            <w:tcW w:w="1216" w:type="dxa"/>
            <w:shd w:val="clear" w:color="auto" w:fill="auto"/>
            <w:noWrap/>
            <w:vAlign w:val="center"/>
            <w:hideMark/>
          </w:tcPr>
          <w:p w14:paraId="21098C8F" w14:textId="77777777" w:rsidR="00064442" w:rsidRPr="00277429" w:rsidRDefault="00064442" w:rsidP="00064442">
            <w:pPr>
              <w:widowControl w:val="0"/>
              <w:jc w:val="center"/>
              <w:rPr>
                <w:rFonts w:ascii="仿宋_GB2312" w:eastAsia="仿宋_GB2312" w:hAnsi="Arial" w:cs="Arial"/>
                <w:kern w:val="2"/>
                <w:sz w:val="20"/>
                <w:szCs w:val="20"/>
              </w:rPr>
            </w:pPr>
            <w:r w:rsidRPr="00277429">
              <w:rPr>
                <w:rFonts w:ascii="仿宋_GB2312" w:eastAsia="仿宋_GB2312" w:hAnsi="Arial" w:cs="Arial" w:hint="eastAsia"/>
                <w:kern w:val="2"/>
                <w:sz w:val="20"/>
                <w:szCs w:val="20"/>
              </w:rPr>
              <w:t>2010-05-04</w:t>
            </w:r>
          </w:p>
        </w:tc>
        <w:tc>
          <w:tcPr>
            <w:tcW w:w="1216" w:type="dxa"/>
            <w:shd w:val="clear" w:color="auto" w:fill="auto"/>
            <w:noWrap/>
            <w:vAlign w:val="center"/>
            <w:hideMark/>
          </w:tcPr>
          <w:p w14:paraId="06620D77" w14:textId="77777777" w:rsidR="00064442" w:rsidRPr="00277429" w:rsidRDefault="00064442" w:rsidP="00064442">
            <w:pPr>
              <w:widowControl w:val="0"/>
              <w:jc w:val="center"/>
              <w:rPr>
                <w:rFonts w:ascii="仿宋_GB2312" w:eastAsia="仿宋_GB2312" w:hAnsi="Arial" w:cs="Arial"/>
                <w:kern w:val="2"/>
                <w:sz w:val="20"/>
                <w:szCs w:val="20"/>
              </w:rPr>
            </w:pPr>
            <w:r w:rsidRPr="00277429">
              <w:rPr>
                <w:rFonts w:ascii="仿宋_GB2312" w:eastAsia="仿宋_GB2312" w:hAnsi="Arial" w:cs="Arial" w:hint="eastAsia"/>
                <w:kern w:val="2"/>
                <w:sz w:val="20"/>
                <w:szCs w:val="20"/>
              </w:rPr>
              <w:t>2010-12-09</w:t>
            </w:r>
          </w:p>
        </w:tc>
        <w:tc>
          <w:tcPr>
            <w:tcW w:w="1216" w:type="dxa"/>
            <w:shd w:val="clear" w:color="auto" w:fill="auto"/>
            <w:noWrap/>
            <w:vAlign w:val="center"/>
            <w:hideMark/>
          </w:tcPr>
          <w:p w14:paraId="7AAB3497" w14:textId="77777777" w:rsidR="00064442" w:rsidRPr="00277429" w:rsidRDefault="00064442" w:rsidP="00064442">
            <w:pPr>
              <w:widowControl w:val="0"/>
              <w:jc w:val="center"/>
              <w:rPr>
                <w:rFonts w:ascii="仿宋_GB2312" w:eastAsia="仿宋_GB2312" w:hAnsi="Arial" w:cs="Arial"/>
                <w:kern w:val="2"/>
                <w:sz w:val="20"/>
                <w:szCs w:val="20"/>
              </w:rPr>
            </w:pPr>
            <w:r w:rsidRPr="00277429">
              <w:rPr>
                <w:rFonts w:ascii="仿宋_GB2312" w:eastAsia="仿宋_GB2312" w:hAnsi="Arial" w:cs="Arial" w:hint="eastAsia"/>
                <w:kern w:val="2"/>
                <w:sz w:val="20"/>
                <w:szCs w:val="20"/>
              </w:rPr>
              <w:t>2020-09-18</w:t>
            </w:r>
          </w:p>
        </w:tc>
        <w:tc>
          <w:tcPr>
            <w:tcW w:w="1309" w:type="dxa"/>
            <w:shd w:val="clear" w:color="auto" w:fill="auto"/>
            <w:noWrap/>
            <w:vAlign w:val="center"/>
            <w:hideMark/>
          </w:tcPr>
          <w:p w14:paraId="150D8510" w14:textId="77777777" w:rsidR="00064442" w:rsidRPr="00277429" w:rsidRDefault="00064442" w:rsidP="00064442">
            <w:pPr>
              <w:widowControl w:val="0"/>
              <w:jc w:val="center"/>
              <w:rPr>
                <w:rFonts w:ascii="仿宋_GB2312" w:eastAsia="仿宋_GB2312" w:hAnsi="Arial" w:cs="Arial"/>
                <w:kern w:val="2"/>
                <w:sz w:val="20"/>
                <w:szCs w:val="20"/>
              </w:rPr>
            </w:pPr>
            <w:r w:rsidRPr="00277429">
              <w:rPr>
                <w:rFonts w:ascii="仿宋_GB2312" w:eastAsia="仿宋_GB2312" w:hAnsi="Arial" w:cs="Arial" w:hint="eastAsia"/>
                <w:kern w:val="2"/>
                <w:sz w:val="20"/>
                <w:szCs w:val="20"/>
              </w:rPr>
              <w:t>2020-11-19</w:t>
            </w:r>
          </w:p>
        </w:tc>
      </w:tr>
      <w:tr w:rsidR="00064442" w:rsidRPr="00277429" w14:paraId="323FE78A" w14:textId="77777777" w:rsidTr="00064442">
        <w:trPr>
          <w:trHeight w:val="264"/>
          <w:jc w:val="center"/>
        </w:trPr>
        <w:tc>
          <w:tcPr>
            <w:tcW w:w="425" w:type="dxa"/>
            <w:shd w:val="clear" w:color="auto" w:fill="auto"/>
            <w:noWrap/>
            <w:vAlign w:val="center"/>
            <w:hideMark/>
          </w:tcPr>
          <w:p w14:paraId="69E1F885" w14:textId="77777777" w:rsidR="00064442" w:rsidRPr="00277429" w:rsidRDefault="00064442" w:rsidP="00064442">
            <w:pPr>
              <w:widowControl w:val="0"/>
              <w:jc w:val="center"/>
              <w:rPr>
                <w:rFonts w:ascii="仿宋_GB2312" w:eastAsia="仿宋_GB2312" w:hAnsi="Arial" w:cs="Arial"/>
                <w:kern w:val="2"/>
                <w:sz w:val="20"/>
                <w:szCs w:val="20"/>
              </w:rPr>
            </w:pPr>
            <w:r w:rsidRPr="00277429">
              <w:rPr>
                <w:rFonts w:ascii="仿宋_GB2312" w:eastAsia="仿宋_GB2312" w:hAnsi="Arial" w:cs="Arial" w:hint="eastAsia"/>
                <w:kern w:val="2"/>
                <w:sz w:val="20"/>
                <w:szCs w:val="20"/>
              </w:rPr>
              <w:t>4</w:t>
            </w:r>
          </w:p>
        </w:tc>
        <w:tc>
          <w:tcPr>
            <w:tcW w:w="2693" w:type="dxa"/>
            <w:shd w:val="clear" w:color="auto" w:fill="auto"/>
            <w:noWrap/>
            <w:vAlign w:val="center"/>
            <w:hideMark/>
          </w:tcPr>
          <w:p w14:paraId="1D07F6C9" w14:textId="77777777" w:rsidR="00064442" w:rsidRPr="00277429" w:rsidRDefault="00064442" w:rsidP="00064442">
            <w:pPr>
              <w:widowControl w:val="0"/>
              <w:jc w:val="center"/>
              <w:rPr>
                <w:rFonts w:ascii="仿宋_GB2312" w:eastAsia="仿宋_GB2312" w:hAnsi="Arial" w:cs="Arial"/>
                <w:kern w:val="2"/>
                <w:sz w:val="20"/>
                <w:szCs w:val="20"/>
              </w:rPr>
            </w:pPr>
            <w:r w:rsidRPr="00277429">
              <w:rPr>
                <w:rFonts w:ascii="仿宋_GB2312" w:eastAsia="仿宋_GB2312" w:hAnsi="Arial" w:cs="Arial" w:hint="eastAsia"/>
                <w:kern w:val="2"/>
                <w:sz w:val="20"/>
                <w:szCs w:val="20"/>
              </w:rPr>
              <w:t>中证500医药卫生指数交易型开放式指数证券投资基金</w:t>
            </w:r>
          </w:p>
        </w:tc>
        <w:tc>
          <w:tcPr>
            <w:tcW w:w="899" w:type="dxa"/>
            <w:shd w:val="clear" w:color="auto" w:fill="auto"/>
            <w:noWrap/>
            <w:vAlign w:val="center"/>
            <w:hideMark/>
          </w:tcPr>
          <w:p w14:paraId="55934925" w14:textId="77777777" w:rsidR="00064442" w:rsidRPr="00277429" w:rsidRDefault="00064442" w:rsidP="00064442">
            <w:pPr>
              <w:widowControl w:val="0"/>
              <w:jc w:val="center"/>
              <w:rPr>
                <w:rFonts w:ascii="仿宋_GB2312" w:eastAsia="仿宋_GB2312" w:hAnsi="Calibri" w:cs="Arial"/>
                <w:kern w:val="2"/>
                <w:sz w:val="20"/>
                <w:szCs w:val="20"/>
              </w:rPr>
            </w:pPr>
            <w:r w:rsidRPr="00277429">
              <w:rPr>
                <w:rFonts w:ascii="仿宋_GB2312" w:eastAsia="仿宋_GB2312" w:hAnsi="Calibri" w:cs="Arial" w:hint="eastAsia"/>
                <w:kern w:val="2"/>
                <w:sz w:val="20"/>
                <w:szCs w:val="20"/>
              </w:rPr>
              <w:t>南方</w:t>
            </w:r>
          </w:p>
        </w:tc>
        <w:tc>
          <w:tcPr>
            <w:tcW w:w="2366" w:type="dxa"/>
            <w:shd w:val="clear" w:color="auto" w:fill="auto"/>
            <w:noWrap/>
            <w:vAlign w:val="center"/>
            <w:hideMark/>
          </w:tcPr>
          <w:p w14:paraId="0E69FF44" w14:textId="77777777" w:rsidR="00064442" w:rsidRPr="00277429" w:rsidRDefault="00064442" w:rsidP="00064442">
            <w:pPr>
              <w:widowControl w:val="0"/>
              <w:jc w:val="center"/>
              <w:rPr>
                <w:rFonts w:ascii="仿宋_GB2312" w:eastAsia="仿宋_GB2312" w:hAnsi="Arial" w:cs="Arial"/>
                <w:kern w:val="2"/>
                <w:sz w:val="20"/>
                <w:szCs w:val="20"/>
              </w:rPr>
            </w:pPr>
            <w:r w:rsidRPr="00277429">
              <w:rPr>
                <w:rFonts w:ascii="仿宋_GB2312" w:eastAsia="仿宋_GB2312" w:hAnsi="Arial" w:cs="Arial" w:hint="eastAsia"/>
                <w:kern w:val="2"/>
                <w:sz w:val="20"/>
                <w:szCs w:val="20"/>
              </w:rPr>
              <w:t>股票型-ETF</w:t>
            </w:r>
          </w:p>
        </w:tc>
        <w:tc>
          <w:tcPr>
            <w:tcW w:w="1216" w:type="dxa"/>
            <w:shd w:val="clear" w:color="auto" w:fill="auto"/>
            <w:noWrap/>
            <w:vAlign w:val="center"/>
            <w:hideMark/>
          </w:tcPr>
          <w:p w14:paraId="1372799F" w14:textId="77777777" w:rsidR="00064442" w:rsidRPr="00277429" w:rsidRDefault="00064442" w:rsidP="00064442">
            <w:pPr>
              <w:widowControl w:val="0"/>
              <w:jc w:val="center"/>
              <w:rPr>
                <w:rFonts w:ascii="仿宋_GB2312" w:eastAsia="仿宋_GB2312" w:hAnsi="Arial" w:cs="Arial"/>
                <w:kern w:val="2"/>
                <w:sz w:val="20"/>
                <w:szCs w:val="20"/>
              </w:rPr>
            </w:pPr>
            <w:r w:rsidRPr="00277429">
              <w:rPr>
                <w:rFonts w:ascii="仿宋_GB2312" w:eastAsia="仿宋_GB2312" w:hAnsi="Arial" w:cs="Arial" w:hint="eastAsia"/>
                <w:kern w:val="2"/>
                <w:sz w:val="20"/>
                <w:szCs w:val="20"/>
              </w:rPr>
              <w:t>2014-04-14</w:t>
            </w:r>
          </w:p>
        </w:tc>
        <w:tc>
          <w:tcPr>
            <w:tcW w:w="1216" w:type="dxa"/>
            <w:shd w:val="clear" w:color="auto" w:fill="auto"/>
            <w:noWrap/>
            <w:vAlign w:val="center"/>
            <w:hideMark/>
          </w:tcPr>
          <w:p w14:paraId="29B078CB" w14:textId="77777777" w:rsidR="00064442" w:rsidRPr="00277429" w:rsidRDefault="00064442" w:rsidP="00064442">
            <w:pPr>
              <w:widowControl w:val="0"/>
              <w:jc w:val="center"/>
              <w:rPr>
                <w:rFonts w:ascii="仿宋_GB2312" w:eastAsia="仿宋_GB2312" w:hAnsi="Arial" w:cs="Arial"/>
                <w:kern w:val="2"/>
                <w:sz w:val="20"/>
                <w:szCs w:val="20"/>
              </w:rPr>
            </w:pPr>
            <w:r w:rsidRPr="00277429">
              <w:rPr>
                <w:rFonts w:ascii="仿宋_GB2312" w:eastAsia="仿宋_GB2312" w:hAnsi="Arial" w:cs="Arial" w:hint="eastAsia"/>
                <w:kern w:val="2"/>
                <w:sz w:val="20"/>
                <w:szCs w:val="20"/>
              </w:rPr>
              <w:t>2014-10-30</w:t>
            </w:r>
          </w:p>
        </w:tc>
        <w:tc>
          <w:tcPr>
            <w:tcW w:w="1216" w:type="dxa"/>
            <w:shd w:val="clear" w:color="auto" w:fill="auto"/>
            <w:noWrap/>
            <w:vAlign w:val="center"/>
            <w:hideMark/>
          </w:tcPr>
          <w:p w14:paraId="7216C7C7" w14:textId="77777777" w:rsidR="00064442" w:rsidRPr="00277429" w:rsidRDefault="00064442" w:rsidP="00064442">
            <w:pPr>
              <w:widowControl w:val="0"/>
              <w:jc w:val="center"/>
              <w:rPr>
                <w:rFonts w:ascii="仿宋_GB2312" w:eastAsia="仿宋_GB2312" w:hAnsi="Arial" w:cs="Arial"/>
                <w:kern w:val="2"/>
                <w:sz w:val="20"/>
                <w:szCs w:val="20"/>
              </w:rPr>
            </w:pPr>
            <w:r w:rsidRPr="00277429">
              <w:rPr>
                <w:rFonts w:ascii="仿宋_GB2312" w:eastAsia="仿宋_GB2312" w:hAnsi="Arial" w:cs="Arial" w:hint="eastAsia"/>
                <w:kern w:val="2"/>
                <w:sz w:val="20"/>
                <w:szCs w:val="20"/>
              </w:rPr>
              <w:t>2020-12-23</w:t>
            </w:r>
          </w:p>
        </w:tc>
        <w:tc>
          <w:tcPr>
            <w:tcW w:w="1309" w:type="dxa"/>
            <w:shd w:val="clear" w:color="auto" w:fill="auto"/>
            <w:noWrap/>
            <w:vAlign w:val="center"/>
            <w:hideMark/>
          </w:tcPr>
          <w:p w14:paraId="6EFB1ACC" w14:textId="77777777" w:rsidR="00064442" w:rsidRPr="00277429" w:rsidRDefault="00064442" w:rsidP="00064442">
            <w:pPr>
              <w:widowControl w:val="0"/>
              <w:jc w:val="center"/>
              <w:rPr>
                <w:rFonts w:ascii="仿宋_GB2312" w:eastAsia="仿宋_GB2312" w:hAnsi="Arial" w:cs="Arial"/>
                <w:kern w:val="2"/>
                <w:sz w:val="20"/>
                <w:szCs w:val="20"/>
              </w:rPr>
            </w:pPr>
            <w:r w:rsidRPr="00277429">
              <w:rPr>
                <w:rFonts w:ascii="仿宋_GB2312" w:eastAsia="仿宋_GB2312" w:hAnsi="Arial" w:cs="Arial" w:hint="eastAsia"/>
                <w:kern w:val="2"/>
                <w:sz w:val="20"/>
                <w:szCs w:val="20"/>
              </w:rPr>
              <w:t>2021-02-08</w:t>
            </w:r>
          </w:p>
        </w:tc>
      </w:tr>
      <w:tr w:rsidR="00064442" w:rsidRPr="00277429" w14:paraId="0C7061E3" w14:textId="77777777" w:rsidTr="00064442">
        <w:trPr>
          <w:trHeight w:val="264"/>
          <w:jc w:val="center"/>
        </w:trPr>
        <w:tc>
          <w:tcPr>
            <w:tcW w:w="425" w:type="dxa"/>
            <w:shd w:val="clear" w:color="auto" w:fill="auto"/>
            <w:noWrap/>
            <w:vAlign w:val="center"/>
            <w:hideMark/>
          </w:tcPr>
          <w:p w14:paraId="58A27478" w14:textId="77777777" w:rsidR="00064442" w:rsidRPr="00277429" w:rsidRDefault="00064442" w:rsidP="00064442">
            <w:pPr>
              <w:widowControl w:val="0"/>
              <w:jc w:val="center"/>
              <w:rPr>
                <w:rFonts w:ascii="仿宋_GB2312" w:eastAsia="仿宋_GB2312" w:hAnsi="Arial" w:cs="Arial"/>
                <w:kern w:val="2"/>
                <w:sz w:val="20"/>
                <w:szCs w:val="20"/>
              </w:rPr>
            </w:pPr>
            <w:r w:rsidRPr="00277429">
              <w:rPr>
                <w:rFonts w:ascii="仿宋_GB2312" w:eastAsia="仿宋_GB2312" w:hAnsi="Arial" w:cs="Arial" w:hint="eastAsia"/>
                <w:kern w:val="2"/>
                <w:sz w:val="20"/>
                <w:szCs w:val="20"/>
              </w:rPr>
              <w:t>5</w:t>
            </w:r>
          </w:p>
        </w:tc>
        <w:tc>
          <w:tcPr>
            <w:tcW w:w="2693" w:type="dxa"/>
            <w:shd w:val="clear" w:color="auto" w:fill="auto"/>
            <w:noWrap/>
            <w:vAlign w:val="center"/>
            <w:hideMark/>
          </w:tcPr>
          <w:p w14:paraId="6B5B098A" w14:textId="77777777" w:rsidR="00064442" w:rsidRPr="00277429" w:rsidRDefault="00064442" w:rsidP="00064442">
            <w:pPr>
              <w:widowControl w:val="0"/>
              <w:jc w:val="center"/>
              <w:rPr>
                <w:rFonts w:ascii="仿宋_GB2312" w:eastAsia="仿宋_GB2312" w:hAnsi="Arial" w:cs="Arial"/>
                <w:kern w:val="2"/>
                <w:sz w:val="20"/>
                <w:szCs w:val="20"/>
              </w:rPr>
            </w:pPr>
            <w:r w:rsidRPr="00277429">
              <w:rPr>
                <w:rFonts w:ascii="仿宋_GB2312" w:eastAsia="仿宋_GB2312" w:hAnsi="Arial" w:cs="Arial" w:hint="eastAsia"/>
                <w:kern w:val="2"/>
                <w:sz w:val="20"/>
                <w:szCs w:val="20"/>
              </w:rPr>
              <w:t>中证500工业指数交易型开放式指数证券投资基金</w:t>
            </w:r>
          </w:p>
        </w:tc>
        <w:tc>
          <w:tcPr>
            <w:tcW w:w="899" w:type="dxa"/>
            <w:shd w:val="clear" w:color="auto" w:fill="auto"/>
            <w:noWrap/>
            <w:vAlign w:val="center"/>
            <w:hideMark/>
          </w:tcPr>
          <w:p w14:paraId="1E89ED32" w14:textId="77777777" w:rsidR="00064442" w:rsidRPr="00277429" w:rsidRDefault="00064442" w:rsidP="00064442">
            <w:pPr>
              <w:widowControl w:val="0"/>
              <w:jc w:val="center"/>
              <w:rPr>
                <w:rFonts w:ascii="仿宋_GB2312" w:eastAsia="仿宋_GB2312" w:hAnsi="Calibri" w:cs="Arial"/>
                <w:kern w:val="2"/>
                <w:sz w:val="20"/>
                <w:szCs w:val="20"/>
              </w:rPr>
            </w:pPr>
            <w:r w:rsidRPr="00277429">
              <w:rPr>
                <w:rFonts w:ascii="仿宋_GB2312" w:eastAsia="仿宋_GB2312" w:hAnsi="Calibri" w:cs="Arial" w:hint="eastAsia"/>
                <w:kern w:val="2"/>
                <w:sz w:val="20"/>
                <w:szCs w:val="20"/>
              </w:rPr>
              <w:t>南方</w:t>
            </w:r>
          </w:p>
        </w:tc>
        <w:tc>
          <w:tcPr>
            <w:tcW w:w="2366" w:type="dxa"/>
            <w:shd w:val="clear" w:color="auto" w:fill="auto"/>
            <w:noWrap/>
            <w:vAlign w:val="center"/>
            <w:hideMark/>
          </w:tcPr>
          <w:p w14:paraId="2C5D4698" w14:textId="77777777" w:rsidR="00064442" w:rsidRPr="00277429" w:rsidRDefault="00064442" w:rsidP="00064442">
            <w:pPr>
              <w:widowControl w:val="0"/>
              <w:jc w:val="center"/>
              <w:rPr>
                <w:rFonts w:ascii="仿宋_GB2312" w:eastAsia="仿宋_GB2312" w:hAnsi="Arial" w:cs="Arial"/>
                <w:kern w:val="2"/>
                <w:sz w:val="20"/>
                <w:szCs w:val="20"/>
              </w:rPr>
            </w:pPr>
            <w:r w:rsidRPr="00277429">
              <w:rPr>
                <w:rFonts w:ascii="仿宋_GB2312" w:eastAsia="仿宋_GB2312" w:hAnsi="Arial" w:cs="Arial" w:hint="eastAsia"/>
                <w:kern w:val="2"/>
                <w:sz w:val="20"/>
                <w:szCs w:val="20"/>
              </w:rPr>
              <w:t>股票型-ETF</w:t>
            </w:r>
          </w:p>
        </w:tc>
        <w:tc>
          <w:tcPr>
            <w:tcW w:w="1216" w:type="dxa"/>
            <w:shd w:val="clear" w:color="auto" w:fill="auto"/>
            <w:noWrap/>
            <w:vAlign w:val="center"/>
            <w:hideMark/>
          </w:tcPr>
          <w:p w14:paraId="116A0E3D" w14:textId="77777777" w:rsidR="00064442" w:rsidRPr="00277429" w:rsidRDefault="00064442" w:rsidP="00064442">
            <w:pPr>
              <w:widowControl w:val="0"/>
              <w:jc w:val="center"/>
              <w:rPr>
                <w:rFonts w:ascii="仿宋_GB2312" w:eastAsia="仿宋_GB2312" w:hAnsi="Arial" w:cs="Arial"/>
                <w:kern w:val="2"/>
                <w:sz w:val="20"/>
                <w:szCs w:val="20"/>
              </w:rPr>
            </w:pPr>
            <w:r w:rsidRPr="00277429">
              <w:rPr>
                <w:rFonts w:ascii="仿宋_GB2312" w:eastAsia="仿宋_GB2312" w:hAnsi="Arial" w:cs="Arial" w:hint="eastAsia"/>
                <w:kern w:val="2"/>
                <w:sz w:val="20"/>
                <w:szCs w:val="20"/>
              </w:rPr>
              <w:t>2014-04-15</w:t>
            </w:r>
          </w:p>
        </w:tc>
        <w:tc>
          <w:tcPr>
            <w:tcW w:w="1216" w:type="dxa"/>
            <w:shd w:val="clear" w:color="auto" w:fill="auto"/>
            <w:noWrap/>
            <w:vAlign w:val="center"/>
            <w:hideMark/>
          </w:tcPr>
          <w:p w14:paraId="2CB0E58C" w14:textId="77777777" w:rsidR="00064442" w:rsidRPr="00277429" w:rsidRDefault="00064442" w:rsidP="00064442">
            <w:pPr>
              <w:widowControl w:val="0"/>
              <w:jc w:val="center"/>
              <w:rPr>
                <w:rFonts w:ascii="仿宋_GB2312" w:eastAsia="仿宋_GB2312" w:hAnsi="Arial" w:cs="Arial"/>
                <w:kern w:val="2"/>
                <w:sz w:val="20"/>
                <w:szCs w:val="20"/>
              </w:rPr>
            </w:pPr>
            <w:r w:rsidRPr="00277429">
              <w:rPr>
                <w:rFonts w:ascii="仿宋_GB2312" w:eastAsia="仿宋_GB2312" w:hAnsi="Arial" w:cs="Arial" w:hint="eastAsia"/>
                <w:kern w:val="2"/>
                <w:sz w:val="20"/>
                <w:szCs w:val="20"/>
              </w:rPr>
              <w:t>2015-04-08</w:t>
            </w:r>
          </w:p>
        </w:tc>
        <w:tc>
          <w:tcPr>
            <w:tcW w:w="1216" w:type="dxa"/>
            <w:shd w:val="clear" w:color="auto" w:fill="auto"/>
            <w:noWrap/>
            <w:vAlign w:val="center"/>
            <w:hideMark/>
          </w:tcPr>
          <w:p w14:paraId="1962E5DB" w14:textId="77777777" w:rsidR="00064442" w:rsidRPr="00277429" w:rsidRDefault="00064442" w:rsidP="00064442">
            <w:pPr>
              <w:widowControl w:val="0"/>
              <w:jc w:val="center"/>
              <w:rPr>
                <w:rFonts w:ascii="仿宋_GB2312" w:eastAsia="仿宋_GB2312" w:hAnsi="Arial" w:cs="Arial"/>
                <w:kern w:val="2"/>
                <w:sz w:val="20"/>
                <w:szCs w:val="20"/>
              </w:rPr>
            </w:pPr>
            <w:r w:rsidRPr="00277429">
              <w:rPr>
                <w:rFonts w:ascii="仿宋_GB2312" w:eastAsia="仿宋_GB2312" w:hAnsi="Arial" w:cs="Arial" w:hint="eastAsia"/>
                <w:kern w:val="2"/>
                <w:sz w:val="20"/>
                <w:szCs w:val="20"/>
              </w:rPr>
              <w:t>2021-01-07</w:t>
            </w:r>
          </w:p>
        </w:tc>
        <w:tc>
          <w:tcPr>
            <w:tcW w:w="1309" w:type="dxa"/>
            <w:shd w:val="clear" w:color="auto" w:fill="auto"/>
            <w:noWrap/>
            <w:vAlign w:val="center"/>
            <w:hideMark/>
          </w:tcPr>
          <w:p w14:paraId="0218CCAB" w14:textId="77777777" w:rsidR="00064442" w:rsidRPr="00277429" w:rsidRDefault="00064442" w:rsidP="00064442">
            <w:pPr>
              <w:widowControl w:val="0"/>
              <w:jc w:val="center"/>
              <w:rPr>
                <w:rFonts w:ascii="仿宋_GB2312" w:eastAsia="仿宋_GB2312" w:hAnsi="Arial" w:cs="Arial"/>
                <w:kern w:val="2"/>
                <w:sz w:val="20"/>
                <w:szCs w:val="20"/>
              </w:rPr>
            </w:pPr>
            <w:r w:rsidRPr="00277429">
              <w:rPr>
                <w:rFonts w:ascii="仿宋_GB2312" w:eastAsia="仿宋_GB2312" w:hAnsi="Arial" w:cs="Arial" w:hint="eastAsia"/>
                <w:kern w:val="2"/>
                <w:sz w:val="20"/>
                <w:szCs w:val="20"/>
              </w:rPr>
              <w:t>2021-03-18</w:t>
            </w:r>
          </w:p>
        </w:tc>
      </w:tr>
      <w:tr w:rsidR="00064442" w:rsidRPr="00277429" w14:paraId="0CBE211B" w14:textId="77777777" w:rsidTr="00064442">
        <w:trPr>
          <w:trHeight w:val="264"/>
          <w:jc w:val="center"/>
        </w:trPr>
        <w:tc>
          <w:tcPr>
            <w:tcW w:w="425" w:type="dxa"/>
            <w:shd w:val="clear" w:color="auto" w:fill="auto"/>
            <w:noWrap/>
            <w:vAlign w:val="center"/>
            <w:hideMark/>
          </w:tcPr>
          <w:p w14:paraId="4E6809EC" w14:textId="77777777" w:rsidR="00064442" w:rsidRPr="00277429" w:rsidRDefault="00064442" w:rsidP="00064442">
            <w:pPr>
              <w:widowControl w:val="0"/>
              <w:jc w:val="center"/>
              <w:rPr>
                <w:rFonts w:ascii="仿宋_GB2312" w:eastAsia="仿宋_GB2312" w:hAnsi="Arial" w:cs="Arial"/>
                <w:kern w:val="2"/>
                <w:sz w:val="20"/>
                <w:szCs w:val="20"/>
              </w:rPr>
            </w:pPr>
            <w:r w:rsidRPr="00277429">
              <w:rPr>
                <w:rFonts w:ascii="仿宋_GB2312" w:eastAsia="仿宋_GB2312" w:hAnsi="Arial" w:cs="Arial" w:hint="eastAsia"/>
                <w:kern w:val="2"/>
                <w:sz w:val="20"/>
                <w:szCs w:val="20"/>
              </w:rPr>
              <w:t>6</w:t>
            </w:r>
          </w:p>
        </w:tc>
        <w:tc>
          <w:tcPr>
            <w:tcW w:w="2693" w:type="dxa"/>
            <w:shd w:val="clear" w:color="auto" w:fill="auto"/>
            <w:noWrap/>
            <w:vAlign w:val="center"/>
            <w:hideMark/>
          </w:tcPr>
          <w:p w14:paraId="08518602" w14:textId="77777777" w:rsidR="00064442" w:rsidRPr="00277429" w:rsidRDefault="00064442" w:rsidP="00064442">
            <w:pPr>
              <w:widowControl w:val="0"/>
              <w:jc w:val="center"/>
              <w:rPr>
                <w:rFonts w:ascii="仿宋_GB2312" w:eastAsia="仿宋_GB2312" w:hAnsi="Arial" w:cs="Arial"/>
                <w:kern w:val="2"/>
                <w:sz w:val="20"/>
                <w:szCs w:val="20"/>
              </w:rPr>
            </w:pPr>
            <w:r w:rsidRPr="00277429">
              <w:rPr>
                <w:rFonts w:ascii="仿宋_GB2312" w:eastAsia="仿宋_GB2312" w:hAnsi="Arial" w:cs="Arial" w:hint="eastAsia"/>
                <w:kern w:val="2"/>
                <w:sz w:val="20"/>
                <w:szCs w:val="20"/>
              </w:rPr>
              <w:t>中证500原材料指数交易型开放式指数证券投资基金</w:t>
            </w:r>
          </w:p>
        </w:tc>
        <w:tc>
          <w:tcPr>
            <w:tcW w:w="899" w:type="dxa"/>
            <w:shd w:val="clear" w:color="auto" w:fill="auto"/>
            <w:noWrap/>
            <w:vAlign w:val="center"/>
            <w:hideMark/>
          </w:tcPr>
          <w:p w14:paraId="3A8EB8C5" w14:textId="77777777" w:rsidR="00064442" w:rsidRPr="00277429" w:rsidRDefault="00064442" w:rsidP="00064442">
            <w:pPr>
              <w:widowControl w:val="0"/>
              <w:jc w:val="center"/>
              <w:rPr>
                <w:rFonts w:ascii="仿宋_GB2312" w:eastAsia="仿宋_GB2312" w:hAnsi="Calibri" w:cs="Arial"/>
                <w:kern w:val="2"/>
                <w:sz w:val="20"/>
                <w:szCs w:val="20"/>
              </w:rPr>
            </w:pPr>
            <w:r w:rsidRPr="00277429">
              <w:rPr>
                <w:rFonts w:ascii="仿宋_GB2312" w:eastAsia="仿宋_GB2312" w:hAnsi="Calibri" w:cs="Arial" w:hint="eastAsia"/>
                <w:kern w:val="2"/>
                <w:sz w:val="20"/>
                <w:szCs w:val="20"/>
              </w:rPr>
              <w:t>南方</w:t>
            </w:r>
          </w:p>
        </w:tc>
        <w:tc>
          <w:tcPr>
            <w:tcW w:w="2366" w:type="dxa"/>
            <w:shd w:val="clear" w:color="auto" w:fill="auto"/>
            <w:noWrap/>
            <w:vAlign w:val="center"/>
            <w:hideMark/>
          </w:tcPr>
          <w:p w14:paraId="10532055" w14:textId="77777777" w:rsidR="00064442" w:rsidRPr="00277429" w:rsidRDefault="00064442" w:rsidP="00064442">
            <w:pPr>
              <w:widowControl w:val="0"/>
              <w:jc w:val="center"/>
              <w:rPr>
                <w:rFonts w:ascii="仿宋_GB2312" w:eastAsia="仿宋_GB2312" w:hAnsi="Arial" w:cs="Arial"/>
                <w:kern w:val="2"/>
                <w:sz w:val="20"/>
                <w:szCs w:val="20"/>
              </w:rPr>
            </w:pPr>
            <w:r w:rsidRPr="00277429">
              <w:rPr>
                <w:rFonts w:ascii="仿宋_GB2312" w:eastAsia="仿宋_GB2312" w:hAnsi="Arial" w:cs="Arial" w:hint="eastAsia"/>
                <w:kern w:val="2"/>
                <w:sz w:val="20"/>
                <w:szCs w:val="20"/>
              </w:rPr>
              <w:t>股票型-ETF</w:t>
            </w:r>
          </w:p>
        </w:tc>
        <w:tc>
          <w:tcPr>
            <w:tcW w:w="1216" w:type="dxa"/>
            <w:shd w:val="clear" w:color="auto" w:fill="auto"/>
            <w:noWrap/>
            <w:vAlign w:val="center"/>
            <w:hideMark/>
          </w:tcPr>
          <w:p w14:paraId="600C0A49" w14:textId="77777777" w:rsidR="00064442" w:rsidRPr="00277429" w:rsidRDefault="00064442" w:rsidP="00064442">
            <w:pPr>
              <w:widowControl w:val="0"/>
              <w:jc w:val="center"/>
              <w:rPr>
                <w:rFonts w:ascii="仿宋_GB2312" w:eastAsia="仿宋_GB2312" w:hAnsi="Arial" w:cs="Arial"/>
                <w:kern w:val="2"/>
                <w:sz w:val="20"/>
                <w:szCs w:val="20"/>
              </w:rPr>
            </w:pPr>
            <w:r w:rsidRPr="00277429">
              <w:rPr>
                <w:rFonts w:ascii="仿宋_GB2312" w:eastAsia="仿宋_GB2312" w:hAnsi="Arial" w:cs="Arial" w:hint="eastAsia"/>
                <w:kern w:val="2"/>
                <w:sz w:val="20"/>
                <w:szCs w:val="20"/>
              </w:rPr>
              <w:t>2014-04-15</w:t>
            </w:r>
          </w:p>
        </w:tc>
        <w:tc>
          <w:tcPr>
            <w:tcW w:w="1216" w:type="dxa"/>
            <w:shd w:val="clear" w:color="auto" w:fill="auto"/>
            <w:noWrap/>
            <w:vAlign w:val="center"/>
            <w:hideMark/>
          </w:tcPr>
          <w:p w14:paraId="48F36F35" w14:textId="77777777" w:rsidR="00064442" w:rsidRPr="00277429" w:rsidRDefault="00064442" w:rsidP="00064442">
            <w:pPr>
              <w:widowControl w:val="0"/>
              <w:jc w:val="center"/>
              <w:rPr>
                <w:rFonts w:ascii="仿宋_GB2312" w:eastAsia="仿宋_GB2312" w:hAnsi="Arial" w:cs="Arial"/>
                <w:kern w:val="2"/>
                <w:sz w:val="20"/>
                <w:szCs w:val="20"/>
              </w:rPr>
            </w:pPr>
            <w:r w:rsidRPr="00277429">
              <w:rPr>
                <w:rFonts w:ascii="仿宋_GB2312" w:eastAsia="仿宋_GB2312" w:hAnsi="Arial" w:cs="Arial" w:hint="eastAsia"/>
                <w:kern w:val="2"/>
                <w:sz w:val="20"/>
                <w:szCs w:val="20"/>
              </w:rPr>
              <w:t>2015-04-16</w:t>
            </w:r>
          </w:p>
        </w:tc>
        <w:tc>
          <w:tcPr>
            <w:tcW w:w="1216" w:type="dxa"/>
            <w:shd w:val="clear" w:color="auto" w:fill="auto"/>
            <w:noWrap/>
            <w:vAlign w:val="center"/>
            <w:hideMark/>
          </w:tcPr>
          <w:p w14:paraId="3DFE122E" w14:textId="77777777" w:rsidR="00064442" w:rsidRPr="00277429" w:rsidRDefault="00064442" w:rsidP="00064442">
            <w:pPr>
              <w:widowControl w:val="0"/>
              <w:jc w:val="center"/>
              <w:rPr>
                <w:rFonts w:ascii="仿宋_GB2312" w:eastAsia="仿宋_GB2312" w:hAnsi="Arial" w:cs="Arial"/>
                <w:kern w:val="2"/>
                <w:sz w:val="20"/>
                <w:szCs w:val="20"/>
              </w:rPr>
            </w:pPr>
            <w:r w:rsidRPr="00277429">
              <w:rPr>
                <w:rFonts w:ascii="仿宋_GB2312" w:eastAsia="仿宋_GB2312" w:hAnsi="Arial" w:cs="Arial" w:hint="eastAsia"/>
                <w:kern w:val="2"/>
                <w:sz w:val="20"/>
                <w:szCs w:val="20"/>
              </w:rPr>
              <w:t>2021-01-14</w:t>
            </w:r>
          </w:p>
        </w:tc>
        <w:tc>
          <w:tcPr>
            <w:tcW w:w="1309" w:type="dxa"/>
            <w:shd w:val="clear" w:color="auto" w:fill="auto"/>
            <w:noWrap/>
            <w:vAlign w:val="center"/>
            <w:hideMark/>
          </w:tcPr>
          <w:p w14:paraId="570C44F4" w14:textId="77777777" w:rsidR="00064442" w:rsidRPr="00277429" w:rsidRDefault="00064442" w:rsidP="00064442">
            <w:pPr>
              <w:widowControl w:val="0"/>
              <w:jc w:val="center"/>
              <w:rPr>
                <w:rFonts w:ascii="仿宋_GB2312" w:eastAsia="仿宋_GB2312" w:hAnsi="Arial" w:cs="Arial"/>
                <w:kern w:val="2"/>
                <w:sz w:val="20"/>
                <w:szCs w:val="20"/>
              </w:rPr>
            </w:pPr>
            <w:r w:rsidRPr="00277429">
              <w:rPr>
                <w:rFonts w:ascii="仿宋_GB2312" w:eastAsia="仿宋_GB2312" w:hAnsi="Arial" w:cs="Arial" w:hint="eastAsia"/>
                <w:kern w:val="2"/>
                <w:sz w:val="20"/>
                <w:szCs w:val="20"/>
              </w:rPr>
              <w:t>2021-03-18</w:t>
            </w:r>
          </w:p>
        </w:tc>
      </w:tr>
      <w:tr w:rsidR="00064442" w:rsidRPr="00277429" w14:paraId="4C1A4A15" w14:textId="77777777" w:rsidTr="00064442">
        <w:trPr>
          <w:trHeight w:val="264"/>
          <w:jc w:val="center"/>
        </w:trPr>
        <w:tc>
          <w:tcPr>
            <w:tcW w:w="425" w:type="dxa"/>
            <w:shd w:val="clear" w:color="auto" w:fill="auto"/>
            <w:noWrap/>
            <w:vAlign w:val="center"/>
            <w:hideMark/>
          </w:tcPr>
          <w:p w14:paraId="7508C1D3" w14:textId="77777777" w:rsidR="00064442" w:rsidRPr="00277429" w:rsidRDefault="00064442" w:rsidP="00064442">
            <w:pPr>
              <w:widowControl w:val="0"/>
              <w:jc w:val="center"/>
              <w:rPr>
                <w:rFonts w:ascii="仿宋_GB2312" w:eastAsia="仿宋_GB2312" w:hAnsi="Arial" w:cs="Arial"/>
                <w:kern w:val="2"/>
                <w:sz w:val="20"/>
                <w:szCs w:val="20"/>
              </w:rPr>
            </w:pPr>
            <w:r w:rsidRPr="00277429">
              <w:rPr>
                <w:rFonts w:ascii="仿宋_GB2312" w:eastAsia="仿宋_GB2312" w:hAnsi="Arial" w:cs="Arial" w:hint="eastAsia"/>
                <w:kern w:val="2"/>
                <w:sz w:val="20"/>
                <w:szCs w:val="20"/>
              </w:rPr>
              <w:t>7</w:t>
            </w:r>
          </w:p>
        </w:tc>
        <w:tc>
          <w:tcPr>
            <w:tcW w:w="2693" w:type="dxa"/>
            <w:shd w:val="clear" w:color="auto" w:fill="auto"/>
            <w:noWrap/>
            <w:vAlign w:val="center"/>
            <w:hideMark/>
          </w:tcPr>
          <w:p w14:paraId="6C00C49E" w14:textId="77777777" w:rsidR="00064442" w:rsidRPr="00277429" w:rsidRDefault="00064442" w:rsidP="00064442">
            <w:pPr>
              <w:widowControl w:val="0"/>
              <w:jc w:val="center"/>
              <w:rPr>
                <w:rFonts w:ascii="仿宋_GB2312" w:eastAsia="仿宋_GB2312" w:hAnsi="Arial" w:cs="Arial"/>
                <w:kern w:val="2"/>
                <w:sz w:val="20"/>
                <w:szCs w:val="20"/>
              </w:rPr>
            </w:pPr>
            <w:r w:rsidRPr="00277429">
              <w:rPr>
                <w:rFonts w:ascii="仿宋_GB2312" w:eastAsia="仿宋_GB2312" w:hAnsi="Arial" w:cs="Arial" w:hint="eastAsia"/>
                <w:kern w:val="2"/>
                <w:sz w:val="20"/>
                <w:szCs w:val="20"/>
              </w:rPr>
              <w:t>南方中</w:t>
            </w:r>
            <w:proofErr w:type="gramStart"/>
            <w:r w:rsidRPr="00277429">
              <w:rPr>
                <w:rFonts w:ascii="仿宋_GB2312" w:eastAsia="仿宋_GB2312" w:hAnsi="Arial" w:cs="Arial" w:hint="eastAsia"/>
                <w:kern w:val="2"/>
                <w:sz w:val="20"/>
                <w:szCs w:val="20"/>
              </w:rPr>
              <w:t>证国有</w:t>
            </w:r>
            <w:proofErr w:type="gramEnd"/>
            <w:r w:rsidRPr="00277429">
              <w:rPr>
                <w:rFonts w:ascii="仿宋_GB2312" w:eastAsia="仿宋_GB2312" w:hAnsi="Arial" w:cs="Arial" w:hint="eastAsia"/>
                <w:kern w:val="2"/>
                <w:sz w:val="20"/>
                <w:szCs w:val="20"/>
              </w:rPr>
              <w:t>企业改革指数证券投资基金(LOF)</w:t>
            </w:r>
          </w:p>
        </w:tc>
        <w:tc>
          <w:tcPr>
            <w:tcW w:w="899" w:type="dxa"/>
            <w:shd w:val="clear" w:color="auto" w:fill="auto"/>
            <w:noWrap/>
            <w:vAlign w:val="center"/>
            <w:hideMark/>
          </w:tcPr>
          <w:p w14:paraId="7483E319" w14:textId="77777777" w:rsidR="00064442" w:rsidRPr="00277429" w:rsidRDefault="00064442" w:rsidP="00064442">
            <w:pPr>
              <w:widowControl w:val="0"/>
              <w:jc w:val="center"/>
              <w:rPr>
                <w:rFonts w:ascii="仿宋_GB2312" w:eastAsia="仿宋_GB2312" w:hAnsi="Calibri" w:cs="Arial"/>
                <w:kern w:val="2"/>
                <w:sz w:val="20"/>
                <w:szCs w:val="20"/>
              </w:rPr>
            </w:pPr>
            <w:r w:rsidRPr="00277429">
              <w:rPr>
                <w:rFonts w:ascii="仿宋_GB2312" w:eastAsia="仿宋_GB2312" w:hAnsi="Calibri" w:cs="Arial" w:hint="eastAsia"/>
                <w:kern w:val="2"/>
                <w:sz w:val="20"/>
                <w:szCs w:val="20"/>
              </w:rPr>
              <w:t>南方</w:t>
            </w:r>
          </w:p>
        </w:tc>
        <w:tc>
          <w:tcPr>
            <w:tcW w:w="2366" w:type="dxa"/>
            <w:shd w:val="clear" w:color="auto" w:fill="auto"/>
            <w:noWrap/>
            <w:vAlign w:val="center"/>
            <w:hideMark/>
          </w:tcPr>
          <w:p w14:paraId="02AC201C" w14:textId="77777777" w:rsidR="00064442" w:rsidRPr="00277429" w:rsidRDefault="00064442" w:rsidP="00064442">
            <w:pPr>
              <w:widowControl w:val="0"/>
              <w:jc w:val="center"/>
              <w:rPr>
                <w:rFonts w:ascii="仿宋_GB2312" w:eastAsia="仿宋_GB2312" w:hAnsi="Arial" w:cs="Arial"/>
                <w:kern w:val="2"/>
                <w:sz w:val="20"/>
                <w:szCs w:val="20"/>
              </w:rPr>
            </w:pPr>
            <w:r w:rsidRPr="00277429">
              <w:rPr>
                <w:rFonts w:ascii="仿宋_GB2312" w:eastAsia="仿宋_GB2312" w:hAnsi="Arial" w:cs="Arial" w:hint="eastAsia"/>
                <w:kern w:val="2"/>
                <w:sz w:val="20"/>
                <w:szCs w:val="20"/>
              </w:rPr>
              <w:t>股票型-普通开放式</w:t>
            </w:r>
          </w:p>
        </w:tc>
        <w:tc>
          <w:tcPr>
            <w:tcW w:w="1216" w:type="dxa"/>
            <w:shd w:val="clear" w:color="auto" w:fill="auto"/>
            <w:noWrap/>
            <w:vAlign w:val="center"/>
            <w:hideMark/>
          </w:tcPr>
          <w:p w14:paraId="2058868D" w14:textId="77777777" w:rsidR="00064442" w:rsidRPr="00277429" w:rsidRDefault="00064442" w:rsidP="00064442">
            <w:pPr>
              <w:widowControl w:val="0"/>
              <w:jc w:val="center"/>
              <w:rPr>
                <w:rFonts w:ascii="仿宋_GB2312" w:eastAsia="仿宋_GB2312" w:hAnsi="Arial" w:cs="Arial"/>
                <w:kern w:val="2"/>
                <w:sz w:val="20"/>
                <w:szCs w:val="20"/>
              </w:rPr>
            </w:pPr>
            <w:r w:rsidRPr="00277429">
              <w:rPr>
                <w:rFonts w:ascii="仿宋_GB2312" w:eastAsia="仿宋_GB2312" w:hAnsi="Arial" w:cs="Arial" w:hint="eastAsia"/>
                <w:kern w:val="2"/>
                <w:sz w:val="20"/>
                <w:szCs w:val="20"/>
              </w:rPr>
              <w:t>2015-05-12</w:t>
            </w:r>
          </w:p>
        </w:tc>
        <w:tc>
          <w:tcPr>
            <w:tcW w:w="1216" w:type="dxa"/>
            <w:shd w:val="clear" w:color="auto" w:fill="auto"/>
            <w:noWrap/>
            <w:vAlign w:val="center"/>
            <w:hideMark/>
          </w:tcPr>
          <w:p w14:paraId="7F2E816C" w14:textId="77777777" w:rsidR="00064442" w:rsidRPr="00277429" w:rsidRDefault="00064442" w:rsidP="00064442">
            <w:pPr>
              <w:widowControl w:val="0"/>
              <w:jc w:val="center"/>
              <w:rPr>
                <w:rFonts w:ascii="仿宋_GB2312" w:eastAsia="仿宋_GB2312" w:hAnsi="Arial" w:cs="Arial"/>
                <w:kern w:val="2"/>
                <w:sz w:val="20"/>
                <w:szCs w:val="20"/>
              </w:rPr>
            </w:pPr>
            <w:r w:rsidRPr="00277429">
              <w:rPr>
                <w:rFonts w:ascii="仿宋_GB2312" w:eastAsia="仿宋_GB2312" w:hAnsi="Arial" w:cs="Arial" w:hint="eastAsia"/>
                <w:kern w:val="2"/>
                <w:sz w:val="20"/>
                <w:szCs w:val="20"/>
              </w:rPr>
              <w:t>2015-06-03</w:t>
            </w:r>
          </w:p>
        </w:tc>
        <w:tc>
          <w:tcPr>
            <w:tcW w:w="1216" w:type="dxa"/>
            <w:shd w:val="clear" w:color="auto" w:fill="auto"/>
            <w:noWrap/>
            <w:vAlign w:val="center"/>
            <w:hideMark/>
          </w:tcPr>
          <w:p w14:paraId="362817E7" w14:textId="77777777" w:rsidR="00064442" w:rsidRPr="00277429" w:rsidRDefault="00064442" w:rsidP="00064442">
            <w:pPr>
              <w:widowControl w:val="0"/>
              <w:jc w:val="center"/>
              <w:rPr>
                <w:rFonts w:ascii="仿宋_GB2312" w:eastAsia="仿宋_GB2312" w:hAnsi="Arial" w:cs="Arial"/>
                <w:kern w:val="2"/>
                <w:sz w:val="20"/>
                <w:szCs w:val="20"/>
              </w:rPr>
            </w:pPr>
            <w:r w:rsidRPr="00277429">
              <w:rPr>
                <w:rFonts w:ascii="仿宋_GB2312" w:eastAsia="仿宋_GB2312" w:hAnsi="Arial" w:cs="Arial" w:hint="eastAsia"/>
                <w:kern w:val="2"/>
                <w:sz w:val="20"/>
                <w:szCs w:val="20"/>
              </w:rPr>
              <w:t>2021-04-19</w:t>
            </w:r>
          </w:p>
        </w:tc>
        <w:tc>
          <w:tcPr>
            <w:tcW w:w="1309" w:type="dxa"/>
            <w:shd w:val="clear" w:color="auto" w:fill="auto"/>
            <w:noWrap/>
            <w:vAlign w:val="center"/>
            <w:hideMark/>
          </w:tcPr>
          <w:p w14:paraId="3B29C293" w14:textId="77777777" w:rsidR="00064442" w:rsidRPr="00277429" w:rsidRDefault="00064442" w:rsidP="00064442">
            <w:pPr>
              <w:widowControl w:val="0"/>
              <w:jc w:val="center"/>
              <w:rPr>
                <w:rFonts w:ascii="仿宋_GB2312" w:eastAsia="仿宋_GB2312" w:hAnsi="Arial" w:cs="Arial"/>
                <w:kern w:val="2"/>
                <w:sz w:val="20"/>
                <w:szCs w:val="20"/>
              </w:rPr>
            </w:pPr>
            <w:r w:rsidRPr="00277429">
              <w:rPr>
                <w:rFonts w:ascii="仿宋_GB2312" w:eastAsia="仿宋_GB2312" w:hAnsi="Arial" w:cs="Arial" w:hint="eastAsia"/>
                <w:kern w:val="2"/>
                <w:sz w:val="20"/>
                <w:szCs w:val="20"/>
              </w:rPr>
              <w:t>2021-04-17</w:t>
            </w:r>
          </w:p>
        </w:tc>
      </w:tr>
      <w:tr w:rsidR="00064442" w:rsidRPr="00277429" w14:paraId="11B5C915" w14:textId="77777777" w:rsidTr="00064442">
        <w:trPr>
          <w:trHeight w:val="264"/>
          <w:jc w:val="center"/>
        </w:trPr>
        <w:tc>
          <w:tcPr>
            <w:tcW w:w="425" w:type="dxa"/>
            <w:shd w:val="clear" w:color="auto" w:fill="auto"/>
            <w:noWrap/>
            <w:vAlign w:val="center"/>
            <w:hideMark/>
          </w:tcPr>
          <w:p w14:paraId="2798E8D0" w14:textId="77777777" w:rsidR="00064442" w:rsidRPr="00277429" w:rsidRDefault="00064442" w:rsidP="00064442">
            <w:pPr>
              <w:widowControl w:val="0"/>
              <w:jc w:val="center"/>
              <w:rPr>
                <w:rFonts w:ascii="仿宋_GB2312" w:eastAsia="仿宋_GB2312" w:hAnsi="Arial" w:cs="Arial"/>
                <w:kern w:val="2"/>
                <w:sz w:val="20"/>
                <w:szCs w:val="20"/>
              </w:rPr>
            </w:pPr>
            <w:r w:rsidRPr="00277429">
              <w:rPr>
                <w:rFonts w:ascii="仿宋_GB2312" w:eastAsia="仿宋_GB2312" w:hAnsi="Arial" w:cs="Arial" w:hint="eastAsia"/>
                <w:kern w:val="2"/>
                <w:sz w:val="20"/>
                <w:szCs w:val="20"/>
              </w:rPr>
              <w:lastRenderedPageBreak/>
              <w:t>8</w:t>
            </w:r>
          </w:p>
        </w:tc>
        <w:tc>
          <w:tcPr>
            <w:tcW w:w="2693" w:type="dxa"/>
            <w:shd w:val="clear" w:color="auto" w:fill="auto"/>
            <w:noWrap/>
            <w:vAlign w:val="center"/>
            <w:hideMark/>
          </w:tcPr>
          <w:p w14:paraId="30283D98" w14:textId="77777777" w:rsidR="00064442" w:rsidRPr="00277429" w:rsidRDefault="00064442" w:rsidP="00064442">
            <w:pPr>
              <w:widowControl w:val="0"/>
              <w:jc w:val="center"/>
              <w:rPr>
                <w:rFonts w:ascii="仿宋_GB2312" w:eastAsia="仿宋_GB2312" w:hAnsi="Arial" w:cs="Arial"/>
                <w:kern w:val="2"/>
                <w:sz w:val="20"/>
                <w:szCs w:val="20"/>
              </w:rPr>
            </w:pPr>
            <w:r w:rsidRPr="00277429">
              <w:rPr>
                <w:rFonts w:ascii="仿宋_GB2312" w:eastAsia="仿宋_GB2312" w:hAnsi="Arial" w:cs="Arial" w:hint="eastAsia"/>
                <w:kern w:val="2"/>
                <w:sz w:val="20"/>
                <w:szCs w:val="20"/>
              </w:rPr>
              <w:t>南方中债10年期国债指数证券投资基金</w:t>
            </w:r>
          </w:p>
        </w:tc>
        <w:tc>
          <w:tcPr>
            <w:tcW w:w="899" w:type="dxa"/>
            <w:shd w:val="clear" w:color="auto" w:fill="auto"/>
            <w:noWrap/>
            <w:vAlign w:val="center"/>
            <w:hideMark/>
          </w:tcPr>
          <w:p w14:paraId="12CFB561" w14:textId="77777777" w:rsidR="00064442" w:rsidRPr="00277429" w:rsidRDefault="00064442" w:rsidP="00064442">
            <w:pPr>
              <w:widowControl w:val="0"/>
              <w:jc w:val="center"/>
              <w:rPr>
                <w:rFonts w:ascii="仿宋_GB2312" w:eastAsia="仿宋_GB2312" w:hAnsi="Calibri" w:cs="Arial"/>
                <w:kern w:val="2"/>
                <w:sz w:val="20"/>
                <w:szCs w:val="20"/>
              </w:rPr>
            </w:pPr>
            <w:r w:rsidRPr="00277429">
              <w:rPr>
                <w:rFonts w:ascii="仿宋_GB2312" w:eastAsia="仿宋_GB2312" w:hAnsi="Calibri" w:cs="Arial" w:hint="eastAsia"/>
                <w:kern w:val="2"/>
                <w:sz w:val="20"/>
                <w:szCs w:val="20"/>
              </w:rPr>
              <w:t>南方</w:t>
            </w:r>
          </w:p>
        </w:tc>
        <w:tc>
          <w:tcPr>
            <w:tcW w:w="2366" w:type="dxa"/>
            <w:shd w:val="clear" w:color="auto" w:fill="auto"/>
            <w:noWrap/>
            <w:vAlign w:val="center"/>
            <w:hideMark/>
          </w:tcPr>
          <w:p w14:paraId="456E16D1" w14:textId="77777777" w:rsidR="00064442" w:rsidRPr="00277429" w:rsidRDefault="00064442" w:rsidP="00064442">
            <w:pPr>
              <w:widowControl w:val="0"/>
              <w:jc w:val="center"/>
              <w:rPr>
                <w:rFonts w:ascii="仿宋_GB2312" w:eastAsia="仿宋_GB2312" w:hAnsi="Arial" w:cs="Arial"/>
                <w:kern w:val="2"/>
                <w:sz w:val="20"/>
                <w:szCs w:val="20"/>
              </w:rPr>
            </w:pPr>
            <w:r w:rsidRPr="00277429">
              <w:rPr>
                <w:rFonts w:ascii="仿宋_GB2312" w:eastAsia="仿宋_GB2312" w:hAnsi="Arial" w:cs="Arial" w:hint="eastAsia"/>
                <w:kern w:val="2"/>
                <w:sz w:val="20"/>
                <w:szCs w:val="20"/>
              </w:rPr>
              <w:t>债券型-普通开放式</w:t>
            </w:r>
          </w:p>
        </w:tc>
        <w:tc>
          <w:tcPr>
            <w:tcW w:w="1216" w:type="dxa"/>
            <w:shd w:val="clear" w:color="auto" w:fill="auto"/>
            <w:noWrap/>
            <w:vAlign w:val="center"/>
            <w:hideMark/>
          </w:tcPr>
          <w:p w14:paraId="2B6E1BD4" w14:textId="77777777" w:rsidR="00064442" w:rsidRPr="00277429" w:rsidRDefault="00064442" w:rsidP="00064442">
            <w:pPr>
              <w:widowControl w:val="0"/>
              <w:jc w:val="center"/>
              <w:rPr>
                <w:rFonts w:ascii="仿宋_GB2312" w:eastAsia="仿宋_GB2312" w:hAnsi="Arial" w:cs="Arial"/>
                <w:kern w:val="2"/>
                <w:sz w:val="20"/>
                <w:szCs w:val="20"/>
              </w:rPr>
            </w:pPr>
            <w:r w:rsidRPr="00277429">
              <w:rPr>
                <w:rFonts w:ascii="仿宋_GB2312" w:eastAsia="仿宋_GB2312" w:hAnsi="Arial" w:cs="Arial" w:hint="eastAsia"/>
                <w:kern w:val="2"/>
                <w:sz w:val="20"/>
                <w:szCs w:val="20"/>
              </w:rPr>
              <w:t>2011-03-16</w:t>
            </w:r>
          </w:p>
        </w:tc>
        <w:tc>
          <w:tcPr>
            <w:tcW w:w="1216" w:type="dxa"/>
            <w:shd w:val="clear" w:color="auto" w:fill="auto"/>
            <w:noWrap/>
            <w:vAlign w:val="center"/>
            <w:hideMark/>
          </w:tcPr>
          <w:p w14:paraId="3A2E6DEE" w14:textId="77777777" w:rsidR="00064442" w:rsidRPr="00277429" w:rsidRDefault="00064442" w:rsidP="00064442">
            <w:pPr>
              <w:widowControl w:val="0"/>
              <w:jc w:val="center"/>
              <w:rPr>
                <w:rFonts w:ascii="仿宋_GB2312" w:eastAsia="仿宋_GB2312" w:hAnsi="Arial" w:cs="Arial"/>
                <w:kern w:val="2"/>
                <w:sz w:val="20"/>
                <w:szCs w:val="20"/>
              </w:rPr>
            </w:pPr>
            <w:r w:rsidRPr="00277429">
              <w:rPr>
                <w:rFonts w:ascii="仿宋_GB2312" w:eastAsia="仿宋_GB2312" w:hAnsi="Arial" w:cs="Arial" w:hint="eastAsia"/>
                <w:kern w:val="2"/>
                <w:sz w:val="20"/>
                <w:szCs w:val="20"/>
              </w:rPr>
              <w:t>2016-08-17</w:t>
            </w:r>
          </w:p>
        </w:tc>
        <w:tc>
          <w:tcPr>
            <w:tcW w:w="1216" w:type="dxa"/>
            <w:shd w:val="clear" w:color="auto" w:fill="auto"/>
            <w:noWrap/>
            <w:vAlign w:val="center"/>
            <w:hideMark/>
          </w:tcPr>
          <w:p w14:paraId="223C1C1A" w14:textId="77777777" w:rsidR="00064442" w:rsidRPr="00277429" w:rsidRDefault="00064442" w:rsidP="00064442">
            <w:pPr>
              <w:widowControl w:val="0"/>
              <w:jc w:val="center"/>
              <w:rPr>
                <w:rFonts w:ascii="仿宋_GB2312" w:eastAsia="仿宋_GB2312" w:hAnsi="Arial" w:cs="Arial"/>
                <w:kern w:val="2"/>
                <w:sz w:val="20"/>
                <w:szCs w:val="20"/>
              </w:rPr>
            </w:pPr>
            <w:r w:rsidRPr="00277429">
              <w:rPr>
                <w:rFonts w:ascii="仿宋_GB2312" w:eastAsia="仿宋_GB2312" w:hAnsi="Arial" w:cs="Arial" w:hint="eastAsia"/>
                <w:kern w:val="2"/>
                <w:sz w:val="20"/>
                <w:szCs w:val="20"/>
              </w:rPr>
              <w:t>2021-05-26</w:t>
            </w:r>
          </w:p>
        </w:tc>
        <w:tc>
          <w:tcPr>
            <w:tcW w:w="1309" w:type="dxa"/>
            <w:shd w:val="clear" w:color="auto" w:fill="auto"/>
            <w:noWrap/>
            <w:vAlign w:val="center"/>
            <w:hideMark/>
          </w:tcPr>
          <w:p w14:paraId="770EE6B6" w14:textId="77777777" w:rsidR="00064442" w:rsidRPr="00277429" w:rsidRDefault="00064442" w:rsidP="00064442">
            <w:pPr>
              <w:widowControl w:val="0"/>
              <w:jc w:val="center"/>
              <w:rPr>
                <w:rFonts w:ascii="仿宋_GB2312" w:eastAsia="仿宋_GB2312" w:hAnsi="Arial" w:cs="Arial"/>
                <w:kern w:val="2"/>
                <w:sz w:val="20"/>
                <w:szCs w:val="20"/>
              </w:rPr>
            </w:pPr>
            <w:r w:rsidRPr="00277429">
              <w:rPr>
                <w:rFonts w:ascii="仿宋_GB2312" w:eastAsia="仿宋_GB2312" w:hAnsi="Arial" w:cs="Arial" w:hint="eastAsia"/>
                <w:kern w:val="2"/>
                <w:sz w:val="20"/>
                <w:szCs w:val="20"/>
              </w:rPr>
              <w:t>2021-06-25</w:t>
            </w:r>
          </w:p>
        </w:tc>
      </w:tr>
      <w:tr w:rsidR="00064442" w:rsidRPr="00277429" w14:paraId="7E93A711" w14:textId="77777777" w:rsidTr="00064442">
        <w:trPr>
          <w:trHeight w:val="264"/>
          <w:jc w:val="center"/>
        </w:trPr>
        <w:tc>
          <w:tcPr>
            <w:tcW w:w="425" w:type="dxa"/>
            <w:shd w:val="clear" w:color="auto" w:fill="auto"/>
            <w:noWrap/>
            <w:vAlign w:val="center"/>
          </w:tcPr>
          <w:p w14:paraId="05EFF2F0" w14:textId="77777777" w:rsidR="00064442" w:rsidRPr="00277429" w:rsidRDefault="00064442" w:rsidP="00064442">
            <w:pPr>
              <w:widowControl w:val="0"/>
              <w:jc w:val="center"/>
              <w:rPr>
                <w:rFonts w:ascii="仿宋_GB2312" w:eastAsia="仿宋_GB2312" w:hAnsi="Arial" w:cs="Arial"/>
                <w:kern w:val="2"/>
                <w:sz w:val="20"/>
                <w:szCs w:val="20"/>
              </w:rPr>
            </w:pPr>
            <w:r w:rsidRPr="00277429">
              <w:rPr>
                <w:rFonts w:ascii="仿宋_GB2312" w:eastAsia="仿宋_GB2312" w:hAnsi="Arial" w:cs="Arial" w:hint="eastAsia"/>
                <w:kern w:val="2"/>
                <w:sz w:val="20"/>
                <w:szCs w:val="20"/>
              </w:rPr>
              <w:t>9</w:t>
            </w:r>
          </w:p>
        </w:tc>
        <w:tc>
          <w:tcPr>
            <w:tcW w:w="2693" w:type="dxa"/>
            <w:shd w:val="clear" w:color="auto" w:fill="auto"/>
            <w:noWrap/>
            <w:vAlign w:val="center"/>
          </w:tcPr>
          <w:p w14:paraId="61479F87" w14:textId="77777777" w:rsidR="00064442" w:rsidRPr="00277429" w:rsidRDefault="00064442" w:rsidP="00064442">
            <w:pPr>
              <w:widowControl w:val="0"/>
              <w:jc w:val="center"/>
              <w:rPr>
                <w:rFonts w:ascii="仿宋_GB2312" w:eastAsia="仿宋_GB2312" w:hAnsi="Arial" w:cs="Arial"/>
                <w:kern w:val="2"/>
                <w:sz w:val="20"/>
                <w:szCs w:val="20"/>
              </w:rPr>
            </w:pPr>
            <w:proofErr w:type="gramStart"/>
            <w:r w:rsidRPr="00277429">
              <w:rPr>
                <w:rFonts w:ascii="仿宋_GB2312" w:eastAsia="仿宋_GB2312" w:hAnsi="Arial" w:cs="Arial" w:hint="eastAsia"/>
                <w:kern w:val="2"/>
                <w:sz w:val="20"/>
                <w:szCs w:val="20"/>
              </w:rPr>
              <w:t>南方粤</w:t>
            </w:r>
            <w:proofErr w:type="gramEnd"/>
            <w:r w:rsidRPr="00277429">
              <w:rPr>
                <w:rFonts w:ascii="仿宋_GB2312" w:eastAsia="仿宋_GB2312" w:hAnsi="Arial" w:cs="Arial" w:hint="eastAsia"/>
                <w:kern w:val="2"/>
                <w:sz w:val="20"/>
                <w:szCs w:val="20"/>
              </w:rPr>
              <w:t>港澳大湾</w:t>
            </w:r>
            <w:proofErr w:type="gramStart"/>
            <w:r w:rsidRPr="00277429">
              <w:rPr>
                <w:rFonts w:ascii="仿宋_GB2312" w:eastAsia="仿宋_GB2312" w:hAnsi="Arial" w:cs="Arial" w:hint="eastAsia"/>
                <w:kern w:val="2"/>
                <w:sz w:val="20"/>
                <w:szCs w:val="20"/>
              </w:rPr>
              <w:t>区创新</w:t>
            </w:r>
            <w:proofErr w:type="gramEnd"/>
            <w:r w:rsidRPr="00277429">
              <w:rPr>
                <w:rFonts w:ascii="仿宋_GB2312" w:eastAsia="仿宋_GB2312" w:hAnsi="Arial" w:cs="Arial"/>
                <w:kern w:val="2"/>
                <w:sz w:val="20"/>
                <w:szCs w:val="20"/>
              </w:rPr>
              <w:t>100交易型开放式指数证券投资基金发起式联接基金</w:t>
            </w:r>
          </w:p>
        </w:tc>
        <w:tc>
          <w:tcPr>
            <w:tcW w:w="899" w:type="dxa"/>
            <w:shd w:val="clear" w:color="auto" w:fill="auto"/>
            <w:noWrap/>
            <w:vAlign w:val="center"/>
          </w:tcPr>
          <w:p w14:paraId="13BFDCAE" w14:textId="77777777" w:rsidR="00064442" w:rsidRPr="00277429" w:rsidRDefault="00064442" w:rsidP="00064442">
            <w:pPr>
              <w:widowControl w:val="0"/>
              <w:jc w:val="center"/>
              <w:rPr>
                <w:rFonts w:ascii="仿宋_GB2312" w:eastAsia="仿宋_GB2312" w:hAnsi="Arial" w:cs="Arial"/>
                <w:kern w:val="2"/>
                <w:sz w:val="20"/>
                <w:szCs w:val="20"/>
              </w:rPr>
            </w:pPr>
            <w:r w:rsidRPr="00277429">
              <w:rPr>
                <w:rFonts w:ascii="仿宋_GB2312" w:eastAsia="仿宋_GB2312" w:hAnsi="Calibri" w:cs="Arial" w:hint="eastAsia"/>
                <w:kern w:val="2"/>
                <w:sz w:val="20"/>
                <w:szCs w:val="20"/>
              </w:rPr>
              <w:t>南方</w:t>
            </w:r>
          </w:p>
        </w:tc>
        <w:tc>
          <w:tcPr>
            <w:tcW w:w="2366" w:type="dxa"/>
            <w:shd w:val="clear" w:color="auto" w:fill="auto"/>
            <w:noWrap/>
            <w:vAlign w:val="center"/>
          </w:tcPr>
          <w:p w14:paraId="4281C27F" w14:textId="77777777" w:rsidR="00064442" w:rsidRPr="00277429" w:rsidRDefault="00064442" w:rsidP="00064442">
            <w:pPr>
              <w:widowControl w:val="0"/>
              <w:jc w:val="center"/>
              <w:rPr>
                <w:rFonts w:ascii="仿宋_GB2312" w:eastAsia="仿宋_GB2312" w:hAnsi="Arial" w:cs="Arial"/>
                <w:kern w:val="2"/>
                <w:sz w:val="20"/>
                <w:szCs w:val="20"/>
              </w:rPr>
            </w:pPr>
            <w:r w:rsidRPr="00277429">
              <w:rPr>
                <w:rFonts w:ascii="仿宋_GB2312" w:eastAsia="仿宋_GB2312" w:hAnsi="Arial" w:cs="Arial" w:hint="eastAsia"/>
                <w:kern w:val="2"/>
                <w:sz w:val="20"/>
                <w:szCs w:val="20"/>
              </w:rPr>
              <w:t>股票型-ETF联接</w:t>
            </w:r>
          </w:p>
        </w:tc>
        <w:tc>
          <w:tcPr>
            <w:tcW w:w="1216" w:type="dxa"/>
            <w:shd w:val="clear" w:color="auto" w:fill="auto"/>
            <w:noWrap/>
            <w:vAlign w:val="center"/>
          </w:tcPr>
          <w:p w14:paraId="070F6053" w14:textId="77777777" w:rsidR="00064442" w:rsidRPr="00277429" w:rsidRDefault="00064442" w:rsidP="00064442">
            <w:pPr>
              <w:widowControl w:val="0"/>
              <w:jc w:val="center"/>
              <w:rPr>
                <w:rFonts w:ascii="仿宋_GB2312" w:eastAsia="仿宋_GB2312" w:hAnsi="Arial" w:cs="Arial"/>
                <w:kern w:val="2"/>
                <w:sz w:val="20"/>
                <w:szCs w:val="20"/>
              </w:rPr>
            </w:pPr>
            <w:r w:rsidRPr="00277429">
              <w:rPr>
                <w:rFonts w:ascii="仿宋_GB2312" w:eastAsia="仿宋_GB2312" w:hAnsi="Arial" w:cs="Arial"/>
                <w:kern w:val="2"/>
                <w:sz w:val="20"/>
                <w:szCs w:val="20"/>
              </w:rPr>
              <w:t>2019-09-05</w:t>
            </w:r>
          </w:p>
        </w:tc>
        <w:tc>
          <w:tcPr>
            <w:tcW w:w="1216" w:type="dxa"/>
            <w:shd w:val="clear" w:color="auto" w:fill="auto"/>
            <w:noWrap/>
            <w:vAlign w:val="center"/>
          </w:tcPr>
          <w:p w14:paraId="73EF0FFD" w14:textId="77777777" w:rsidR="00064442" w:rsidRPr="00277429" w:rsidRDefault="00064442" w:rsidP="00064442">
            <w:pPr>
              <w:widowControl w:val="0"/>
              <w:jc w:val="center"/>
              <w:rPr>
                <w:rFonts w:ascii="仿宋_GB2312" w:eastAsia="仿宋_GB2312" w:hAnsi="Arial" w:cs="Arial"/>
                <w:kern w:val="2"/>
                <w:sz w:val="20"/>
                <w:szCs w:val="20"/>
              </w:rPr>
            </w:pPr>
            <w:r w:rsidRPr="00277429">
              <w:rPr>
                <w:rFonts w:ascii="仿宋_GB2312" w:eastAsia="仿宋_GB2312" w:hAnsi="Arial" w:cs="Arial"/>
                <w:kern w:val="2"/>
                <w:sz w:val="20"/>
                <w:szCs w:val="20"/>
              </w:rPr>
              <w:t>2020-03-26</w:t>
            </w:r>
          </w:p>
        </w:tc>
        <w:tc>
          <w:tcPr>
            <w:tcW w:w="1216" w:type="dxa"/>
            <w:shd w:val="clear" w:color="auto" w:fill="auto"/>
            <w:noWrap/>
            <w:vAlign w:val="center"/>
          </w:tcPr>
          <w:p w14:paraId="354553D3" w14:textId="77777777" w:rsidR="00064442" w:rsidRPr="00277429" w:rsidRDefault="00064442" w:rsidP="00064442">
            <w:pPr>
              <w:widowControl w:val="0"/>
              <w:jc w:val="center"/>
              <w:rPr>
                <w:rFonts w:ascii="仿宋_GB2312" w:eastAsia="仿宋_GB2312" w:hAnsi="Arial" w:cs="Arial"/>
                <w:kern w:val="2"/>
                <w:sz w:val="20"/>
                <w:szCs w:val="20"/>
              </w:rPr>
            </w:pPr>
            <w:r w:rsidRPr="00277429">
              <w:rPr>
                <w:rFonts w:ascii="仿宋_GB2312" w:eastAsia="仿宋_GB2312" w:hAnsi="Arial" w:cs="Arial"/>
                <w:kern w:val="2"/>
                <w:sz w:val="20"/>
                <w:szCs w:val="20"/>
              </w:rPr>
              <w:t>2023-03-27</w:t>
            </w:r>
          </w:p>
        </w:tc>
        <w:tc>
          <w:tcPr>
            <w:tcW w:w="1309" w:type="dxa"/>
            <w:shd w:val="clear" w:color="auto" w:fill="auto"/>
            <w:noWrap/>
            <w:vAlign w:val="center"/>
          </w:tcPr>
          <w:p w14:paraId="3FAD8352" w14:textId="77777777" w:rsidR="00064442" w:rsidRPr="00277429" w:rsidRDefault="00064442" w:rsidP="00064442">
            <w:pPr>
              <w:widowControl w:val="0"/>
              <w:jc w:val="center"/>
              <w:rPr>
                <w:rFonts w:ascii="仿宋_GB2312" w:eastAsia="仿宋_GB2312" w:hAnsi="Arial" w:cs="Arial"/>
                <w:kern w:val="2"/>
                <w:sz w:val="20"/>
                <w:szCs w:val="20"/>
              </w:rPr>
            </w:pPr>
            <w:r w:rsidRPr="00277429">
              <w:rPr>
                <w:rFonts w:ascii="仿宋_GB2312" w:eastAsia="仿宋_GB2312" w:hAnsi="Arial" w:cs="Arial"/>
                <w:kern w:val="2"/>
                <w:sz w:val="20"/>
                <w:szCs w:val="20"/>
              </w:rPr>
              <w:t>2023-05-17</w:t>
            </w:r>
          </w:p>
        </w:tc>
      </w:tr>
      <w:tr w:rsidR="00064442" w:rsidRPr="00277429" w14:paraId="675E1298" w14:textId="77777777" w:rsidTr="00064442">
        <w:trPr>
          <w:trHeight w:val="264"/>
          <w:jc w:val="center"/>
        </w:trPr>
        <w:tc>
          <w:tcPr>
            <w:tcW w:w="425" w:type="dxa"/>
            <w:shd w:val="clear" w:color="auto" w:fill="auto"/>
            <w:noWrap/>
            <w:vAlign w:val="center"/>
          </w:tcPr>
          <w:p w14:paraId="017D45EB" w14:textId="77777777" w:rsidR="00064442" w:rsidRPr="00277429" w:rsidRDefault="00064442" w:rsidP="00064442">
            <w:pPr>
              <w:widowControl w:val="0"/>
              <w:jc w:val="center"/>
              <w:rPr>
                <w:rFonts w:ascii="仿宋_GB2312" w:eastAsia="仿宋_GB2312" w:hAnsi="Arial" w:cs="Arial"/>
                <w:kern w:val="2"/>
                <w:sz w:val="20"/>
                <w:szCs w:val="20"/>
              </w:rPr>
            </w:pPr>
            <w:r w:rsidRPr="00277429">
              <w:rPr>
                <w:rFonts w:ascii="仿宋_GB2312" w:eastAsia="仿宋_GB2312" w:hAnsi="Arial" w:cs="Arial" w:hint="eastAsia"/>
                <w:kern w:val="2"/>
                <w:sz w:val="20"/>
                <w:szCs w:val="20"/>
              </w:rPr>
              <w:t>1</w:t>
            </w:r>
            <w:r w:rsidRPr="00277429">
              <w:rPr>
                <w:rFonts w:ascii="仿宋_GB2312" w:eastAsia="仿宋_GB2312" w:hAnsi="Arial" w:cs="Arial"/>
                <w:kern w:val="2"/>
                <w:sz w:val="20"/>
                <w:szCs w:val="20"/>
              </w:rPr>
              <w:t>0</w:t>
            </w:r>
          </w:p>
        </w:tc>
        <w:tc>
          <w:tcPr>
            <w:tcW w:w="2693" w:type="dxa"/>
            <w:shd w:val="clear" w:color="auto" w:fill="auto"/>
            <w:noWrap/>
            <w:vAlign w:val="center"/>
          </w:tcPr>
          <w:p w14:paraId="3DEFFCE5" w14:textId="77777777" w:rsidR="00064442" w:rsidRPr="00277429" w:rsidRDefault="00064442" w:rsidP="00064442">
            <w:pPr>
              <w:widowControl w:val="0"/>
              <w:jc w:val="center"/>
              <w:rPr>
                <w:rFonts w:ascii="仿宋_GB2312" w:eastAsia="仿宋_GB2312" w:hAnsi="Arial" w:cs="Arial"/>
                <w:kern w:val="2"/>
                <w:sz w:val="20"/>
                <w:szCs w:val="20"/>
              </w:rPr>
            </w:pPr>
            <w:proofErr w:type="gramStart"/>
            <w:r w:rsidRPr="00277429">
              <w:rPr>
                <w:rFonts w:ascii="仿宋_GB2312" w:eastAsia="仿宋_GB2312" w:hAnsi="Arial" w:cs="Arial" w:hint="eastAsia"/>
                <w:kern w:val="2"/>
                <w:sz w:val="20"/>
                <w:szCs w:val="20"/>
              </w:rPr>
              <w:t>南方粤</w:t>
            </w:r>
            <w:proofErr w:type="gramEnd"/>
            <w:r w:rsidRPr="00277429">
              <w:rPr>
                <w:rFonts w:ascii="仿宋_GB2312" w:eastAsia="仿宋_GB2312" w:hAnsi="Arial" w:cs="Arial" w:hint="eastAsia"/>
                <w:kern w:val="2"/>
                <w:sz w:val="20"/>
                <w:szCs w:val="20"/>
              </w:rPr>
              <w:t>港澳大湾</w:t>
            </w:r>
            <w:proofErr w:type="gramStart"/>
            <w:r w:rsidRPr="00277429">
              <w:rPr>
                <w:rFonts w:ascii="仿宋_GB2312" w:eastAsia="仿宋_GB2312" w:hAnsi="Arial" w:cs="Arial" w:hint="eastAsia"/>
                <w:kern w:val="2"/>
                <w:sz w:val="20"/>
                <w:szCs w:val="20"/>
              </w:rPr>
              <w:t>区创新</w:t>
            </w:r>
            <w:proofErr w:type="gramEnd"/>
            <w:r w:rsidRPr="00277429">
              <w:rPr>
                <w:rFonts w:ascii="仿宋_GB2312" w:eastAsia="仿宋_GB2312" w:hAnsi="Arial" w:cs="Arial"/>
                <w:kern w:val="2"/>
                <w:sz w:val="20"/>
                <w:szCs w:val="20"/>
              </w:rPr>
              <w:t>100交易型开放式指数证券投资基金</w:t>
            </w:r>
          </w:p>
        </w:tc>
        <w:tc>
          <w:tcPr>
            <w:tcW w:w="899" w:type="dxa"/>
            <w:shd w:val="clear" w:color="auto" w:fill="auto"/>
            <w:noWrap/>
            <w:vAlign w:val="center"/>
          </w:tcPr>
          <w:p w14:paraId="3AC5C3B2" w14:textId="77777777" w:rsidR="00064442" w:rsidRPr="00277429" w:rsidRDefault="00064442" w:rsidP="00064442">
            <w:pPr>
              <w:widowControl w:val="0"/>
              <w:jc w:val="center"/>
              <w:rPr>
                <w:rFonts w:ascii="仿宋_GB2312" w:eastAsia="仿宋_GB2312" w:hAnsi="Arial" w:cs="Arial"/>
                <w:kern w:val="2"/>
                <w:sz w:val="20"/>
                <w:szCs w:val="20"/>
              </w:rPr>
            </w:pPr>
            <w:r w:rsidRPr="00277429">
              <w:rPr>
                <w:rFonts w:ascii="仿宋_GB2312" w:eastAsia="仿宋_GB2312" w:hAnsi="Calibri" w:cs="Arial" w:hint="eastAsia"/>
                <w:kern w:val="2"/>
                <w:sz w:val="20"/>
                <w:szCs w:val="20"/>
              </w:rPr>
              <w:t>南方</w:t>
            </w:r>
          </w:p>
        </w:tc>
        <w:tc>
          <w:tcPr>
            <w:tcW w:w="2366" w:type="dxa"/>
            <w:shd w:val="clear" w:color="auto" w:fill="auto"/>
            <w:noWrap/>
            <w:vAlign w:val="center"/>
          </w:tcPr>
          <w:p w14:paraId="4FF1552F" w14:textId="77777777" w:rsidR="00064442" w:rsidRPr="00277429" w:rsidRDefault="00064442" w:rsidP="00064442">
            <w:pPr>
              <w:widowControl w:val="0"/>
              <w:jc w:val="center"/>
              <w:rPr>
                <w:rFonts w:ascii="仿宋_GB2312" w:eastAsia="仿宋_GB2312" w:hAnsi="Arial" w:cs="Arial"/>
                <w:kern w:val="2"/>
                <w:sz w:val="20"/>
                <w:szCs w:val="20"/>
              </w:rPr>
            </w:pPr>
            <w:r w:rsidRPr="00277429">
              <w:rPr>
                <w:rFonts w:ascii="仿宋_GB2312" w:eastAsia="仿宋_GB2312" w:hAnsi="Arial" w:cs="Arial" w:hint="eastAsia"/>
                <w:kern w:val="2"/>
                <w:sz w:val="20"/>
                <w:szCs w:val="20"/>
              </w:rPr>
              <w:t>股票型-ETF联接</w:t>
            </w:r>
          </w:p>
        </w:tc>
        <w:tc>
          <w:tcPr>
            <w:tcW w:w="1216" w:type="dxa"/>
            <w:shd w:val="clear" w:color="auto" w:fill="auto"/>
            <w:noWrap/>
            <w:vAlign w:val="center"/>
          </w:tcPr>
          <w:p w14:paraId="785DDDE3" w14:textId="77777777" w:rsidR="00064442" w:rsidRPr="00277429" w:rsidRDefault="00064442" w:rsidP="00064442">
            <w:pPr>
              <w:widowControl w:val="0"/>
              <w:jc w:val="center"/>
              <w:rPr>
                <w:rFonts w:ascii="仿宋_GB2312" w:eastAsia="仿宋_GB2312" w:hAnsi="Arial" w:cs="Arial"/>
                <w:kern w:val="2"/>
                <w:sz w:val="20"/>
                <w:szCs w:val="20"/>
              </w:rPr>
            </w:pPr>
            <w:r w:rsidRPr="00277429">
              <w:rPr>
                <w:rFonts w:ascii="仿宋_GB2312" w:eastAsia="仿宋_GB2312" w:hAnsi="Arial" w:cs="Arial"/>
                <w:kern w:val="2"/>
                <w:sz w:val="20"/>
                <w:szCs w:val="20"/>
              </w:rPr>
              <w:t>2019-08-22</w:t>
            </w:r>
          </w:p>
        </w:tc>
        <w:tc>
          <w:tcPr>
            <w:tcW w:w="1216" w:type="dxa"/>
            <w:shd w:val="clear" w:color="auto" w:fill="auto"/>
            <w:noWrap/>
            <w:vAlign w:val="center"/>
          </w:tcPr>
          <w:p w14:paraId="44164A4C" w14:textId="77777777" w:rsidR="00064442" w:rsidRPr="00277429" w:rsidRDefault="00064442" w:rsidP="00064442">
            <w:pPr>
              <w:widowControl w:val="0"/>
              <w:jc w:val="center"/>
              <w:rPr>
                <w:rFonts w:ascii="仿宋_GB2312" w:eastAsia="仿宋_GB2312" w:hAnsi="Arial" w:cs="Arial"/>
                <w:kern w:val="2"/>
                <w:sz w:val="20"/>
                <w:szCs w:val="20"/>
              </w:rPr>
            </w:pPr>
            <w:r w:rsidRPr="00277429">
              <w:rPr>
                <w:rFonts w:ascii="仿宋_GB2312" w:eastAsia="仿宋_GB2312" w:hAnsi="Arial" w:cs="Arial"/>
                <w:kern w:val="2"/>
                <w:sz w:val="20"/>
                <w:szCs w:val="20"/>
              </w:rPr>
              <w:t>2019-11-29</w:t>
            </w:r>
          </w:p>
        </w:tc>
        <w:tc>
          <w:tcPr>
            <w:tcW w:w="1216" w:type="dxa"/>
            <w:shd w:val="clear" w:color="auto" w:fill="auto"/>
            <w:noWrap/>
            <w:vAlign w:val="center"/>
          </w:tcPr>
          <w:p w14:paraId="262D10C4" w14:textId="77777777" w:rsidR="00064442" w:rsidRPr="00277429" w:rsidRDefault="00064442" w:rsidP="00064442">
            <w:pPr>
              <w:widowControl w:val="0"/>
              <w:jc w:val="center"/>
              <w:rPr>
                <w:rFonts w:ascii="仿宋_GB2312" w:eastAsia="仿宋_GB2312" w:hAnsi="Arial" w:cs="Arial"/>
                <w:kern w:val="2"/>
                <w:sz w:val="20"/>
                <w:szCs w:val="20"/>
              </w:rPr>
            </w:pPr>
            <w:r w:rsidRPr="00277429">
              <w:rPr>
                <w:rFonts w:ascii="仿宋_GB2312" w:eastAsia="仿宋_GB2312" w:hAnsi="Arial" w:cs="Arial"/>
                <w:kern w:val="2"/>
                <w:sz w:val="20"/>
                <w:szCs w:val="20"/>
              </w:rPr>
              <w:t>2023-07-04</w:t>
            </w:r>
          </w:p>
        </w:tc>
        <w:tc>
          <w:tcPr>
            <w:tcW w:w="1309" w:type="dxa"/>
            <w:shd w:val="clear" w:color="auto" w:fill="auto"/>
            <w:noWrap/>
            <w:vAlign w:val="center"/>
          </w:tcPr>
          <w:p w14:paraId="29E8E9CC" w14:textId="77777777" w:rsidR="00064442" w:rsidRPr="00277429" w:rsidRDefault="00064442" w:rsidP="00064442">
            <w:pPr>
              <w:widowControl w:val="0"/>
              <w:jc w:val="center"/>
              <w:rPr>
                <w:rFonts w:ascii="仿宋_GB2312" w:eastAsia="仿宋_GB2312" w:hAnsi="Arial" w:cs="Arial"/>
                <w:kern w:val="2"/>
                <w:sz w:val="20"/>
                <w:szCs w:val="20"/>
              </w:rPr>
            </w:pPr>
            <w:r w:rsidRPr="00277429">
              <w:rPr>
                <w:rFonts w:ascii="仿宋_GB2312" w:eastAsia="仿宋_GB2312" w:hAnsi="Arial" w:cs="Arial"/>
                <w:kern w:val="2"/>
                <w:sz w:val="20"/>
                <w:szCs w:val="20"/>
              </w:rPr>
              <w:t>2023-08-15</w:t>
            </w:r>
          </w:p>
        </w:tc>
      </w:tr>
      <w:tr w:rsidR="00064442" w:rsidRPr="00277429" w14:paraId="28524D28" w14:textId="77777777" w:rsidTr="00064442">
        <w:trPr>
          <w:trHeight w:val="264"/>
          <w:jc w:val="center"/>
        </w:trPr>
        <w:tc>
          <w:tcPr>
            <w:tcW w:w="425" w:type="dxa"/>
            <w:shd w:val="clear" w:color="auto" w:fill="auto"/>
            <w:noWrap/>
            <w:vAlign w:val="center"/>
          </w:tcPr>
          <w:p w14:paraId="1EFC491B" w14:textId="77777777" w:rsidR="00064442" w:rsidRPr="00277429" w:rsidRDefault="00064442" w:rsidP="00064442">
            <w:pPr>
              <w:widowControl w:val="0"/>
              <w:jc w:val="center"/>
              <w:rPr>
                <w:rFonts w:ascii="仿宋_GB2312" w:eastAsia="仿宋_GB2312" w:hAnsi="Arial" w:cs="Arial"/>
                <w:kern w:val="2"/>
                <w:sz w:val="20"/>
                <w:szCs w:val="20"/>
              </w:rPr>
            </w:pPr>
            <w:r w:rsidRPr="00277429">
              <w:rPr>
                <w:rFonts w:ascii="仿宋_GB2312" w:eastAsia="仿宋_GB2312" w:hAnsi="Arial" w:cs="Arial" w:hint="eastAsia"/>
                <w:kern w:val="2"/>
                <w:sz w:val="20"/>
                <w:szCs w:val="20"/>
              </w:rPr>
              <w:t>1</w:t>
            </w:r>
            <w:r w:rsidRPr="00277429">
              <w:rPr>
                <w:rFonts w:ascii="仿宋_GB2312" w:eastAsia="仿宋_GB2312" w:hAnsi="Arial" w:cs="Arial"/>
                <w:kern w:val="2"/>
                <w:sz w:val="20"/>
                <w:szCs w:val="20"/>
              </w:rPr>
              <w:t>1</w:t>
            </w:r>
          </w:p>
        </w:tc>
        <w:tc>
          <w:tcPr>
            <w:tcW w:w="2693" w:type="dxa"/>
            <w:shd w:val="clear" w:color="auto" w:fill="auto"/>
            <w:noWrap/>
            <w:vAlign w:val="center"/>
          </w:tcPr>
          <w:p w14:paraId="4F8D5C43" w14:textId="77777777" w:rsidR="00064442" w:rsidRPr="00277429" w:rsidRDefault="00064442" w:rsidP="00064442">
            <w:pPr>
              <w:widowControl w:val="0"/>
              <w:jc w:val="center"/>
              <w:rPr>
                <w:rFonts w:ascii="仿宋_GB2312" w:eastAsia="仿宋_GB2312" w:hAnsi="Arial" w:cs="Arial"/>
                <w:kern w:val="2"/>
                <w:sz w:val="20"/>
                <w:szCs w:val="20"/>
              </w:rPr>
            </w:pPr>
            <w:r w:rsidRPr="00277429">
              <w:rPr>
                <w:rFonts w:ascii="仿宋_GB2312" w:eastAsia="仿宋_GB2312" w:hAnsi="Arial" w:cs="Arial" w:hint="eastAsia"/>
                <w:kern w:val="2"/>
                <w:sz w:val="20"/>
                <w:szCs w:val="20"/>
              </w:rPr>
              <w:t>南方中</w:t>
            </w:r>
            <w:proofErr w:type="gramStart"/>
            <w:r w:rsidRPr="00277429">
              <w:rPr>
                <w:rFonts w:ascii="仿宋_GB2312" w:eastAsia="仿宋_GB2312" w:hAnsi="Arial" w:cs="Arial" w:hint="eastAsia"/>
                <w:kern w:val="2"/>
                <w:sz w:val="20"/>
                <w:szCs w:val="20"/>
              </w:rPr>
              <w:t>证科技</w:t>
            </w:r>
            <w:proofErr w:type="gramEnd"/>
            <w:r w:rsidRPr="00277429">
              <w:rPr>
                <w:rFonts w:ascii="仿宋_GB2312" w:eastAsia="仿宋_GB2312" w:hAnsi="Arial" w:cs="Arial"/>
                <w:kern w:val="2"/>
                <w:sz w:val="20"/>
                <w:szCs w:val="20"/>
              </w:rPr>
              <w:t>100交易型开放式指数证券投资基金</w:t>
            </w:r>
          </w:p>
        </w:tc>
        <w:tc>
          <w:tcPr>
            <w:tcW w:w="899" w:type="dxa"/>
            <w:shd w:val="clear" w:color="auto" w:fill="auto"/>
            <w:noWrap/>
            <w:vAlign w:val="center"/>
          </w:tcPr>
          <w:p w14:paraId="7D194CCE" w14:textId="77777777" w:rsidR="00064442" w:rsidRPr="00277429" w:rsidRDefault="00064442" w:rsidP="00064442">
            <w:pPr>
              <w:widowControl w:val="0"/>
              <w:jc w:val="center"/>
              <w:rPr>
                <w:rFonts w:ascii="仿宋_GB2312" w:eastAsia="仿宋_GB2312" w:hAnsi="Calibri" w:cs="Arial"/>
                <w:kern w:val="2"/>
                <w:sz w:val="20"/>
                <w:szCs w:val="20"/>
              </w:rPr>
            </w:pPr>
            <w:r w:rsidRPr="00277429">
              <w:rPr>
                <w:rFonts w:ascii="仿宋_GB2312" w:eastAsia="仿宋_GB2312" w:hAnsi="Calibri" w:cs="Arial" w:hint="eastAsia"/>
                <w:kern w:val="2"/>
                <w:sz w:val="20"/>
                <w:szCs w:val="20"/>
              </w:rPr>
              <w:t>南方</w:t>
            </w:r>
          </w:p>
        </w:tc>
        <w:tc>
          <w:tcPr>
            <w:tcW w:w="2366" w:type="dxa"/>
            <w:shd w:val="clear" w:color="auto" w:fill="auto"/>
            <w:noWrap/>
            <w:vAlign w:val="center"/>
          </w:tcPr>
          <w:p w14:paraId="4EA46C34" w14:textId="77777777" w:rsidR="00064442" w:rsidRPr="00277429" w:rsidRDefault="00064442" w:rsidP="00064442">
            <w:pPr>
              <w:widowControl w:val="0"/>
              <w:jc w:val="center"/>
              <w:rPr>
                <w:rFonts w:ascii="仿宋_GB2312" w:eastAsia="仿宋_GB2312" w:hAnsi="Arial" w:cs="Arial"/>
                <w:kern w:val="2"/>
                <w:sz w:val="20"/>
                <w:szCs w:val="20"/>
              </w:rPr>
            </w:pPr>
            <w:r w:rsidRPr="00277429">
              <w:rPr>
                <w:rFonts w:ascii="仿宋_GB2312" w:eastAsia="仿宋_GB2312" w:hAnsi="Arial" w:cs="Arial" w:hint="eastAsia"/>
                <w:kern w:val="2"/>
                <w:sz w:val="20"/>
                <w:szCs w:val="20"/>
              </w:rPr>
              <w:t>股票型</w:t>
            </w:r>
            <w:r w:rsidRPr="00277429">
              <w:rPr>
                <w:rFonts w:ascii="仿宋_GB2312" w:eastAsia="仿宋_GB2312" w:hAnsi="Arial" w:cs="Arial"/>
                <w:kern w:val="2"/>
                <w:sz w:val="20"/>
                <w:szCs w:val="20"/>
              </w:rPr>
              <w:t>-ETF</w:t>
            </w:r>
          </w:p>
        </w:tc>
        <w:tc>
          <w:tcPr>
            <w:tcW w:w="1216" w:type="dxa"/>
            <w:shd w:val="clear" w:color="auto" w:fill="auto"/>
            <w:noWrap/>
            <w:vAlign w:val="center"/>
          </w:tcPr>
          <w:p w14:paraId="14D7D9FD" w14:textId="77777777" w:rsidR="00064442" w:rsidRPr="00277429" w:rsidRDefault="00064442" w:rsidP="00064442">
            <w:pPr>
              <w:widowControl w:val="0"/>
              <w:jc w:val="center"/>
              <w:rPr>
                <w:rFonts w:ascii="仿宋_GB2312" w:eastAsia="仿宋_GB2312" w:hAnsi="Arial" w:cs="Arial"/>
                <w:kern w:val="2"/>
                <w:sz w:val="20"/>
                <w:szCs w:val="20"/>
              </w:rPr>
            </w:pPr>
            <w:r w:rsidRPr="00277429">
              <w:rPr>
                <w:rFonts w:ascii="仿宋_GB2312" w:eastAsia="仿宋_GB2312" w:hAnsi="Arial" w:cs="Arial" w:hint="eastAsia"/>
                <w:kern w:val="2"/>
                <w:sz w:val="20"/>
                <w:szCs w:val="20"/>
              </w:rPr>
              <w:t>2</w:t>
            </w:r>
            <w:r w:rsidRPr="00277429">
              <w:rPr>
                <w:rFonts w:ascii="仿宋_GB2312" w:eastAsia="仿宋_GB2312" w:hAnsi="Arial" w:cs="Arial"/>
                <w:kern w:val="2"/>
                <w:sz w:val="20"/>
                <w:szCs w:val="20"/>
              </w:rPr>
              <w:t>020</w:t>
            </w:r>
            <w:r w:rsidRPr="00277429">
              <w:rPr>
                <w:rFonts w:ascii="仿宋_GB2312" w:eastAsia="仿宋_GB2312" w:hAnsi="Arial" w:cs="Arial" w:hint="eastAsia"/>
                <w:kern w:val="2"/>
                <w:sz w:val="20"/>
                <w:szCs w:val="20"/>
              </w:rPr>
              <w:t>-</w:t>
            </w:r>
            <w:r w:rsidRPr="00277429">
              <w:rPr>
                <w:rFonts w:ascii="仿宋_GB2312" w:eastAsia="仿宋_GB2312" w:hAnsi="Arial" w:cs="Arial"/>
                <w:kern w:val="2"/>
                <w:sz w:val="20"/>
                <w:szCs w:val="20"/>
              </w:rPr>
              <w:t>12</w:t>
            </w:r>
            <w:r w:rsidRPr="00277429">
              <w:rPr>
                <w:rFonts w:ascii="仿宋_GB2312" w:eastAsia="仿宋_GB2312" w:hAnsi="Arial" w:cs="Arial" w:hint="eastAsia"/>
                <w:kern w:val="2"/>
                <w:sz w:val="20"/>
                <w:szCs w:val="20"/>
              </w:rPr>
              <w:t>-</w:t>
            </w:r>
            <w:r w:rsidRPr="00277429">
              <w:rPr>
                <w:rFonts w:ascii="仿宋_GB2312" w:eastAsia="仿宋_GB2312" w:hAnsi="Arial" w:cs="Arial"/>
                <w:kern w:val="2"/>
                <w:sz w:val="20"/>
                <w:szCs w:val="20"/>
              </w:rPr>
              <w:t>29</w:t>
            </w:r>
          </w:p>
        </w:tc>
        <w:tc>
          <w:tcPr>
            <w:tcW w:w="1216" w:type="dxa"/>
            <w:shd w:val="clear" w:color="auto" w:fill="auto"/>
            <w:noWrap/>
            <w:vAlign w:val="center"/>
          </w:tcPr>
          <w:p w14:paraId="37D2833F" w14:textId="77777777" w:rsidR="00064442" w:rsidRPr="00277429" w:rsidRDefault="00064442" w:rsidP="00064442">
            <w:pPr>
              <w:widowControl w:val="0"/>
              <w:jc w:val="center"/>
              <w:rPr>
                <w:rFonts w:ascii="仿宋_GB2312" w:eastAsia="仿宋_GB2312" w:hAnsi="Arial" w:cs="Arial"/>
                <w:kern w:val="2"/>
                <w:sz w:val="20"/>
                <w:szCs w:val="20"/>
              </w:rPr>
            </w:pPr>
            <w:r w:rsidRPr="00277429">
              <w:rPr>
                <w:rFonts w:ascii="仿宋_GB2312" w:eastAsia="仿宋_GB2312" w:hAnsi="Arial" w:cs="Arial"/>
                <w:kern w:val="2"/>
                <w:sz w:val="20"/>
                <w:szCs w:val="20"/>
              </w:rPr>
              <w:t>2021</w:t>
            </w:r>
            <w:r w:rsidRPr="00277429">
              <w:rPr>
                <w:rFonts w:ascii="仿宋_GB2312" w:eastAsia="仿宋_GB2312" w:hAnsi="Arial" w:cs="Arial" w:hint="eastAsia"/>
                <w:kern w:val="2"/>
                <w:sz w:val="20"/>
                <w:szCs w:val="20"/>
              </w:rPr>
              <w:t>-</w:t>
            </w:r>
            <w:r w:rsidRPr="00277429">
              <w:rPr>
                <w:rFonts w:ascii="仿宋_GB2312" w:eastAsia="仿宋_GB2312" w:hAnsi="Arial" w:cs="Arial"/>
                <w:kern w:val="2"/>
                <w:sz w:val="20"/>
                <w:szCs w:val="20"/>
              </w:rPr>
              <w:t>09</w:t>
            </w:r>
            <w:r w:rsidRPr="00277429">
              <w:rPr>
                <w:rFonts w:ascii="仿宋_GB2312" w:eastAsia="仿宋_GB2312" w:hAnsi="Arial" w:cs="Arial" w:hint="eastAsia"/>
                <w:kern w:val="2"/>
                <w:sz w:val="20"/>
                <w:szCs w:val="20"/>
              </w:rPr>
              <w:t>-</w:t>
            </w:r>
            <w:r w:rsidRPr="00277429">
              <w:rPr>
                <w:rFonts w:ascii="仿宋_GB2312" w:eastAsia="仿宋_GB2312" w:hAnsi="Arial" w:cs="Arial"/>
                <w:kern w:val="2"/>
                <w:sz w:val="20"/>
                <w:szCs w:val="20"/>
              </w:rPr>
              <w:t>29</w:t>
            </w:r>
          </w:p>
        </w:tc>
        <w:tc>
          <w:tcPr>
            <w:tcW w:w="1216" w:type="dxa"/>
            <w:shd w:val="clear" w:color="auto" w:fill="auto"/>
            <w:noWrap/>
            <w:vAlign w:val="center"/>
          </w:tcPr>
          <w:p w14:paraId="2201D48A" w14:textId="77777777" w:rsidR="00064442" w:rsidRPr="00277429" w:rsidRDefault="00064442" w:rsidP="00064442">
            <w:pPr>
              <w:widowControl w:val="0"/>
              <w:jc w:val="center"/>
              <w:rPr>
                <w:rFonts w:ascii="仿宋_GB2312" w:eastAsia="仿宋_GB2312" w:hAnsi="Arial" w:cs="Arial"/>
                <w:kern w:val="2"/>
                <w:sz w:val="20"/>
                <w:szCs w:val="20"/>
              </w:rPr>
            </w:pPr>
            <w:r w:rsidRPr="00277429">
              <w:rPr>
                <w:rFonts w:ascii="仿宋_GB2312" w:eastAsia="仿宋_GB2312" w:hAnsi="Arial" w:cs="Arial" w:hint="eastAsia"/>
                <w:kern w:val="2"/>
                <w:sz w:val="20"/>
                <w:szCs w:val="20"/>
              </w:rPr>
              <w:t>2</w:t>
            </w:r>
            <w:r w:rsidRPr="00277429">
              <w:rPr>
                <w:rFonts w:ascii="仿宋_GB2312" w:eastAsia="仿宋_GB2312" w:hAnsi="Arial" w:cs="Arial"/>
                <w:kern w:val="2"/>
                <w:sz w:val="20"/>
                <w:szCs w:val="20"/>
              </w:rPr>
              <w:t>023</w:t>
            </w:r>
            <w:r w:rsidRPr="00277429">
              <w:rPr>
                <w:rFonts w:ascii="仿宋_GB2312" w:eastAsia="仿宋_GB2312" w:hAnsi="Arial" w:cs="Arial" w:hint="eastAsia"/>
                <w:kern w:val="2"/>
                <w:sz w:val="20"/>
                <w:szCs w:val="20"/>
              </w:rPr>
              <w:t>-</w:t>
            </w:r>
            <w:r w:rsidRPr="00277429">
              <w:rPr>
                <w:rFonts w:ascii="仿宋_GB2312" w:eastAsia="仿宋_GB2312" w:hAnsi="Arial" w:cs="Arial"/>
                <w:kern w:val="2"/>
                <w:sz w:val="20"/>
                <w:szCs w:val="20"/>
              </w:rPr>
              <w:t>11</w:t>
            </w:r>
            <w:r w:rsidRPr="00277429">
              <w:rPr>
                <w:rFonts w:ascii="仿宋_GB2312" w:eastAsia="仿宋_GB2312" w:hAnsi="Arial" w:cs="Arial" w:hint="eastAsia"/>
                <w:kern w:val="2"/>
                <w:sz w:val="20"/>
                <w:szCs w:val="20"/>
              </w:rPr>
              <w:t>-</w:t>
            </w:r>
            <w:r w:rsidRPr="00277429">
              <w:rPr>
                <w:rFonts w:ascii="仿宋_GB2312" w:eastAsia="仿宋_GB2312" w:hAnsi="Arial" w:cs="Arial"/>
                <w:kern w:val="2"/>
                <w:sz w:val="20"/>
                <w:szCs w:val="20"/>
              </w:rPr>
              <w:t>24</w:t>
            </w:r>
          </w:p>
        </w:tc>
        <w:tc>
          <w:tcPr>
            <w:tcW w:w="1309" w:type="dxa"/>
            <w:shd w:val="clear" w:color="auto" w:fill="auto"/>
            <w:noWrap/>
            <w:vAlign w:val="center"/>
          </w:tcPr>
          <w:p w14:paraId="3B438501" w14:textId="77777777" w:rsidR="00064442" w:rsidRPr="00277429" w:rsidRDefault="007C06C0" w:rsidP="00064442">
            <w:pPr>
              <w:widowControl w:val="0"/>
              <w:jc w:val="center"/>
              <w:rPr>
                <w:rFonts w:ascii="仿宋_GB2312" w:eastAsia="仿宋_GB2312" w:hAnsi="Arial" w:cs="Arial"/>
                <w:kern w:val="2"/>
                <w:sz w:val="20"/>
                <w:szCs w:val="20"/>
              </w:rPr>
            </w:pPr>
            <w:r>
              <w:rPr>
                <w:rFonts w:ascii="仿宋_GB2312" w:eastAsia="仿宋_GB2312" w:hAnsi="Arial" w:cs="Arial" w:hint="eastAsia"/>
                <w:kern w:val="2"/>
                <w:sz w:val="20"/>
                <w:szCs w:val="20"/>
              </w:rPr>
              <w:t>2</w:t>
            </w:r>
            <w:r>
              <w:rPr>
                <w:rFonts w:ascii="仿宋_GB2312" w:eastAsia="仿宋_GB2312" w:hAnsi="Arial" w:cs="Arial"/>
                <w:kern w:val="2"/>
                <w:sz w:val="20"/>
                <w:szCs w:val="20"/>
              </w:rPr>
              <w:t>024-01-09</w:t>
            </w:r>
          </w:p>
        </w:tc>
      </w:tr>
    </w:tbl>
    <w:p w14:paraId="7866D08B" w14:textId="77777777" w:rsidR="00B830E6" w:rsidRPr="0096005E" w:rsidRDefault="0096005E" w:rsidP="001621E4">
      <w:pPr>
        <w:pStyle w:val="a7"/>
        <w:numPr>
          <w:ilvl w:val="0"/>
          <w:numId w:val="6"/>
        </w:numPr>
        <w:spacing w:line="550" w:lineRule="exact"/>
        <w:ind w:left="0" w:firstLine="562"/>
        <w:outlineLvl w:val="0"/>
        <w:rPr>
          <w:rFonts w:ascii="仿宋_GB2312" w:eastAsia="仿宋_GB2312" w:hAnsi="仿宋" w:cs="Times New Roman"/>
          <w:b/>
          <w:sz w:val="28"/>
          <w:szCs w:val="28"/>
        </w:rPr>
      </w:pPr>
      <w:r w:rsidRPr="0096005E">
        <w:rPr>
          <w:rFonts w:ascii="仿宋_GB2312" w:eastAsia="仿宋_GB2312" w:hAnsi="仿宋" w:cs="Times New Roman" w:hint="eastAsia"/>
          <w:b/>
          <w:sz w:val="28"/>
          <w:szCs w:val="28"/>
        </w:rPr>
        <w:t>合</w:t>
      </w:r>
      <w:proofErr w:type="gramStart"/>
      <w:r w:rsidRPr="0096005E">
        <w:rPr>
          <w:rFonts w:ascii="仿宋_GB2312" w:eastAsia="仿宋_GB2312" w:hAnsi="仿宋" w:cs="Times New Roman" w:hint="eastAsia"/>
          <w:b/>
          <w:sz w:val="28"/>
          <w:szCs w:val="28"/>
        </w:rPr>
        <w:t>规</w:t>
      </w:r>
      <w:proofErr w:type="gramEnd"/>
      <w:r w:rsidRPr="0096005E">
        <w:rPr>
          <w:rFonts w:ascii="仿宋_GB2312" w:eastAsia="仿宋_GB2312" w:hAnsi="仿宋" w:cs="Times New Roman" w:hint="eastAsia"/>
          <w:b/>
          <w:sz w:val="28"/>
          <w:szCs w:val="28"/>
        </w:rPr>
        <w:t>负责人就标的指数是否符合《公开募集证券投资基金运作指引第3号——指数基金指引》相关要求</w:t>
      </w:r>
      <w:proofErr w:type="gramStart"/>
      <w:r w:rsidRPr="0096005E">
        <w:rPr>
          <w:rFonts w:ascii="仿宋_GB2312" w:eastAsia="仿宋_GB2312" w:hAnsi="仿宋" w:cs="Times New Roman" w:hint="eastAsia"/>
          <w:b/>
          <w:sz w:val="28"/>
          <w:szCs w:val="28"/>
        </w:rPr>
        <w:t>作出</w:t>
      </w:r>
      <w:proofErr w:type="gramEnd"/>
      <w:r w:rsidRPr="0096005E">
        <w:rPr>
          <w:rFonts w:ascii="仿宋_GB2312" w:eastAsia="仿宋_GB2312" w:hAnsi="仿宋" w:cs="Times New Roman" w:hint="eastAsia"/>
          <w:b/>
          <w:sz w:val="28"/>
          <w:szCs w:val="28"/>
        </w:rPr>
        <w:t>详细说明，并发表明确意见。</w:t>
      </w:r>
    </w:p>
    <w:p w14:paraId="1B5B5C9C" w14:textId="39D0304B" w:rsidR="005B1D72" w:rsidRPr="005D7BA0" w:rsidRDefault="00E426E8" w:rsidP="001621E4">
      <w:pPr>
        <w:spacing w:line="550" w:lineRule="exact"/>
        <w:ind w:firstLineChars="200" w:firstLine="560"/>
        <w:rPr>
          <w:rFonts w:ascii="仿宋_GB2312" w:eastAsia="仿宋_GB2312" w:hAnsi="仿宋" w:cs="Times New Roman"/>
          <w:sz w:val="28"/>
        </w:rPr>
      </w:pPr>
      <w:r>
        <w:rPr>
          <w:rFonts w:ascii="仿宋_GB2312" w:eastAsia="仿宋_GB2312" w:hAnsi="仿宋" w:cs="Times New Roman" w:hint="eastAsia"/>
          <w:sz w:val="28"/>
        </w:rPr>
        <w:t>本公司合</w:t>
      </w:r>
      <w:proofErr w:type="gramStart"/>
      <w:r>
        <w:rPr>
          <w:rFonts w:ascii="仿宋_GB2312" w:eastAsia="仿宋_GB2312" w:hAnsi="仿宋" w:cs="Times New Roman" w:hint="eastAsia"/>
          <w:sz w:val="28"/>
        </w:rPr>
        <w:t>规</w:t>
      </w:r>
      <w:proofErr w:type="gramEnd"/>
      <w:r>
        <w:rPr>
          <w:rFonts w:ascii="仿宋_GB2312" w:eastAsia="仿宋_GB2312" w:hAnsi="仿宋" w:cs="Times New Roman" w:hint="eastAsia"/>
          <w:sz w:val="28"/>
        </w:rPr>
        <w:t>负责人已就标的指数是否符合《公开募集证券投资基金运作指引第3号——指数基金指引》相关要求进行详细说明并发表明确意见，详细内容请见文后附件《南方</w:t>
      </w:r>
      <w:del w:id="60" w:author="罗依灵" w:date="2026-02-03T14:39:00Z">
        <w:r w:rsidR="006F741A" w:rsidDel="00431789">
          <w:rPr>
            <w:rFonts w:ascii="仿宋_GB2312" w:eastAsia="仿宋_GB2312" w:hAnsi="仿宋" w:cs="Times New Roman" w:hint="eastAsia"/>
            <w:sz w:val="28"/>
          </w:rPr>
          <w:delText>恒生A股电网设备</w:delText>
        </w:r>
      </w:del>
      <w:ins w:id="61" w:author="罗依灵" w:date="2026-02-03T14:39:00Z">
        <w:r w:rsidR="00431789">
          <w:rPr>
            <w:rFonts w:ascii="仿宋_GB2312" w:eastAsia="仿宋_GB2312" w:hAnsi="仿宋" w:cs="Times New Roman" w:hint="eastAsia"/>
            <w:sz w:val="28"/>
          </w:rPr>
          <w:t>{{指数名称}}</w:t>
        </w:r>
      </w:ins>
      <w:r>
        <w:rPr>
          <w:rFonts w:ascii="仿宋_GB2312" w:eastAsia="仿宋_GB2312" w:hAnsi="仿宋" w:cs="Times New Roman" w:hint="eastAsia"/>
          <w:sz w:val="28"/>
        </w:rPr>
        <w:t>交易型开放式指数证券投资基金标的指数符合相关指引要求的情况说明》。</w:t>
      </w:r>
    </w:p>
    <w:p w14:paraId="1AFC86BE" w14:textId="77777777" w:rsidR="00B830E6" w:rsidRPr="0096005E" w:rsidRDefault="0096005E" w:rsidP="001621E4">
      <w:pPr>
        <w:pStyle w:val="a7"/>
        <w:numPr>
          <w:ilvl w:val="0"/>
          <w:numId w:val="6"/>
        </w:numPr>
        <w:spacing w:line="550" w:lineRule="exact"/>
        <w:ind w:left="0" w:firstLine="562"/>
        <w:outlineLvl w:val="0"/>
        <w:rPr>
          <w:rFonts w:ascii="仿宋_GB2312" w:eastAsia="仿宋_GB2312" w:hAnsi="仿宋" w:cs="Times New Roman"/>
          <w:b/>
          <w:sz w:val="28"/>
          <w:szCs w:val="28"/>
        </w:rPr>
      </w:pPr>
      <w:commentRangeStart w:id="62"/>
      <w:r w:rsidRPr="0096005E">
        <w:rPr>
          <w:rFonts w:ascii="仿宋_GB2312" w:eastAsia="仿宋_GB2312" w:hAnsi="仿宋" w:cs="Times New Roman" w:hint="eastAsia"/>
          <w:b/>
          <w:sz w:val="28"/>
          <w:szCs w:val="28"/>
        </w:rPr>
        <w:t>本基金主题</w:t>
      </w:r>
      <w:r w:rsidR="004A4F51">
        <w:rPr>
          <w:rFonts w:ascii="仿宋_GB2312" w:eastAsia="仿宋_GB2312" w:hAnsi="仿宋" w:cs="Times New Roman" w:hint="eastAsia"/>
          <w:b/>
          <w:sz w:val="28"/>
          <w:szCs w:val="28"/>
        </w:rPr>
        <w:t>的</w:t>
      </w:r>
      <w:r w:rsidR="004A4F51" w:rsidRPr="004A4F51">
        <w:rPr>
          <w:rFonts w:ascii="仿宋_GB2312" w:eastAsia="仿宋_GB2312" w:hAnsi="仿宋" w:cs="Times New Roman" w:hint="eastAsia"/>
          <w:b/>
          <w:sz w:val="28"/>
          <w:szCs w:val="28"/>
        </w:rPr>
        <w:t>详细界定</w:t>
      </w:r>
      <w:r w:rsidR="002901B2">
        <w:rPr>
          <w:rFonts w:ascii="仿宋_GB2312" w:eastAsia="仿宋_GB2312" w:hAnsi="仿宋" w:cs="Times New Roman" w:hint="eastAsia"/>
          <w:b/>
          <w:sz w:val="28"/>
          <w:szCs w:val="28"/>
        </w:rPr>
        <w:t>和</w:t>
      </w:r>
      <w:r w:rsidRPr="0096005E">
        <w:rPr>
          <w:rFonts w:ascii="仿宋_GB2312" w:eastAsia="仿宋_GB2312" w:hAnsi="仿宋" w:cs="Times New Roman" w:hint="eastAsia"/>
          <w:b/>
          <w:sz w:val="28"/>
          <w:szCs w:val="28"/>
        </w:rPr>
        <w:t>相关投资标的、集中度及市场容量</w:t>
      </w:r>
      <w:r w:rsidR="004A4F51">
        <w:rPr>
          <w:rFonts w:ascii="仿宋_GB2312" w:eastAsia="仿宋_GB2312" w:hAnsi="仿宋" w:cs="Times New Roman" w:hint="eastAsia"/>
          <w:b/>
          <w:sz w:val="28"/>
          <w:szCs w:val="28"/>
        </w:rPr>
        <w:t>的</w:t>
      </w:r>
      <w:r w:rsidR="004A4F51" w:rsidRPr="004A4F51">
        <w:rPr>
          <w:rFonts w:ascii="仿宋_GB2312" w:eastAsia="仿宋_GB2312" w:hAnsi="仿宋" w:cs="Times New Roman" w:hint="eastAsia"/>
          <w:b/>
          <w:sz w:val="28"/>
          <w:szCs w:val="28"/>
        </w:rPr>
        <w:t>梳理</w:t>
      </w:r>
      <w:commentRangeEnd w:id="62"/>
      <w:r w:rsidR="00BC5016">
        <w:rPr>
          <w:rStyle w:val="ac"/>
          <w:rFonts w:ascii="Times New Roman" w:hAnsi="Times New Roman" w:cs="Times New Roman"/>
        </w:rPr>
        <w:commentReference w:id="62"/>
      </w:r>
      <w:r w:rsidRPr="0096005E">
        <w:rPr>
          <w:rFonts w:ascii="仿宋_GB2312" w:eastAsia="仿宋_GB2312" w:hAnsi="仿宋" w:cs="Times New Roman" w:hint="eastAsia"/>
          <w:b/>
          <w:sz w:val="28"/>
          <w:szCs w:val="28"/>
        </w:rPr>
        <w:t>。</w:t>
      </w:r>
    </w:p>
    <w:p w14:paraId="64C9F818" w14:textId="77777777" w:rsidR="005B1D72" w:rsidRPr="005D7BA0" w:rsidRDefault="00A61EAE" w:rsidP="001621E4">
      <w:pPr>
        <w:spacing w:line="550" w:lineRule="exact"/>
        <w:ind w:firstLineChars="200" w:firstLine="562"/>
        <w:rPr>
          <w:rFonts w:ascii="仿宋_GB2312" w:eastAsia="仿宋_GB2312" w:hAnsi="仿宋" w:cs="Times New Roman"/>
          <w:b/>
          <w:sz w:val="28"/>
        </w:rPr>
      </w:pPr>
      <w:r w:rsidRPr="005D7BA0">
        <w:rPr>
          <w:rFonts w:ascii="仿宋_GB2312" w:eastAsia="仿宋_GB2312" w:hAnsi="仿宋" w:cs="Times New Roman" w:hint="eastAsia"/>
          <w:b/>
          <w:sz w:val="28"/>
        </w:rPr>
        <w:t>（一）本基金主题界定如下：</w:t>
      </w:r>
    </w:p>
    <w:p w14:paraId="333F9F17" w14:textId="424BAE19" w:rsidR="00A61EAE" w:rsidRPr="005D7BA0" w:rsidRDefault="00CF1092" w:rsidP="001621E4">
      <w:pPr>
        <w:spacing w:line="550" w:lineRule="exact"/>
        <w:ind w:firstLineChars="200" w:firstLine="560"/>
        <w:rPr>
          <w:rFonts w:ascii="仿宋_GB2312" w:eastAsia="仿宋_GB2312" w:hAnsi="仿宋" w:cs="Times New Roman"/>
          <w:sz w:val="28"/>
        </w:rPr>
      </w:pPr>
      <w:r>
        <w:rPr>
          <w:rFonts w:ascii="仿宋_GB2312" w:eastAsia="仿宋_GB2312" w:hAnsi="仿宋" w:cs="Times New Roman" w:hint="eastAsia"/>
          <w:sz w:val="28"/>
        </w:rPr>
        <w:t>本基金标的指数为</w:t>
      </w:r>
      <w:del w:id="63" w:author="罗依灵" w:date="2026-02-03T14:39:00Z">
        <w:r w:rsidDel="00431789">
          <w:rPr>
            <w:rFonts w:ascii="仿宋_GB2312" w:eastAsia="仿宋_GB2312" w:hAnsi="仿宋" w:cs="Times New Roman" w:hint="eastAsia"/>
            <w:sz w:val="28"/>
          </w:rPr>
          <w:delText>恒生A股电网设备</w:delText>
        </w:r>
      </w:del>
      <w:ins w:id="64" w:author="罗依灵" w:date="2026-02-03T14:39:00Z">
        <w:r w:rsidR="00431789">
          <w:rPr>
            <w:rFonts w:ascii="仿宋_GB2312" w:eastAsia="仿宋_GB2312" w:hAnsi="仿宋" w:cs="Times New Roman" w:hint="eastAsia"/>
            <w:sz w:val="28"/>
          </w:rPr>
          <w:t>{{指数名称}}</w:t>
        </w:r>
      </w:ins>
      <w:r>
        <w:rPr>
          <w:rFonts w:ascii="仿宋_GB2312" w:eastAsia="仿宋_GB2312" w:hAnsi="仿宋" w:cs="Times New Roman" w:hint="eastAsia"/>
          <w:sz w:val="28"/>
        </w:rPr>
        <w:t>指数，</w:t>
      </w:r>
      <w:r w:rsidR="006F741A" w:rsidRPr="006F741A">
        <w:rPr>
          <w:rFonts w:ascii="仿宋_GB2312" w:eastAsia="仿宋_GB2312" w:hAnsi="仿宋" w:cs="Times New Roman" w:hint="eastAsia"/>
          <w:sz w:val="28"/>
        </w:rPr>
        <w:t>该指数</w:t>
      </w:r>
      <w:del w:id="65" w:author="罗依灵" w:date="2026-02-03T14:42:00Z">
        <w:r w:rsidR="006F741A" w:rsidRPr="006F741A" w:rsidDel="00431789">
          <w:rPr>
            <w:rFonts w:ascii="仿宋_GB2312" w:eastAsia="仿宋_GB2312" w:hAnsi="仿宋" w:cs="Times New Roman" w:hint="eastAsia"/>
            <w:sz w:val="28"/>
          </w:rPr>
          <w:delText>反映与特高压及电网设备相关的内地上市公司之表现</w:delText>
        </w:r>
      </w:del>
      <w:ins w:id="66" w:author="罗依灵" w:date="2026-02-03T14:42:00Z">
        <w:r w:rsidR="00431789">
          <w:rPr>
            <w:rFonts w:ascii="仿宋_GB2312" w:eastAsia="仿宋_GB2312" w:hAnsi="仿宋" w:cs="Times New Roman" w:hint="eastAsia"/>
            <w:sz w:val="28"/>
          </w:rPr>
          <w:t>{{指数简介}}</w:t>
        </w:r>
      </w:ins>
      <w:r w:rsidR="006F741A" w:rsidRPr="006F741A">
        <w:rPr>
          <w:rFonts w:ascii="仿宋_GB2312" w:eastAsia="仿宋_GB2312" w:hAnsi="仿宋" w:cs="Times New Roman" w:hint="eastAsia"/>
          <w:sz w:val="28"/>
        </w:rPr>
        <w:t>。</w:t>
      </w:r>
    </w:p>
    <w:p w14:paraId="2AC6FE30" w14:textId="6FC6B5A7" w:rsidR="00974E22" w:rsidRPr="00974E22" w:rsidRDefault="00974E22" w:rsidP="00974E22">
      <w:pPr>
        <w:spacing w:line="550" w:lineRule="exact"/>
        <w:ind w:firstLineChars="200" w:firstLine="560"/>
        <w:rPr>
          <w:rFonts w:ascii="仿宋_GB2312" w:eastAsia="仿宋_GB2312" w:hAnsi="仿宋" w:cs="Times New Roman"/>
          <w:sz w:val="28"/>
        </w:rPr>
      </w:pPr>
      <w:r>
        <w:rPr>
          <w:rFonts w:ascii="仿宋_GB2312" w:eastAsia="仿宋_GB2312" w:hAnsi="仿宋" w:cs="Times New Roman" w:hint="eastAsia"/>
          <w:sz w:val="28"/>
        </w:rPr>
        <w:t>从主题分析视角，</w:t>
      </w:r>
      <w:del w:id="67" w:author="罗依灵" w:date="2026-02-03T14:39:00Z">
        <w:r w:rsidDel="00431789">
          <w:rPr>
            <w:rFonts w:ascii="仿宋_GB2312" w:eastAsia="仿宋_GB2312" w:hAnsi="仿宋" w:cs="Times New Roman" w:hint="eastAsia"/>
            <w:sz w:val="28"/>
          </w:rPr>
          <w:delText>恒生A股电网设备</w:delText>
        </w:r>
      </w:del>
      <w:ins w:id="68" w:author="罗依灵" w:date="2026-02-03T14:39:00Z">
        <w:r w:rsidR="00431789">
          <w:rPr>
            <w:rFonts w:ascii="仿宋_GB2312" w:eastAsia="仿宋_GB2312" w:hAnsi="仿宋" w:cs="Times New Roman" w:hint="eastAsia"/>
            <w:sz w:val="28"/>
          </w:rPr>
          <w:t>{{指数名称}}</w:t>
        </w:r>
      </w:ins>
      <w:r>
        <w:rPr>
          <w:rFonts w:ascii="仿宋_GB2312" w:eastAsia="仿宋_GB2312" w:hAnsi="仿宋" w:cs="Times New Roman" w:hint="eastAsia"/>
          <w:sz w:val="28"/>
        </w:rPr>
        <w:t>指数聚焦电网设备核心领域，全面覆盖特高压、智能电网等关键赛道，囊括输变电设备、电网自动化设备、配电设备等细分品类，对电网设备主题的相关细分领域均实现了较好的覆盖，准确反映了电网设备主题应投资的具体方向。</w:t>
      </w:r>
    </w:p>
    <w:p w14:paraId="2F124032" w14:textId="3533A914" w:rsidR="00974E22" w:rsidRPr="005D7BA0" w:rsidRDefault="00974E22" w:rsidP="00064442">
      <w:pPr>
        <w:spacing w:line="550" w:lineRule="exact"/>
        <w:ind w:firstLineChars="200" w:firstLine="560"/>
        <w:rPr>
          <w:rFonts w:ascii="仿宋_GB2312" w:eastAsia="仿宋_GB2312" w:hAnsi="仿宋" w:cs="Times New Roman"/>
          <w:sz w:val="28"/>
        </w:rPr>
      </w:pPr>
      <w:r>
        <w:rPr>
          <w:rFonts w:ascii="仿宋_GB2312" w:eastAsia="仿宋_GB2312" w:hAnsi="仿宋" w:cs="Times New Roman" w:hint="eastAsia"/>
          <w:sz w:val="28"/>
        </w:rPr>
        <w:lastRenderedPageBreak/>
        <w:t>从成份股来看，</w:t>
      </w:r>
      <w:del w:id="69" w:author="罗依灵" w:date="2026-02-03T14:39:00Z">
        <w:r w:rsidDel="00431789">
          <w:rPr>
            <w:rFonts w:ascii="仿宋_GB2312" w:eastAsia="仿宋_GB2312" w:hAnsi="仿宋" w:cs="Times New Roman" w:hint="eastAsia"/>
            <w:sz w:val="28"/>
          </w:rPr>
          <w:delText>恒生A股电网设备</w:delText>
        </w:r>
      </w:del>
      <w:ins w:id="70" w:author="罗依灵" w:date="2026-02-03T14:39:00Z">
        <w:r w:rsidR="00431789">
          <w:rPr>
            <w:rFonts w:ascii="仿宋_GB2312" w:eastAsia="仿宋_GB2312" w:hAnsi="仿宋" w:cs="Times New Roman" w:hint="eastAsia"/>
            <w:sz w:val="28"/>
          </w:rPr>
          <w:t>{{指数名称}}</w:t>
        </w:r>
      </w:ins>
      <w:r>
        <w:rPr>
          <w:rFonts w:ascii="仿宋_GB2312" w:eastAsia="仿宋_GB2312" w:hAnsi="仿宋" w:cs="Times New Roman" w:hint="eastAsia"/>
          <w:sz w:val="28"/>
        </w:rPr>
        <w:t>指数纳入了特变电工、国电南瑞、思源电气等等电网设备领域代表性上市公司。该指数对于主题下各个涉及领域的主要公司均已纳入，选取的成份</w:t>
      </w:r>
      <w:proofErr w:type="gramStart"/>
      <w:r>
        <w:rPr>
          <w:rFonts w:ascii="仿宋_GB2312" w:eastAsia="仿宋_GB2312" w:hAnsi="仿宋" w:cs="Times New Roman" w:hint="eastAsia"/>
          <w:sz w:val="28"/>
        </w:rPr>
        <w:t>券</w:t>
      </w:r>
      <w:proofErr w:type="gramEnd"/>
      <w:r>
        <w:rPr>
          <w:rFonts w:ascii="仿宋_GB2312" w:eastAsia="仿宋_GB2312" w:hAnsi="仿宋" w:cs="Times New Roman" w:hint="eastAsia"/>
          <w:sz w:val="28"/>
        </w:rPr>
        <w:t>代表性较强。</w:t>
      </w:r>
    </w:p>
    <w:p w14:paraId="6A357FF3" w14:textId="77777777" w:rsidR="0035456F" w:rsidRPr="005D7BA0" w:rsidRDefault="00BC2A7B" w:rsidP="001621E4">
      <w:pPr>
        <w:spacing w:line="550" w:lineRule="exact"/>
        <w:ind w:firstLineChars="200" w:firstLine="562"/>
        <w:rPr>
          <w:rFonts w:ascii="仿宋_GB2312" w:eastAsia="仿宋_GB2312" w:hAnsi="仿宋" w:cs="Times New Roman"/>
          <w:b/>
          <w:sz w:val="28"/>
        </w:rPr>
      </w:pPr>
      <w:r w:rsidRPr="005D7BA0">
        <w:rPr>
          <w:rFonts w:ascii="仿宋_GB2312" w:eastAsia="仿宋_GB2312" w:hAnsi="仿宋" w:cs="Times New Roman" w:hint="eastAsia"/>
          <w:b/>
          <w:sz w:val="28"/>
        </w:rPr>
        <w:t>（二）</w:t>
      </w:r>
      <w:r w:rsidR="00110D5D" w:rsidRPr="005D7BA0">
        <w:rPr>
          <w:rFonts w:ascii="仿宋_GB2312" w:eastAsia="仿宋_GB2312" w:hAnsi="仿宋" w:cs="Times New Roman" w:hint="eastAsia"/>
          <w:b/>
          <w:sz w:val="28"/>
        </w:rPr>
        <w:t>本基金相关投资标的、集中度及市场容量</w:t>
      </w:r>
      <w:r w:rsidR="00DA7215" w:rsidRPr="005D7BA0">
        <w:rPr>
          <w:rFonts w:ascii="仿宋_GB2312" w:eastAsia="仿宋_GB2312" w:hAnsi="仿宋" w:cs="Times New Roman" w:hint="eastAsia"/>
          <w:b/>
          <w:sz w:val="28"/>
        </w:rPr>
        <w:t>情况如下</w:t>
      </w:r>
      <w:r w:rsidR="0035456F" w:rsidRPr="005D7BA0">
        <w:rPr>
          <w:rFonts w:ascii="仿宋_GB2312" w:eastAsia="仿宋_GB2312" w:hAnsi="仿宋" w:cs="Times New Roman" w:hint="eastAsia"/>
          <w:b/>
          <w:sz w:val="28"/>
        </w:rPr>
        <w:t>：</w:t>
      </w:r>
    </w:p>
    <w:p w14:paraId="217A798D" w14:textId="77777777" w:rsidR="007653C9" w:rsidRPr="005D7BA0" w:rsidRDefault="00654871" w:rsidP="001621E4">
      <w:pPr>
        <w:spacing w:line="550" w:lineRule="exact"/>
        <w:ind w:firstLineChars="200" w:firstLine="562"/>
        <w:rPr>
          <w:rFonts w:ascii="仿宋_GB2312" w:eastAsia="仿宋_GB2312" w:hAnsi="仿宋"/>
          <w:b/>
          <w:sz w:val="28"/>
        </w:rPr>
      </w:pPr>
      <w:r w:rsidRPr="005D7BA0">
        <w:rPr>
          <w:rFonts w:ascii="仿宋_GB2312" w:eastAsia="仿宋_GB2312" w:hAnsi="仿宋" w:hint="eastAsia"/>
          <w:b/>
          <w:sz w:val="28"/>
        </w:rPr>
        <w:t>1、</w:t>
      </w:r>
      <w:r w:rsidR="00844791" w:rsidRPr="005D7BA0">
        <w:rPr>
          <w:rFonts w:ascii="仿宋_GB2312" w:eastAsia="仿宋_GB2312" w:hAnsi="仿宋" w:hint="eastAsia"/>
          <w:b/>
          <w:sz w:val="28"/>
        </w:rPr>
        <w:t>投资标的</w:t>
      </w:r>
      <w:r w:rsidR="004D1B56" w:rsidRPr="005D7BA0">
        <w:rPr>
          <w:rFonts w:ascii="仿宋_GB2312" w:eastAsia="仿宋_GB2312" w:hAnsi="仿宋" w:hint="eastAsia"/>
          <w:b/>
          <w:sz w:val="28"/>
        </w:rPr>
        <w:t>与</w:t>
      </w:r>
      <w:r w:rsidR="00844791" w:rsidRPr="005D7BA0">
        <w:rPr>
          <w:rFonts w:ascii="仿宋_GB2312" w:eastAsia="仿宋_GB2312" w:hAnsi="仿宋" w:hint="eastAsia"/>
          <w:b/>
          <w:sz w:val="28"/>
        </w:rPr>
        <w:t>集中度</w:t>
      </w:r>
    </w:p>
    <w:p w14:paraId="7295DBC1" w14:textId="19EA33EB" w:rsidR="007653C9" w:rsidRPr="006F741A" w:rsidRDefault="007653C9" w:rsidP="001621E4">
      <w:pPr>
        <w:spacing w:line="550" w:lineRule="exact"/>
        <w:ind w:firstLineChars="200" w:firstLine="560"/>
        <w:rPr>
          <w:rFonts w:ascii="仿宋_GB2312" w:eastAsia="仿宋_GB2312" w:hAnsi="仿宋"/>
          <w:sz w:val="28"/>
        </w:rPr>
      </w:pPr>
      <w:r w:rsidRPr="00DF29DE">
        <w:rPr>
          <w:rFonts w:ascii="仿宋_GB2312" w:eastAsia="仿宋_GB2312" w:hAnsi="仿宋" w:hint="eastAsia"/>
          <w:sz w:val="28"/>
        </w:rPr>
        <w:t>从成份股权重分布上看，</w:t>
      </w:r>
      <w:del w:id="71" w:author="罗依灵" w:date="2026-02-03T14:39:00Z">
        <w:r w:rsidRPr="00DF29DE" w:rsidDel="00431789">
          <w:rPr>
            <w:rFonts w:ascii="仿宋_GB2312" w:eastAsia="仿宋_GB2312" w:hAnsi="仿宋" w:hint="eastAsia"/>
            <w:sz w:val="28"/>
          </w:rPr>
          <w:delText>恒生</w:delText>
        </w:r>
        <w:r w:rsidRPr="00DF29DE" w:rsidDel="00431789">
          <w:rPr>
            <w:rFonts w:ascii="仿宋_GB2312" w:eastAsia="仿宋_GB2312" w:hAnsi="仿宋"/>
            <w:sz w:val="28"/>
          </w:rPr>
          <w:delText>A股电网设备</w:delText>
        </w:r>
      </w:del>
      <w:ins w:id="72" w:author="罗依灵" w:date="2026-02-03T14:39:00Z">
        <w:r w:rsidR="00431789">
          <w:rPr>
            <w:rFonts w:ascii="仿宋_GB2312" w:eastAsia="仿宋_GB2312" w:hAnsi="仿宋" w:hint="eastAsia"/>
            <w:sz w:val="28"/>
          </w:rPr>
          <w:t>{{指数名称}}</w:t>
        </w:r>
      </w:ins>
      <w:r w:rsidRPr="00DF29DE">
        <w:rPr>
          <w:rFonts w:ascii="仿宋_GB2312" w:eastAsia="仿宋_GB2312" w:hAnsi="仿宋"/>
          <w:sz w:val="28"/>
        </w:rPr>
        <w:t>指数前五大成份股合计占比40.76%，成份股数量共80只，指数成份股权重分布较为分散，集中度较低。截至</w:t>
      </w:r>
      <w:r w:rsidR="001503AD" w:rsidRPr="001503AD">
        <w:rPr>
          <w:rFonts w:ascii="仿宋_GB2312" w:eastAsia="仿宋_GB2312" w:hAnsi="仿宋"/>
          <w:sz w:val="28"/>
        </w:rPr>
        <w:t>2025年12月31日</w:t>
      </w:r>
      <w:r w:rsidRPr="00DF29DE">
        <w:rPr>
          <w:rFonts w:ascii="仿宋_GB2312" w:eastAsia="仿宋_GB2312" w:hAnsi="仿宋" w:hint="eastAsia"/>
          <w:sz w:val="28"/>
        </w:rPr>
        <w:t>（下文数据截至日期相同），第一大成份股为特变电工（</w:t>
      </w:r>
      <w:r w:rsidRPr="00DF29DE">
        <w:rPr>
          <w:rFonts w:ascii="仿宋_GB2312" w:eastAsia="仿宋_GB2312" w:hAnsi="仿宋"/>
          <w:sz w:val="28"/>
        </w:rPr>
        <w:t>600089），权重10.95%，前五大成份股权重合计40.76%，前十大成份股权重合计54.00%，总体</w:t>
      </w:r>
      <w:proofErr w:type="gramStart"/>
      <w:r w:rsidRPr="00DF29DE">
        <w:rPr>
          <w:rFonts w:ascii="仿宋_GB2312" w:eastAsia="仿宋_GB2312" w:hAnsi="仿宋" w:hint="eastAsia"/>
          <w:sz w:val="28"/>
        </w:rPr>
        <w:t>来看指数</w:t>
      </w:r>
      <w:proofErr w:type="gramEnd"/>
      <w:r w:rsidRPr="00DF29DE">
        <w:rPr>
          <w:rFonts w:ascii="仿宋_GB2312" w:eastAsia="仿宋_GB2312" w:hAnsi="仿宋" w:hint="eastAsia"/>
          <w:sz w:val="28"/>
        </w:rPr>
        <w:t>成份股权</w:t>
      </w:r>
      <w:proofErr w:type="gramStart"/>
      <w:r w:rsidRPr="00DF29DE">
        <w:rPr>
          <w:rFonts w:ascii="仿宋_GB2312" w:eastAsia="仿宋_GB2312" w:hAnsi="仿宋" w:hint="eastAsia"/>
          <w:sz w:val="28"/>
        </w:rPr>
        <w:t>重集中</w:t>
      </w:r>
      <w:proofErr w:type="gramEnd"/>
      <w:r w:rsidRPr="00DF29DE">
        <w:rPr>
          <w:rFonts w:ascii="仿宋_GB2312" w:eastAsia="仿宋_GB2312" w:hAnsi="仿宋" w:hint="eastAsia"/>
          <w:sz w:val="28"/>
        </w:rPr>
        <w:t>度相对较低。</w:t>
      </w:r>
    </w:p>
    <w:p w14:paraId="7A1C6A87" w14:textId="77777777" w:rsidR="008026BF" w:rsidRDefault="008026BF" w:rsidP="001621E4">
      <w:pPr>
        <w:spacing w:line="560" w:lineRule="exact"/>
        <w:jc w:val="center"/>
        <w:rPr>
          <w:rFonts w:ascii="仿宋_GB2312" w:eastAsia="仿宋_GB2312" w:hAnsi="仿宋"/>
        </w:rPr>
      </w:pPr>
      <w:r w:rsidRPr="005D7BA0">
        <w:rPr>
          <w:rFonts w:ascii="仿宋_GB2312" w:eastAsia="仿宋_GB2312" w:hAnsi="仿宋" w:hint="eastAsia"/>
        </w:rPr>
        <w:t>前十大成份股及权重</w:t>
      </w:r>
    </w:p>
    <w:tbl>
      <w:tblPr>
        <w:tblW w:w="8768" w:type="dxa"/>
        <w:jc w:val="center"/>
        <w:tblLook w:val="04A0" w:firstRow="1" w:lastRow="0" w:firstColumn="1" w:lastColumn="0" w:noHBand="0" w:noVBand="1"/>
      </w:tblPr>
      <w:tblGrid>
        <w:gridCol w:w="944"/>
        <w:gridCol w:w="2283"/>
        <w:gridCol w:w="1529"/>
        <w:gridCol w:w="2418"/>
        <w:gridCol w:w="1594"/>
      </w:tblGrid>
      <w:tr w:rsidR="00B96CA9" w:rsidRPr="003E3D5B" w14:paraId="76C3BAB3" w14:textId="77777777" w:rsidTr="00B96CA9">
        <w:trPr>
          <w:trHeight w:val="264"/>
          <w:jc w:val="center"/>
        </w:trPr>
        <w:tc>
          <w:tcPr>
            <w:tcW w:w="944"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F2FC125" w14:textId="77777777" w:rsidR="003E3D5B" w:rsidRPr="003E3D5B" w:rsidRDefault="003E3D5B" w:rsidP="003E3D5B">
            <w:pPr>
              <w:jc w:val="center"/>
              <w:rPr>
                <w:rFonts w:ascii="仿宋_GB2312" w:eastAsia="仿宋_GB2312" w:hAnsi="仿宋"/>
                <w:b/>
                <w:color w:val="000000"/>
                <w:sz w:val="22"/>
              </w:rPr>
            </w:pPr>
            <w:r w:rsidRPr="009949A8">
              <w:rPr>
                <w:rFonts w:ascii="仿宋_GB2312" w:eastAsia="仿宋_GB2312" w:hAnsi="仿宋"/>
                <w:b/>
                <w:color w:val="000000"/>
                <w:sz w:val="22"/>
              </w:rPr>
              <w:t>序号</w:t>
            </w:r>
          </w:p>
        </w:tc>
        <w:tc>
          <w:tcPr>
            <w:tcW w:w="2283" w:type="dxa"/>
            <w:tcBorders>
              <w:top w:val="single" w:sz="4" w:space="0" w:color="auto"/>
              <w:left w:val="nil"/>
              <w:bottom w:val="single" w:sz="4" w:space="0" w:color="auto"/>
              <w:right w:val="single" w:sz="4" w:space="0" w:color="auto"/>
            </w:tcBorders>
            <w:shd w:val="clear" w:color="auto" w:fill="auto"/>
            <w:noWrap/>
            <w:vAlign w:val="bottom"/>
          </w:tcPr>
          <w:p w14:paraId="561164E8" w14:textId="77777777" w:rsidR="003E3D5B" w:rsidRPr="003E3D5B" w:rsidRDefault="003E3D5B" w:rsidP="003E3D5B">
            <w:pPr>
              <w:jc w:val="center"/>
              <w:rPr>
                <w:rFonts w:ascii="仿宋_GB2312" w:eastAsia="仿宋_GB2312" w:hAnsi="仿宋"/>
                <w:b/>
                <w:color w:val="000000"/>
                <w:sz w:val="22"/>
              </w:rPr>
            </w:pPr>
            <w:r w:rsidRPr="009949A8">
              <w:rPr>
                <w:rFonts w:ascii="仿宋_GB2312" w:eastAsia="仿宋_GB2312" w:hAnsi="仿宋"/>
                <w:b/>
                <w:color w:val="000000"/>
                <w:sz w:val="22"/>
              </w:rPr>
              <w:t>代码</w:t>
            </w:r>
          </w:p>
        </w:tc>
        <w:tc>
          <w:tcPr>
            <w:tcW w:w="1529" w:type="dxa"/>
            <w:tcBorders>
              <w:top w:val="single" w:sz="4" w:space="0" w:color="auto"/>
              <w:left w:val="nil"/>
              <w:bottom w:val="single" w:sz="4" w:space="0" w:color="auto"/>
              <w:right w:val="single" w:sz="4" w:space="0" w:color="auto"/>
            </w:tcBorders>
            <w:shd w:val="clear" w:color="auto" w:fill="auto"/>
            <w:noWrap/>
            <w:vAlign w:val="bottom"/>
          </w:tcPr>
          <w:p w14:paraId="74590885" w14:textId="77777777" w:rsidR="003E3D5B" w:rsidRPr="003E3D5B" w:rsidRDefault="003E3D5B" w:rsidP="003E3D5B">
            <w:pPr>
              <w:jc w:val="center"/>
              <w:rPr>
                <w:rFonts w:ascii="仿宋_GB2312" w:eastAsia="仿宋_GB2312" w:hAnsi="仿宋"/>
                <w:b/>
                <w:color w:val="000000"/>
                <w:sz w:val="22"/>
              </w:rPr>
            </w:pPr>
            <w:r w:rsidRPr="009949A8">
              <w:rPr>
                <w:rFonts w:ascii="仿宋_GB2312" w:eastAsia="仿宋_GB2312" w:hAnsi="仿宋"/>
                <w:b/>
                <w:color w:val="000000"/>
                <w:sz w:val="22"/>
              </w:rPr>
              <w:t>名称</w:t>
            </w:r>
          </w:p>
        </w:tc>
        <w:tc>
          <w:tcPr>
            <w:tcW w:w="2418" w:type="dxa"/>
            <w:tcBorders>
              <w:top w:val="single" w:sz="4" w:space="0" w:color="auto"/>
              <w:left w:val="nil"/>
              <w:bottom w:val="single" w:sz="4" w:space="0" w:color="auto"/>
              <w:right w:val="single" w:sz="4" w:space="0" w:color="auto"/>
            </w:tcBorders>
            <w:shd w:val="clear" w:color="auto" w:fill="auto"/>
            <w:noWrap/>
            <w:vAlign w:val="bottom"/>
          </w:tcPr>
          <w:p w14:paraId="16A8DA45" w14:textId="77777777" w:rsidR="003E3D5B" w:rsidRPr="003E3D5B" w:rsidRDefault="008F0B9F" w:rsidP="003E3D5B">
            <w:pPr>
              <w:jc w:val="center"/>
              <w:rPr>
                <w:rFonts w:ascii="仿宋_GB2312" w:eastAsia="仿宋_GB2312" w:hAnsi="仿宋"/>
                <w:b/>
                <w:color w:val="000000"/>
                <w:sz w:val="22"/>
              </w:rPr>
            </w:pPr>
            <w:r>
              <w:rPr>
                <w:rFonts w:ascii="仿宋_GB2312" w:eastAsia="仿宋_GB2312" w:hAnsi="仿宋" w:hint="eastAsia"/>
                <w:b/>
                <w:color w:val="000000"/>
                <w:sz w:val="22"/>
              </w:rPr>
              <w:t>中证</w:t>
            </w:r>
            <w:r w:rsidR="005C5787">
              <w:rPr>
                <w:rFonts w:ascii="仿宋_GB2312" w:eastAsia="仿宋_GB2312" w:hAnsi="仿宋" w:hint="eastAsia"/>
                <w:b/>
                <w:color w:val="000000"/>
                <w:sz w:val="22"/>
              </w:rPr>
              <w:t>四</w:t>
            </w:r>
            <w:r w:rsidR="003E3D5B" w:rsidRPr="003E3D5B">
              <w:rPr>
                <w:rFonts w:ascii="仿宋_GB2312" w:eastAsia="仿宋_GB2312" w:hAnsi="仿宋" w:hint="eastAsia"/>
                <w:b/>
                <w:color w:val="000000"/>
                <w:sz w:val="22"/>
              </w:rPr>
              <w:t>级行业</w:t>
            </w:r>
          </w:p>
        </w:tc>
        <w:tc>
          <w:tcPr>
            <w:tcW w:w="1594" w:type="dxa"/>
            <w:tcBorders>
              <w:top w:val="single" w:sz="4" w:space="0" w:color="auto"/>
              <w:left w:val="nil"/>
              <w:bottom w:val="single" w:sz="4" w:space="0" w:color="auto"/>
              <w:right w:val="single" w:sz="4" w:space="0" w:color="auto"/>
            </w:tcBorders>
            <w:shd w:val="clear" w:color="auto" w:fill="auto"/>
            <w:noWrap/>
            <w:vAlign w:val="bottom"/>
          </w:tcPr>
          <w:p w14:paraId="66CA3798" w14:textId="77777777" w:rsidR="003E3D5B" w:rsidRPr="003E3D5B" w:rsidRDefault="003E3D5B" w:rsidP="003E3D5B">
            <w:pPr>
              <w:jc w:val="center"/>
              <w:rPr>
                <w:rFonts w:ascii="仿宋_GB2312" w:eastAsia="仿宋_GB2312" w:hAnsi="仿宋"/>
                <w:b/>
                <w:color w:val="000000"/>
                <w:sz w:val="22"/>
              </w:rPr>
            </w:pPr>
            <w:r w:rsidRPr="009949A8">
              <w:rPr>
                <w:rFonts w:ascii="仿宋_GB2312" w:eastAsia="仿宋_GB2312" w:hAnsi="仿宋"/>
                <w:b/>
                <w:color w:val="000000"/>
                <w:sz w:val="22"/>
              </w:rPr>
              <w:t>权重</w:t>
            </w:r>
            <w:r w:rsidR="005C5787">
              <w:rPr>
                <w:rFonts w:ascii="仿宋_GB2312" w:eastAsia="仿宋_GB2312" w:hAnsi="仿宋" w:hint="eastAsia"/>
                <w:b/>
                <w:color w:val="000000"/>
                <w:sz w:val="22"/>
              </w:rPr>
              <w:t>（%）</w:t>
            </w:r>
          </w:p>
        </w:tc>
      </w:tr>
      <w:tr w:rsidR="0090383E" w:rsidRPr="003E3D5B" w14:paraId="664C4C40" w14:textId="77777777" w:rsidTr="0038544E">
        <w:trPr>
          <w:trHeight w:val="264"/>
          <w:jc w:val="center"/>
        </w:trPr>
        <w:tc>
          <w:tcPr>
            <w:tcW w:w="944"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DDE683A" w14:textId="77777777" w:rsidR="0090383E" w:rsidRPr="005C5787" w:rsidRDefault="0090383E" w:rsidP="0090383E">
            <w:pPr>
              <w:jc w:val="center"/>
              <w:rPr>
                <w:rFonts w:ascii="仿宋_GB2312" w:eastAsia="仿宋_GB2312" w:hAnsi="仿宋"/>
                <w:color w:val="000000"/>
                <w:sz w:val="22"/>
              </w:rPr>
            </w:pPr>
            <w:r w:rsidRPr="005C5787">
              <w:rPr>
                <w:rFonts w:ascii="仿宋_GB2312" w:eastAsia="仿宋_GB2312" w:hAnsi="仿宋"/>
                <w:color w:val="000000"/>
                <w:sz w:val="22"/>
              </w:rPr>
              <w:t>1</w:t>
            </w:r>
          </w:p>
        </w:tc>
        <w:tc>
          <w:tcPr>
            <w:tcW w:w="2283" w:type="dxa"/>
            <w:tcBorders>
              <w:top w:val="single" w:sz="4" w:space="0" w:color="auto"/>
              <w:left w:val="nil"/>
              <w:bottom w:val="single" w:sz="4" w:space="0" w:color="auto"/>
              <w:right w:val="single" w:sz="4" w:space="0" w:color="auto"/>
            </w:tcBorders>
            <w:shd w:val="clear" w:color="auto" w:fill="auto"/>
            <w:noWrap/>
            <w:vAlign w:val="center"/>
          </w:tcPr>
          <w:p w14:paraId="68515501" w14:textId="77777777" w:rsidR="0090383E" w:rsidRPr="00EE325A" w:rsidRDefault="0090383E" w:rsidP="0090383E">
            <w:pPr>
              <w:jc w:val="center"/>
              <w:rPr>
                <w:rFonts w:ascii="仿宋_GB2312" w:eastAsia="仿宋_GB2312" w:hAnsi="仿宋"/>
                <w:color w:val="000000"/>
                <w:sz w:val="22"/>
              </w:rPr>
            </w:pPr>
            <w:r w:rsidRPr="00EE325A">
              <w:rPr>
                <w:rFonts w:ascii="仿宋_GB2312" w:eastAsia="仿宋_GB2312" w:hAnsi="仿宋" w:hint="eastAsia"/>
                <w:color w:val="000000"/>
                <w:sz w:val="22"/>
              </w:rPr>
              <w:t>600089</w:t>
            </w:r>
          </w:p>
        </w:tc>
        <w:tc>
          <w:tcPr>
            <w:tcW w:w="1529" w:type="dxa"/>
            <w:tcBorders>
              <w:top w:val="single" w:sz="4" w:space="0" w:color="auto"/>
              <w:left w:val="nil"/>
              <w:bottom w:val="single" w:sz="4" w:space="0" w:color="auto"/>
              <w:right w:val="single" w:sz="4" w:space="0" w:color="auto"/>
            </w:tcBorders>
            <w:shd w:val="clear" w:color="auto" w:fill="auto"/>
            <w:noWrap/>
            <w:vAlign w:val="center"/>
          </w:tcPr>
          <w:p w14:paraId="133702B3" w14:textId="77777777" w:rsidR="0090383E" w:rsidRPr="00EE325A" w:rsidRDefault="0090383E" w:rsidP="0090383E">
            <w:pPr>
              <w:jc w:val="center"/>
              <w:rPr>
                <w:rFonts w:ascii="仿宋_GB2312" w:eastAsia="仿宋_GB2312" w:hAnsi="仿宋"/>
                <w:color w:val="000000"/>
                <w:sz w:val="22"/>
              </w:rPr>
            </w:pPr>
            <w:r w:rsidRPr="00EE325A">
              <w:rPr>
                <w:rFonts w:ascii="仿宋_GB2312" w:eastAsia="仿宋_GB2312" w:hAnsi="仿宋" w:hint="eastAsia"/>
                <w:color w:val="000000"/>
                <w:sz w:val="22"/>
              </w:rPr>
              <w:t>特变电工</w:t>
            </w:r>
          </w:p>
        </w:tc>
        <w:tc>
          <w:tcPr>
            <w:tcW w:w="2418" w:type="dxa"/>
            <w:tcBorders>
              <w:top w:val="single" w:sz="4" w:space="0" w:color="auto"/>
              <w:left w:val="nil"/>
              <w:bottom w:val="single" w:sz="4" w:space="0" w:color="auto"/>
              <w:right w:val="single" w:sz="4" w:space="0" w:color="auto"/>
            </w:tcBorders>
            <w:shd w:val="clear" w:color="auto" w:fill="auto"/>
            <w:noWrap/>
            <w:vAlign w:val="center"/>
          </w:tcPr>
          <w:p w14:paraId="406F3FC1" w14:textId="77777777" w:rsidR="0090383E" w:rsidRPr="00EE325A" w:rsidRDefault="0090383E" w:rsidP="0090383E">
            <w:pPr>
              <w:jc w:val="center"/>
              <w:rPr>
                <w:rFonts w:ascii="仿宋_GB2312" w:eastAsia="仿宋_GB2312" w:hAnsi="仿宋"/>
                <w:color w:val="000000"/>
                <w:sz w:val="22"/>
              </w:rPr>
            </w:pPr>
            <w:r w:rsidRPr="00EE325A">
              <w:rPr>
                <w:rFonts w:ascii="仿宋_GB2312" w:eastAsia="仿宋_GB2312" w:hAnsi="仿宋" w:hint="eastAsia"/>
                <w:color w:val="000000"/>
                <w:sz w:val="22"/>
              </w:rPr>
              <w:t>光</w:t>
            </w:r>
            <w:proofErr w:type="gramStart"/>
            <w:r w:rsidRPr="00EE325A">
              <w:rPr>
                <w:rFonts w:ascii="仿宋_GB2312" w:eastAsia="仿宋_GB2312" w:hAnsi="仿宋" w:hint="eastAsia"/>
                <w:color w:val="000000"/>
                <w:sz w:val="22"/>
              </w:rPr>
              <w:t>伏设备</w:t>
            </w:r>
            <w:proofErr w:type="gramEnd"/>
          </w:p>
        </w:tc>
        <w:tc>
          <w:tcPr>
            <w:tcW w:w="1594" w:type="dxa"/>
            <w:tcBorders>
              <w:top w:val="single" w:sz="4" w:space="0" w:color="auto"/>
              <w:left w:val="nil"/>
              <w:bottom w:val="single" w:sz="4" w:space="0" w:color="auto"/>
              <w:right w:val="single" w:sz="4" w:space="0" w:color="auto"/>
            </w:tcBorders>
            <w:shd w:val="clear" w:color="auto" w:fill="auto"/>
            <w:noWrap/>
            <w:vAlign w:val="center"/>
          </w:tcPr>
          <w:p w14:paraId="06EDA7D5" w14:textId="77777777" w:rsidR="0090383E" w:rsidRPr="00EE325A" w:rsidRDefault="0090383E" w:rsidP="0090383E">
            <w:pPr>
              <w:jc w:val="center"/>
              <w:rPr>
                <w:rFonts w:ascii="仿宋_GB2312" w:eastAsia="仿宋_GB2312" w:hAnsi="仿宋"/>
                <w:color w:val="000000"/>
                <w:sz w:val="22"/>
              </w:rPr>
            </w:pPr>
            <w:r w:rsidRPr="00EE325A">
              <w:rPr>
                <w:rFonts w:ascii="仿宋_GB2312" w:eastAsia="仿宋_GB2312" w:hAnsi="仿宋" w:hint="eastAsia"/>
                <w:color w:val="000000"/>
                <w:sz w:val="22"/>
              </w:rPr>
              <w:t xml:space="preserve">10.95 </w:t>
            </w:r>
          </w:p>
        </w:tc>
      </w:tr>
      <w:tr w:rsidR="0090383E" w:rsidRPr="003E3D5B" w14:paraId="6AAA1371" w14:textId="77777777" w:rsidTr="0038544E">
        <w:trPr>
          <w:trHeight w:val="264"/>
          <w:jc w:val="center"/>
        </w:trPr>
        <w:tc>
          <w:tcPr>
            <w:tcW w:w="944"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8162418" w14:textId="77777777" w:rsidR="0090383E" w:rsidRPr="005C5787" w:rsidRDefault="0090383E" w:rsidP="0090383E">
            <w:pPr>
              <w:jc w:val="center"/>
              <w:rPr>
                <w:rFonts w:ascii="仿宋_GB2312" w:eastAsia="仿宋_GB2312" w:hAnsi="仿宋"/>
                <w:color w:val="000000"/>
                <w:sz w:val="22"/>
              </w:rPr>
            </w:pPr>
            <w:r w:rsidRPr="005C5787">
              <w:rPr>
                <w:rFonts w:ascii="仿宋_GB2312" w:eastAsia="仿宋_GB2312" w:hAnsi="仿宋"/>
                <w:color w:val="000000"/>
                <w:sz w:val="22"/>
              </w:rPr>
              <w:t>2</w:t>
            </w:r>
          </w:p>
        </w:tc>
        <w:tc>
          <w:tcPr>
            <w:tcW w:w="2283" w:type="dxa"/>
            <w:tcBorders>
              <w:top w:val="single" w:sz="4" w:space="0" w:color="auto"/>
              <w:left w:val="nil"/>
              <w:bottom w:val="single" w:sz="4" w:space="0" w:color="auto"/>
              <w:right w:val="single" w:sz="4" w:space="0" w:color="auto"/>
            </w:tcBorders>
            <w:shd w:val="clear" w:color="auto" w:fill="auto"/>
            <w:noWrap/>
            <w:vAlign w:val="center"/>
          </w:tcPr>
          <w:p w14:paraId="24737554" w14:textId="77777777" w:rsidR="0090383E" w:rsidRPr="00EE325A" w:rsidRDefault="0090383E" w:rsidP="0090383E">
            <w:pPr>
              <w:jc w:val="center"/>
              <w:rPr>
                <w:rFonts w:ascii="仿宋_GB2312" w:eastAsia="仿宋_GB2312" w:hAnsi="仿宋"/>
                <w:color w:val="000000"/>
                <w:sz w:val="22"/>
              </w:rPr>
            </w:pPr>
            <w:r w:rsidRPr="00EE325A">
              <w:rPr>
                <w:rFonts w:ascii="仿宋_GB2312" w:eastAsia="仿宋_GB2312" w:hAnsi="仿宋" w:hint="eastAsia"/>
                <w:color w:val="000000"/>
                <w:sz w:val="22"/>
              </w:rPr>
              <w:t>600406</w:t>
            </w:r>
          </w:p>
        </w:tc>
        <w:tc>
          <w:tcPr>
            <w:tcW w:w="1529" w:type="dxa"/>
            <w:tcBorders>
              <w:top w:val="single" w:sz="4" w:space="0" w:color="auto"/>
              <w:left w:val="nil"/>
              <w:bottom w:val="single" w:sz="4" w:space="0" w:color="auto"/>
              <w:right w:val="single" w:sz="4" w:space="0" w:color="auto"/>
            </w:tcBorders>
            <w:shd w:val="clear" w:color="auto" w:fill="auto"/>
            <w:noWrap/>
            <w:vAlign w:val="center"/>
          </w:tcPr>
          <w:p w14:paraId="7C68CB5D" w14:textId="77777777" w:rsidR="0090383E" w:rsidRPr="00EE325A" w:rsidRDefault="0090383E" w:rsidP="0090383E">
            <w:pPr>
              <w:jc w:val="center"/>
              <w:rPr>
                <w:rFonts w:ascii="仿宋_GB2312" w:eastAsia="仿宋_GB2312" w:hAnsi="仿宋"/>
                <w:color w:val="000000"/>
                <w:sz w:val="22"/>
              </w:rPr>
            </w:pPr>
            <w:r w:rsidRPr="00EE325A">
              <w:rPr>
                <w:rFonts w:ascii="仿宋_GB2312" w:eastAsia="仿宋_GB2312" w:hAnsi="仿宋" w:hint="eastAsia"/>
                <w:color w:val="000000"/>
                <w:sz w:val="22"/>
              </w:rPr>
              <w:t>国电南瑞</w:t>
            </w:r>
          </w:p>
        </w:tc>
        <w:tc>
          <w:tcPr>
            <w:tcW w:w="2418" w:type="dxa"/>
            <w:tcBorders>
              <w:top w:val="single" w:sz="4" w:space="0" w:color="auto"/>
              <w:left w:val="nil"/>
              <w:bottom w:val="single" w:sz="4" w:space="0" w:color="auto"/>
              <w:right w:val="single" w:sz="4" w:space="0" w:color="auto"/>
            </w:tcBorders>
            <w:shd w:val="clear" w:color="auto" w:fill="auto"/>
            <w:noWrap/>
            <w:vAlign w:val="center"/>
          </w:tcPr>
          <w:p w14:paraId="5B4EA34C" w14:textId="77777777" w:rsidR="0090383E" w:rsidRPr="00EE325A" w:rsidRDefault="0090383E" w:rsidP="0090383E">
            <w:pPr>
              <w:jc w:val="center"/>
              <w:rPr>
                <w:rFonts w:ascii="仿宋_GB2312" w:eastAsia="仿宋_GB2312" w:hAnsi="仿宋"/>
                <w:color w:val="000000"/>
                <w:sz w:val="22"/>
              </w:rPr>
            </w:pPr>
            <w:r w:rsidRPr="00EE325A">
              <w:rPr>
                <w:rFonts w:ascii="仿宋_GB2312" w:eastAsia="仿宋_GB2312" w:hAnsi="仿宋" w:hint="eastAsia"/>
                <w:color w:val="000000"/>
                <w:sz w:val="22"/>
              </w:rPr>
              <w:t>电网自动化</w:t>
            </w:r>
          </w:p>
        </w:tc>
        <w:tc>
          <w:tcPr>
            <w:tcW w:w="1594" w:type="dxa"/>
            <w:tcBorders>
              <w:top w:val="single" w:sz="4" w:space="0" w:color="auto"/>
              <w:left w:val="nil"/>
              <w:bottom w:val="single" w:sz="4" w:space="0" w:color="auto"/>
              <w:right w:val="single" w:sz="4" w:space="0" w:color="auto"/>
            </w:tcBorders>
            <w:shd w:val="clear" w:color="auto" w:fill="auto"/>
            <w:noWrap/>
            <w:vAlign w:val="center"/>
          </w:tcPr>
          <w:p w14:paraId="72DB85D4" w14:textId="77777777" w:rsidR="0090383E" w:rsidRPr="00EE325A" w:rsidRDefault="0090383E" w:rsidP="0090383E">
            <w:pPr>
              <w:jc w:val="center"/>
              <w:rPr>
                <w:rFonts w:ascii="仿宋_GB2312" w:eastAsia="仿宋_GB2312" w:hAnsi="仿宋"/>
                <w:color w:val="000000"/>
                <w:sz w:val="22"/>
              </w:rPr>
            </w:pPr>
            <w:r w:rsidRPr="00EE325A">
              <w:rPr>
                <w:rFonts w:ascii="仿宋_GB2312" w:eastAsia="仿宋_GB2312" w:hAnsi="仿宋" w:hint="eastAsia"/>
                <w:color w:val="000000"/>
                <w:sz w:val="22"/>
              </w:rPr>
              <w:t xml:space="preserve">10.77 </w:t>
            </w:r>
          </w:p>
        </w:tc>
      </w:tr>
      <w:tr w:rsidR="0090383E" w:rsidRPr="003E3D5B" w14:paraId="3A6173D0" w14:textId="77777777" w:rsidTr="0038544E">
        <w:trPr>
          <w:trHeight w:val="264"/>
          <w:jc w:val="center"/>
        </w:trPr>
        <w:tc>
          <w:tcPr>
            <w:tcW w:w="944"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9B8D8F4" w14:textId="77777777" w:rsidR="0090383E" w:rsidRPr="005C5787" w:rsidRDefault="0090383E" w:rsidP="0090383E">
            <w:pPr>
              <w:jc w:val="center"/>
              <w:rPr>
                <w:rFonts w:ascii="仿宋_GB2312" w:eastAsia="仿宋_GB2312" w:hAnsi="仿宋"/>
                <w:color w:val="000000"/>
                <w:sz w:val="22"/>
              </w:rPr>
            </w:pPr>
            <w:r w:rsidRPr="005C5787">
              <w:rPr>
                <w:rFonts w:ascii="仿宋_GB2312" w:eastAsia="仿宋_GB2312" w:hAnsi="仿宋"/>
                <w:color w:val="000000"/>
                <w:sz w:val="22"/>
              </w:rPr>
              <w:t>3</w:t>
            </w:r>
          </w:p>
        </w:tc>
        <w:tc>
          <w:tcPr>
            <w:tcW w:w="2283" w:type="dxa"/>
            <w:tcBorders>
              <w:top w:val="single" w:sz="4" w:space="0" w:color="auto"/>
              <w:left w:val="nil"/>
              <w:bottom w:val="single" w:sz="4" w:space="0" w:color="auto"/>
              <w:right w:val="single" w:sz="4" w:space="0" w:color="auto"/>
            </w:tcBorders>
            <w:shd w:val="clear" w:color="auto" w:fill="auto"/>
            <w:noWrap/>
            <w:vAlign w:val="center"/>
          </w:tcPr>
          <w:p w14:paraId="6367C8A1" w14:textId="77777777" w:rsidR="0090383E" w:rsidRPr="00EE325A" w:rsidRDefault="0090383E" w:rsidP="0090383E">
            <w:pPr>
              <w:jc w:val="center"/>
              <w:rPr>
                <w:rFonts w:ascii="仿宋_GB2312" w:eastAsia="仿宋_GB2312" w:hAnsi="仿宋"/>
                <w:color w:val="000000"/>
                <w:sz w:val="22"/>
              </w:rPr>
            </w:pPr>
            <w:r w:rsidRPr="00EE325A">
              <w:rPr>
                <w:rFonts w:ascii="仿宋_GB2312" w:eastAsia="仿宋_GB2312" w:hAnsi="仿宋" w:hint="eastAsia"/>
                <w:color w:val="000000"/>
                <w:sz w:val="22"/>
              </w:rPr>
              <w:t>002028</w:t>
            </w:r>
          </w:p>
        </w:tc>
        <w:tc>
          <w:tcPr>
            <w:tcW w:w="1529" w:type="dxa"/>
            <w:tcBorders>
              <w:top w:val="single" w:sz="4" w:space="0" w:color="auto"/>
              <w:left w:val="nil"/>
              <w:bottom w:val="single" w:sz="4" w:space="0" w:color="auto"/>
              <w:right w:val="single" w:sz="4" w:space="0" w:color="auto"/>
            </w:tcBorders>
            <w:shd w:val="clear" w:color="auto" w:fill="auto"/>
            <w:noWrap/>
            <w:vAlign w:val="center"/>
          </w:tcPr>
          <w:p w14:paraId="1F88A6FA" w14:textId="77777777" w:rsidR="0090383E" w:rsidRPr="00EE325A" w:rsidRDefault="0090383E" w:rsidP="0090383E">
            <w:pPr>
              <w:jc w:val="center"/>
              <w:rPr>
                <w:rFonts w:ascii="仿宋_GB2312" w:eastAsia="仿宋_GB2312" w:hAnsi="仿宋"/>
                <w:color w:val="000000"/>
                <w:sz w:val="22"/>
              </w:rPr>
            </w:pPr>
            <w:r w:rsidRPr="00EE325A">
              <w:rPr>
                <w:rFonts w:ascii="仿宋_GB2312" w:eastAsia="仿宋_GB2312" w:hAnsi="仿宋" w:hint="eastAsia"/>
                <w:color w:val="000000"/>
                <w:sz w:val="22"/>
              </w:rPr>
              <w:t>思源电气</w:t>
            </w:r>
          </w:p>
        </w:tc>
        <w:tc>
          <w:tcPr>
            <w:tcW w:w="2418" w:type="dxa"/>
            <w:tcBorders>
              <w:top w:val="single" w:sz="4" w:space="0" w:color="auto"/>
              <w:left w:val="nil"/>
              <w:bottom w:val="single" w:sz="4" w:space="0" w:color="auto"/>
              <w:right w:val="single" w:sz="4" w:space="0" w:color="auto"/>
            </w:tcBorders>
            <w:shd w:val="clear" w:color="auto" w:fill="auto"/>
            <w:noWrap/>
            <w:vAlign w:val="center"/>
          </w:tcPr>
          <w:p w14:paraId="587A7A2B" w14:textId="77777777" w:rsidR="0090383E" w:rsidRPr="00EE325A" w:rsidRDefault="0090383E" w:rsidP="0090383E">
            <w:pPr>
              <w:jc w:val="center"/>
              <w:rPr>
                <w:rFonts w:ascii="仿宋_GB2312" w:eastAsia="仿宋_GB2312" w:hAnsi="仿宋"/>
                <w:color w:val="000000"/>
                <w:sz w:val="22"/>
              </w:rPr>
            </w:pPr>
            <w:r w:rsidRPr="00EE325A">
              <w:rPr>
                <w:rFonts w:ascii="仿宋_GB2312" w:eastAsia="仿宋_GB2312" w:hAnsi="仿宋" w:hint="eastAsia"/>
                <w:color w:val="000000"/>
                <w:sz w:val="22"/>
              </w:rPr>
              <w:t>配电设备</w:t>
            </w:r>
          </w:p>
        </w:tc>
        <w:tc>
          <w:tcPr>
            <w:tcW w:w="1594" w:type="dxa"/>
            <w:tcBorders>
              <w:top w:val="single" w:sz="4" w:space="0" w:color="auto"/>
              <w:left w:val="nil"/>
              <w:bottom w:val="single" w:sz="4" w:space="0" w:color="auto"/>
              <w:right w:val="single" w:sz="4" w:space="0" w:color="auto"/>
            </w:tcBorders>
            <w:shd w:val="clear" w:color="auto" w:fill="auto"/>
            <w:noWrap/>
            <w:vAlign w:val="center"/>
          </w:tcPr>
          <w:p w14:paraId="6DADAA0C" w14:textId="77777777" w:rsidR="0090383E" w:rsidRPr="00EE325A" w:rsidRDefault="0090383E" w:rsidP="0090383E">
            <w:pPr>
              <w:jc w:val="center"/>
              <w:rPr>
                <w:rFonts w:ascii="仿宋_GB2312" w:eastAsia="仿宋_GB2312" w:hAnsi="仿宋"/>
                <w:color w:val="000000"/>
                <w:sz w:val="22"/>
              </w:rPr>
            </w:pPr>
            <w:r w:rsidRPr="00EE325A">
              <w:rPr>
                <w:rFonts w:ascii="仿宋_GB2312" w:eastAsia="仿宋_GB2312" w:hAnsi="仿宋" w:hint="eastAsia"/>
                <w:color w:val="000000"/>
                <w:sz w:val="22"/>
              </w:rPr>
              <w:t xml:space="preserve">9.05 </w:t>
            </w:r>
          </w:p>
        </w:tc>
      </w:tr>
      <w:tr w:rsidR="0090383E" w:rsidRPr="003E3D5B" w14:paraId="60DB830E" w14:textId="77777777" w:rsidTr="0038544E">
        <w:trPr>
          <w:trHeight w:val="264"/>
          <w:jc w:val="center"/>
        </w:trPr>
        <w:tc>
          <w:tcPr>
            <w:tcW w:w="944"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7A4CA4E" w14:textId="77777777" w:rsidR="0090383E" w:rsidRPr="005C5787" w:rsidRDefault="0090383E" w:rsidP="0090383E">
            <w:pPr>
              <w:jc w:val="center"/>
              <w:rPr>
                <w:rFonts w:ascii="仿宋_GB2312" w:eastAsia="仿宋_GB2312" w:hAnsi="仿宋"/>
                <w:color w:val="000000"/>
                <w:sz w:val="22"/>
              </w:rPr>
            </w:pPr>
            <w:r w:rsidRPr="005C5787">
              <w:rPr>
                <w:rFonts w:ascii="仿宋_GB2312" w:eastAsia="仿宋_GB2312" w:hAnsi="仿宋"/>
                <w:color w:val="000000"/>
                <w:sz w:val="22"/>
              </w:rPr>
              <w:t>4</w:t>
            </w:r>
          </w:p>
        </w:tc>
        <w:tc>
          <w:tcPr>
            <w:tcW w:w="2283" w:type="dxa"/>
            <w:tcBorders>
              <w:top w:val="single" w:sz="4" w:space="0" w:color="auto"/>
              <w:left w:val="nil"/>
              <w:bottom w:val="single" w:sz="4" w:space="0" w:color="auto"/>
              <w:right w:val="single" w:sz="4" w:space="0" w:color="auto"/>
            </w:tcBorders>
            <w:shd w:val="clear" w:color="auto" w:fill="auto"/>
            <w:noWrap/>
            <w:vAlign w:val="center"/>
          </w:tcPr>
          <w:p w14:paraId="17F1E0B7" w14:textId="77777777" w:rsidR="0090383E" w:rsidRPr="00EE325A" w:rsidRDefault="0090383E" w:rsidP="0090383E">
            <w:pPr>
              <w:jc w:val="center"/>
              <w:rPr>
                <w:rFonts w:ascii="仿宋_GB2312" w:eastAsia="仿宋_GB2312" w:hAnsi="仿宋"/>
                <w:color w:val="000000"/>
                <w:sz w:val="22"/>
              </w:rPr>
            </w:pPr>
            <w:r w:rsidRPr="00EE325A">
              <w:rPr>
                <w:rFonts w:ascii="仿宋_GB2312" w:eastAsia="仿宋_GB2312" w:hAnsi="仿宋" w:hint="eastAsia"/>
                <w:color w:val="000000"/>
                <w:sz w:val="22"/>
              </w:rPr>
              <w:t>600522</w:t>
            </w:r>
          </w:p>
        </w:tc>
        <w:tc>
          <w:tcPr>
            <w:tcW w:w="1529" w:type="dxa"/>
            <w:tcBorders>
              <w:top w:val="single" w:sz="4" w:space="0" w:color="auto"/>
              <w:left w:val="nil"/>
              <w:bottom w:val="single" w:sz="4" w:space="0" w:color="auto"/>
              <w:right w:val="single" w:sz="4" w:space="0" w:color="auto"/>
            </w:tcBorders>
            <w:shd w:val="clear" w:color="auto" w:fill="auto"/>
            <w:noWrap/>
            <w:vAlign w:val="center"/>
          </w:tcPr>
          <w:p w14:paraId="35467FCF" w14:textId="77777777" w:rsidR="0090383E" w:rsidRPr="00EE325A" w:rsidRDefault="0090383E" w:rsidP="0090383E">
            <w:pPr>
              <w:jc w:val="center"/>
              <w:rPr>
                <w:rFonts w:ascii="仿宋_GB2312" w:eastAsia="仿宋_GB2312" w:hAnsi="仿宋"/>
                <w:color w:val="000000"/>
                <w:sz w:val="22"/>
              </w:rPr>
            </w:pPr>
            <w:r w:rsidRPr="00EE325A">
              <w:rPr>
                <w:rFonts w:ascii="仿宋_GB2312" w:eastAsia="仿宋_GB2312" w:hAnsi="仿宋" w:hint="eastAsia"/>
                <w:color w:val="000000"/>
                <w:sz w:val="22"/>
              </w:rPr>
              <w:t>中天科技</w:t>
            </w:r>
          </w:p>
        </w:tc>
        <w:tc>
          <w:tcPr>
            <w:tcW w:w="2418" w:type="dxa"/>
            <w:tcBorders>
              <w:top w:val="single" w:sz="4" w:space="0" w:color="auto"/>
              <w:left w:val="nil"/>
              <w:bottom w:val="single" w:sz="4" w:space="0" w:color="auto"/>
              <w:right w:val="single" w:sz="4" w:space="0" w:color="auto"/>
            </w:tcBorders>
            <w:shd w:val="clear" w:color="auto" w:fill="auto"/>
            <w:noWrap/>
            <w:vAlign w:val="center"/>
          </w:tcPr>
          <w:p w14:paraId="6CA1EBEF" w14:textId="77777777" w:rsidR="0090383E" w:rsidRPr="00EE325A" w:rsidRDefault="0090383E" w:rsidP="0090383E">
            <w:pPr>
              <w:jc w:val="center"/>
              <w:rPr>
                <w:rFonts w:ascii="仿宋_GB2312" w:eastAsia="仿宋_GB2312" w:hAnsi="仿宋"/>
                <w:color w:val="000000"/>
                <w:sz w:val="22"/>
              </w:rPr>
            </w:pPr>
            <w:r w:rsidRPr="00EE325A">
              <w:rPr>
                <w:rFonts w:ascii="仿宋_GB2312" w:eastAsia="仿宋_GB2312" w:hAnsi="仿宋" w:hint="eastAsia"/>
                <w:color w:val="000000"/>
                <w:sz w:val="22"/>
              </w:rPr>
              <w:t>通信系统设备及组件</w:t>
            </w:r>
          </w:p>
        </w:tc>
        <w:tc>
          <w:tcPr>
            <w:tcW w:w="1594" w:type="dxa"/>
            <w:tcBorders>
              <w:top w:val="single" w:sz="4" w:space="0" w:color="auto"/>
              <w:left w:val="nil"/>
              <w:bottom w:val="single" w:sz="4" w:space="0" w:color="auto"/>
              <w:right w:val="single" w:sz="4" w:space="0" w:color="auto"/>
            </w:tcBorders>
            <w:shd w:val="clear" w:color="auto" w:fill="auto"/>
            <w:noWrap/>
            <w:vAlign w:val="center"/>
          </w:tcPr>
          <w:p w14:paraId="1AE51175" w14:textId="77777777" w:rsidR="0090383E" w:rsidRPr="00EE325A" w:rsidRDefault="0090383E" w:rsidP="0090383E">
            <w:pPr>
              <w:jc w:val="center"/>
              <w:rPr>
                <w:rFonts w:ascii="仿宋_GB2312" w:eastAsia="仿宋_GB2312" w:hAnsi="仿宋"/>
                <w:color w:val="000000"/>
                <w:sz w:val="22"/>
              </w:rPr>
            </w:pPr>
            <w:r w:rsidRPr="00EE325A">
              <w:rPr>
                <w:rFonts w:ascii="仿宋_GB2312" w:eastAsia="仿宋_GB2312" w:hAnsi="仿宋" w:hint="eastAsia"/>
                <w:color w:val="000000"/>
                <w:sz w:val="22"/>
              </w:rPr>
              <w:t xml:space="preserve">5.12 </w:t>
            </w:r>
          </w:p>
        </w:tc>
      </w:tr>
      <w:tr w:rsidR="0090383E" w:rsidRPr="003E3D5B" w14:paraId="46E5FA76" w14:textId="77777777" w:rsidTr="0038544E">
        <w:trPr>
          <w:trHeight w:val="264"/>
          <w:jc w:val="center"/>
        </w:trPr>
        <w:tc>
          <w:tcPr>
            <w:tcW w:w="944"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03F89D9" w14:textId="77777777" w:rsidR="0090383E" w:rsidRPr="005C5787" w:rsidRDefault="0090383E" w:rsidP="0090383E">
            <w:pPr>
              <w:jc w:val="center"/>
              <w:rPr>
                <w:rFonts w:ascii="仿宋_GB2312" w:eastAsia="仿宋_GB2312" w:hAnsi="仿宋"/>
                <w:color w:val="000000"/>
                <w:sz w:val="22"/>
              </w:rPr>
            </w:pPr>
            <w:r w:rsidRPr="005C5787">
              <w:rPr>
                <w:rFonts w:ascii="仿宋_GB2312" w:eastAsia="仿宋_GB2312" w:hAnsi="仿宋"/>
                <w:color w:val="000000"/>
                <w:sz w:val="22"/>
              </w:rPr>
              <w:t>5</w:t>
            </w:r>
          </w:p>
        </w:tc>
        <w:tc>
          <w:tcPr>
            <w:tcW w:w="2283" w:type="dxa"/>
            <w:tcBorders>
              <w:top w:val="single" w:sz="4" w:space="0" w:color="auto"/>
              <w:left w:val="nil"/>
              <w:bottom w:val="single" w:sz="4" w:space="0" w:color="auto"/>
              <w:right w:val="single" w:sz="4" w:space="0" w:color="auto"/>
            </w:tcBorders>
            <w:shd w:val="clear" w:color="auto" w:fill="auto"/>
            <w:noWrap/>
            <w:vAlign w:val="center"/>
          </w:tcPr>
          <w:p w14:paraId="00983AE7" w14:textId="77777777" w:rsidR="0090383E" w:rsidRPr="00EE325A" w:rsidRDefault="0090383E" w:rsidP="0090383E">
            <w:pPr>
              <w:jc w:val="center"/>
              <w:rPr>
                <w:rFonts w:ascii="仿宋_GB2312" w:eastAsia="仿宋_GB2312" w:hAnsi="仿宋"/>
                <w:color w:val="000000"/>
                <w:sz w:val="22"/>
              </w:rPr>
            </w:pPr>
            <w:r w:rsidRPr="00EE325A">
              <w:rPr>
                <w:rFonts w:ascii="仿宋_GB2312" w:eastAsia="仿宋_GB2312" w:hAnsi="仿宋" w:hint="eastAsia"/>
                <w:color w:val="000000"/>
                <w:sz w:val="22"/>
              </w:rPr>
              <w:t>600487</w:t>
            </w:r>
          </w:p>
        </w:tc>
        <w:tc>
          <w:tcPr>
            <w:tcW w:w="1529" w:type="dxa"/>
            <w:tcBorders>
              <w:top w:val="single" w:sz="4" w:space="0" w:color="auto"/>
              <w:left w:val="nil"/>
              <w:bottom w:val="single" w:sz="4" w:space="0" w:color="auto"/>
              <w:right w:val="single" w:sz="4" w:space="0" w:color="auto"/>
            </w:tcBorders>
            <w:shd w:val="clear" w:color="auto" w:fill="auto"/>
            <w:noWrap/>
            <w:vAlign w:val="center"/>
          </w:tcPr>
          <w:p w14:paraId="6B186710" w14:textId="77777777" w:rsidR="0090383E" w:rsidRPr="00EE325A" w:rsidRDefault="0090383E" w:rsidP="0090383E">
            <w:pPr>
              <w:jc w:val="center"/>
              <w:rPr>
                <w:rFonts w:ascii="仿宋_GB2312" w:eastAsia="仿宋_GB2312" w:hAnsi="仿宋"/>
                <w:color w:val="000000"/>
                <w:sz w:val="22"/>
              </w:rPr>
            </w:pPr>
            <w:r w:rsidRPr="00EE325A">
              <w:rPr>
                <w:rFonts w:ascii="仿宋_GB2312" w:eastAsia="仿宋_GB2312" w:hAnsi="仿宋" w:hint="eastAsia"/>
                <w:color w:val="000000"/>
                <w:sz w:val="22"/>
              </w:rPr>
              <w:t>亨通光电</w:t>
            </w:r>
          </w:p>
        </w:tc>
        <w:tc>
          <w:tcPr>
            <w:tcW w:w="2418" w:type="dxa"/>
            <w:tcBorders>
              <w:top w:val="single" w:sz="4" w:space="0" w:color="auto"/>
              <w:left w:val="nil"/>
              <w:bottom w:val="single" w:sz="4" w:space="0" w:color="auto"/>
              <w:right w:val="single" w:sz="4" w:space="0" w:color="auto"/>
            </w:tcBorders>
            <w:shd w:val="clear" w:color="auto" w:fill="auto"/>
            <w:noWrap/>
            <w:vAlign w:val="center"/>
          </w:tcPr>
          <w:p w14:paraId="2236C508" w14:textId="77777777" w:rsidR="0090383E" w:rsidRPr="00EE325A" w:rsidRDefault="0090383E" w:rsidP="0090383E">
            <w:pPr>
              <w:jc w:val="center"/>
              <w:rPr>
                <w:rFonts w:ascii="仿宋_GB2312" w:eastAsia="仿宋_GB2312" w:hAnsi="仿宋"/>
                <w:color w:val="000000"/>
                <w:sz w:val="22"/>
              </w:rPr>
            </w:pPr>
            <w:r w:rsidRPr="00EE325A">
              <w:rPr>
                <w:rFonts w:ascii="仿宋_GB2312" w:eastAsia="仿宋_GB2312" w:hAnsi="仿宋" w:hint="eastAsia"/>
                <w:color w:val="000000"/>
                <w:sz w:val="22"/>
              </w:rPr>
              <w:t>通信系统设备及组件</w:t>
            </w:r>
          </w:p>
        </w:tc>
        <w:tc>
          <w:tcPr>
            <w:tcW w:w="1594" w:type="dxa"/>
            <w:tcBorders>
              <w:top w:val="single" w:sz="4" w:space="0" w:color="auto"/>
              <w:left w:val="nil"/>
              <w:bottom w:val="single" w:sz="4" w:space="0" w:color="auto"/>
              <w:right w:val="single" w:sz="4" w:space="0" w:color="auto"/>
            </w:tcBorders>
            <w:shd w:val="clear" w:color="auto" w:fill="auto"/>
            <w:noWrap/>
            <w:vAlign w:val="center"/>
          </w:tcPr>
          <w:p w14:paraId="2A31786F" w14:textId="77777777" w:rsidR="0090383E" w:rsidRPr="00EE325A" w:rsidRDefault="0090383E" w:rsidP="0090383E">
            <w:pPr>
              <w:jc w:val="center"/>
              <w:rPr>
                <w:rFonts w:ascii="仿宋_GB2312" w:eastAsia="仿宋_GB2312" w:hAnsi="仿宋"/>
                <w:color w:val="000000"/>
                <w:sz w:val="22"/>
              </w:rPr>
            </w:pPr>
            <w:r w:rsidRPr="00EE325A">
              <w:rPr>
                <w:rFonts w:ascii="仿宋_GB2312" w:eastAsia="仿宋_GB2312" w:hAnsi="仿宋" w:hint="eastAsia"/>
                <w:color w:val="000000"/>
                <w:sz w:val="22"/>
              </w:rPr>
              <w:t xml:space="preserve">4.88 </w:t>
            </w:r>
          </w:p>
        </w:tc>
      </w:tr>
      <w:tr w:rsidR="003E3D5B" w:rsidRPr="003E3D5B" w14:paraId="23CAFB06" w14:textId="77777777" w:rsidTr="00FF732B">
        <w:trPr>
          <w:trHeight w:val="264"/>
          <w:jc w:val="center"/>
        </w:trPr>
        <w:tc>
          <w:tcPr>
            <w:tcW w:w="7174" w:type="dxa"/>
            <w:gridSpan w:val="4"/>
            <w:tcBorders>
              <w:top w:val="single" w:sz="4" w:space="0" w:color="auto"/>
              <w:left w:val="single" w:sz="4" w:space="0" w:color="auto"/>
              <w:bottom w:val="single" w:sz="4" w:space="0" w:color="auto"/>
              <w:right w:val="single" w:sz="4" w:space="0" w:color="auto"/>
            </w:tcBorders>
            <w:shd w:val="clear" w:color="auto" w:fill="auto"/>
            <w:noWrap/>
            <w:vAlign w:val="bottom"/>
          </w:tcPr>
          <w:p w14:paraId="7FC66D49" w14:textId="77777777" w:rsidR="003E3D5B" w:rsidRPr="003E3D5B" w:rsidRDefault="003E3D5B" w:rsidP="003E3D5B">
            <w:pPr>
              <w:jc w:val="center"/>
              <w:rPr>
                <w:rFonts w:ascii="仿宋_GB2312" w:eastAsia="仿宋_GB2312" w:hAnsi="仿宋"/>
                <w:b/>
                <w:color w:val="000000"/>
                <w:sz w:val="22"/>
              </w:rPr>
            </w:pPr>
            <w:r w:rsidRPr="003E3D5B">
              <w:rPr>
                <w:rFonts w:ascii="仿宋_GB2312" w:eastAsia="仿宋_GB2312" w:hAnsi="仿宋" w:hint="eastAsia"/>
                <w:b/>
                <w:color w:val="000000"/>
                <w:sz w:val="22"/>
              </w:rPr>
              <w:t>前五大合计</w:t>
            </w:r>
          </w:p>
        </w:tc>
        <w:tc>
          <w:tcPr>
            <w:tcW w:w="1594" w:type="dxa"/>
            <w:tcBorders>
              <w:top w:val="single" w:sz="4" w:space="0" w:color="auto"/>
              <w:left w:val="nil"/>
              <w:bottom w:val="single" w:sz="4" w:space="0" w:color="auto"/>
              <w:right w:val="single" w:sz="4" w:space="0" w:color="auto"/>
            </w:tcBorders>
            <w:shd w:val="clear" w:color="auto" w:fill="auto"/>
            <w:noWrap/>
            <w:vAlign w:val="bottom"/>
          </w:tcPr>
          <w:p w14:paraId="7A5B835A" w14:textId="77777777" w:rsidR="003E3D5B" w:rsidRPr="005C5787" w:rsidRDefault="0090383E" w:rsidP="00CD7995">
            <w:pPr>
              <w:jc w:val="center"/>
              <w:rPr>
                <w:rFonts w:ascii="仿宋_GB2312" w:eastAsia="仿宋_GB2312" w:hAnsi="仿宋"/>
                <w:b/>
                <w:color w:val="000000"/>
                <w:sz w:val="22"/>
              </w:rPr>
            </w:pPr>
            <w:r>
              <w:rPr>
                <w:rFonts w:ascii="仿宋_GB2312" w:eastAsia="仿宋_GB2312" w:hAnsi="仿宋"/>
                <w:b/>
                <w:color w:val="000000"/>
                <w:sz w:val="22"/>
              </w:rPr>
              <w:t>40.76</w:t>
            </w:r>
            <w:r w:rsidR="008F0B9F" w:rsidRPr="005C5787">
              <w:rPr>
                <w:rFonts w:ascii="仿宋_GB2312" w:eastAsia="仿宋_GB2312" w:hAnsi="仿宋"/>
                <w:b/>
                <w:color w:val="000000"/>
                <w:sz w:val="22"/>
              </w:rPr>
              <w:t>%</w:t>
            </w:r>
          </w:p>
        </w:tc>
      </w:tr>
      <w:tr w:rsidR="0090383E" w:rsidRPr="003E3D5B" w14:paraId="72CDE968" w14:textId="77777777" w:rsidTr="0038544E">
        <w:trPr>
          <w:trHeight w:val="264"/>
          <w:jc w:val="center"/>
        </w:trPr>
        <w:tc>
          <w:tcPr>
            <w:tcW w:w="944"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D0CDB3D" w14:textId="77777777" w:rsidR="0090383E" w:rsidRPr="003E3D5B" w:rsidRDefault="0090383E" w:rsidP="0090383E">
            <w:pPr>
              <w:jc w:val="center"/>
              <w:rPr>
                <w:rFonts w:ascii="仿宋_GB2312" w:eastAsia="仿宋_GB2312" w:hAnsi="仿宋"/>
                <w:color w:val="000000"/>
                <w:sz w:val="22"/>
              </w:rPr>
            </w:pPr>
            <w:r w:rsidRPr="003E3D5B">
              <w:rPr>
                <w:rFonts w:ascii="仿宋_GB2312" w:eastAsia="仿宋_GB2312" w:hAnsi="仿宋"/>
                <w:color w:val="000000"/>
                <w:sz w:val="22"/>
              </w:rPr>
              <w:t>6</w:t>
            </w:r>
          </w:p>
        </w:tc>
        <w:tc>
          <w:tcPr>
            <w:tcW w:w="2283" w:type="dxa"/>
            <w:tcBorders>
              <w:top w:val="single" w:sz="4" w:space="0" w:color="auto"/>
              <w:left w:val="nil"/>
              <w:bottom w:val="single" w:sz="4" w:space="0" w:color="auto"/>
              <w:right w:val="single" w:sz="4" w:space="0" w:color="auto"/>
            </w:tcBorders>
            <w:shd w:val="clear" w:color="auto" w:fill="auto"/>
            <w:noWrap/>
            <w:vAlign w:val="center"/>
          </w:tcPr>
          <w:p w14:paraId="314386A2" w14:textId="77777777" w:rsidR="0090383E" w:rsidRPr="00EE325A" w:rsidRDefault="0090383E" w:rsidP="0090383E">
            <w:pPr>
              <w:jc w:val="center"/>
              <w:rPr>
                <w:rFonts w:ascii="仿宋_GB2312" w:eastAsia="仿宋_GB2312" w:hAnsi="仿宋"/>
                <w:color w:val="000000"/>
                <w:sz w:val="22"/>
              </w:rPr>
            </w:pPr>
            <w:r w:rsidRPr="00EE325A">
              <w:rPr>
                <w:rFonts w:ascii="仿宋_GB2312" w:eastAsia="仿宋_GB2312" w:hAnsi="仿宋" w:hint="eastAsia"/>
                <w:color w:val="000000"/>
                <w:sz w:val="22"/>
              </w:rPr>
              <w:t>601877</w:t>
            </w:r>
          </w:p>
        </w:tc>
        <w:tc>
          <w:tcPr>
            <w:tcW w:w="1529" w:type="dxa"/>
            <w:tcBorders>
              <w:top w:val="single" w:sz="4" w:space="0" w:color="auto"/>
              <w:left w:val="nil"/>
              <w:bottom w:val="single" w:sz="4" w:space="0" w:color="auto"/>
              <w:right w:val="single" w:sz="4" w:space="0" w:color="auto"/>
            </w:tcBorders>
            <w:shd w:val="clear" w:color="auto" w:fill="auto"/>
            <w:noWrap/>
            <w:vAlign w:val="center"/>
          </w:tcPr>
          <w:p w14:paraId="0690B5AB" w14:textId="77777777" w:rsidR="0090383E" w:rsidRPr="00EE325A" w:rsidRDefault="0090383E" w:rsidP="0090383E">
            <w:pPr>
              <w:jc w:val="center"/>
              <w:rPr>
                <w:rFonts w:ascii="仿宋_GB2312" w:eastAsia="仿宋_GB2312" w:hAnsi="仿宋"/>
                <w:color w:val="000000"/>
                <w:sz w:val="22"/>
              </w:rPr>
            </w:pPr>
            <w:r w:rsidRPr="00EE325A">
              <w:rPr>
                <w:rFonts w:ascii="仿宋_GB2312" w:eastAsia="仿宋_GB2312" w:hAnsi="仿宋" w:hint="eastAsia"/>
                <w:color w:val="000000"/>
                <w:sz w:val="22"/>
              </w:rPr>
              <w:t>正泰电器</w:t>
            </w:r>
          </w:p>
        </w:tc>
        <w:tc>
          <w:tcPr>
            <w:tcW w:w="2418" w:type="dxa"/>
            <w:tcBorders>
              <w:top w:val="single" w:sz="4" w:space="0" w:color="auto"/>
              <w:left w:val="nil"/>
              <w:bottom w:val="single" w:sz="4" w:space="0" w:color="auto"/>
              <w:right w:val="single" w:sz="4" w:space="0" w:color="auto"/>
            </w:tcBorders>
            <w:shd w:val="clear" w:color="auto" w:fill="auto"/>
            <w:noWrap/>
            <w:vAlign w:val="center"/>
          </w:tcPr>
          <w:p w14:paraId="7896192A" w14:textId="77777777" w:rsidR="0090383E" w:rsidRPr="00EE325A" w:rsidRDefault="0090383E" w:rsidP="0090383E">
            <w:pPr>
              <w:jc w:val="center"/>
              <w:rPr>
                <w:rFonts w:ascii="仿宋_GB2312" w:eastAsia="仿宋_GB2312" w:hAnsi="仿宋"/>
                <w:color w:val="000000"/>
                <w:sz w:val="22"/>
              </w:rPr>
            </w:pPr>
            <w:r w:rsidRPr="00EE325A">
              <w:rPr>
                <w:rFonts w:ascii="仿宋_GB2312" w:eastAsia="仿宋_GB2312" w:hAnsi="仿宋" w:hint="eastAsia"/>
                <w:color w:val="000000"/>
                <w:sz w:val="22"/>
              </w:rPr>
              <w:t>配电设备</w:t>
            </w:r>
          </w:p>
        </w:tc>
        <w:tc>
          <w:tcPr>
            <w:tcW w:w="1594" w:type="dxa"/>
            <w:tcBorders>
              <w:top w:val="single" w:sz="4" w:space="0" w:color="auto"/>
              <w:left w:val="nil"/>
              <w:bottom w:val="single" w:sz="4" w:space="0" w:color="auto"/>
              <w:right w:val="single" w:sz="4" w:space="0" w:color="auto"/>
            </w:tcBorders>
            <w:shd w:val="clear" w:color="auto" w:fill="auto"/>
            <w:noWrap/>
            <w:vAlign w:val="center"/>
          </w:tcPr>
          <w:p w14:paraId="31505B5E" w14:textId="77777777" w:rsidR="0090383E" w:rsidRPr="00EE325A" w:rsidRDefault="0090383E" w:rsidP="0090383E">
            <w:pPr>
              <w:jc w:val="center"/>
              <w:rPr>
                <w:rFonts w:ascii="仿宋_GB2312" w:eastAsia="仿宋_GB2312" w:hAnsi="仿宋"/>
                <w:color w:val="000000"/>
                <w:sz w:val="22"/>
              </w:rPr>
            </w:pPr>
            <w:r w:rsidRPr="00EE325A">
              <w:rPr>
                <w:rFonts w:ascii="仿宋_GB2312" w:eastAsia="仿宋_GB2312" w:hAnsi="仿宋" w:hint="eastAsia"/>
                <w:color w:val="000000"/>
                <w:sz w:val="22"/>
              </w:rPr>
              <w:t xml:space="preserve">2.97 </w:t>
            </w:r>
          </w:p>
        </w:tc>
      </w:tr>
      <w:tr w:rsidR="0090383E" w:rsidRPr="003E3D5B" w14:paraId="6C790134" w14:textId="77777777" w:rsidTr="0038544E">
        <w:trPr>
          <w:trHeight w:val="264"/>
          <w:jc w:val="center"/>
        </w:trPr>
        <w:tc>
          <w:tcPr>
            <w:tcW w:w="944"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08026D4" w14:textId="77777777" w:rsidR="0090383E" w:rsidRPr="003E3D5B" w:rsidRDefault="0090383E" w:rsidP="0090383E">
            <w:pPr>
              <w:jc w:val="center"/>
              <w:rPr>
                <w:rFonts w:ascii="仿宋_GB2312" w:eastAsia="仿宋_GB2312" w:hAnsi="仿宋"/>
                <w:color w:val="000000"/>
                <w:sz w:val="22"/>
              </w:rPr>
            </w:pPr>
            <w:r w:rsidRPr="003E3D5B">
              <w:rPr>
                <w:rFonts w:ascii="仿宋_GB2312" w:eastAsia="仿宋_GB2312" w:hAnsi="仿宋"/>
                <w:color w:val="000000"/>
                <w:sz w:val="22"/>
              </w:rPr>
              <w:t>7</w:t>
            </w:r>
          </w:p>
        </w:tc>
        <w:tc>
          <w:tcPr>
            <w:tcW w:w="2283" w:type="dxa"/>
            <w:tcBorders>
              <w:top w:val="single" w:sz="4" w:space="0" w:color="auto"/>
              <w:left w:val="nil"/>
              <w:bottom w:val="single" w:sz="4" w:space="0" w:color="auto"/>
              <w:right w:val="single" w:sz="4" w:space="0" w:color="auto"/>
            </w:tcBorders>
            <w:shd w:val="clear" w:color="auto" w:fill="auto"/>
            <w:noWrap/>
            <w:vAlign w:val="center"/>
          </w:tcPr>
          <w:p w14:paraId="2F5E6A29" w14:textId="77777777" w:rsidR="0090383E" w:rsidRPr="00EE325A" w:rsidRDefault="0090383E" w:rsidP="0090383E">
            <w:pPr>
              <w:jc w:val="center"/>
              <w:rPr>
                <w:rFonts w:ascii="仿宋_GB2312" w:eastAsia="仿宋_GB2312" w:hAnsi="仿宋"/>
                <w:color w:val="000000"/>
                <w:sz w:val="22"/>
              </w:rPr>
            </w:pPr>
            <w:r w:rsidRPr="00EE325A">
              <w:rPr>
                <w:rFonts w:ascii="仿宋_GB2312" w:eastAsia="仿宋_GB2312" w:hAnsi="仿宋" w:hint="eastAsia"/>
                <w:color w:val="000000"/>
                <w:sz w:val="22"/>
              </w:rPr>
              <w:t>600885</w:t>
            </w:r>
          </w:p>
        </w:tc>
        <w:tc>
          <w:tcPr>
            <w:tcW w:w="1529" w:type="dxa"/>
            <w:tcBorders>
              <w:top w:val="single" w:sz="4" w:space="0" w:color="auto"/>
              <w:left w:val="nil"/>
              <w:bottom w:val="single" w:sz="4" w:space="0" w:color="auto"/>
              <w:right w:val="single" w:sz="4" w:space="0" w:color="auto"/>
            </w:tcBorders>
            <w:shd w:val="clear" w:color="auto" w:fill="auto"/>
            <w:noWrap/>
            <w:vAlign w:val="center"/>
          </w:tcPr>
          <w:p w14:paraId="541B63E3" w14:textId="77777777" w:rsidR="0090383E" w:rsidRPr="00EE325A" w:rsidRDefault="0090383E" w:rsidP="0090383E">
            <w:pPr>
              <w:jc w:val="center"/>
              <w:rPr>
                <w:rFonts w:ascii="仿宋_GB2312" w:eastAsia="仿宋_GB2312" w:hAnsi="仿宋"/>
                <w:color w:val="000000"/>
                <w:sz w:val="22"/>
              </w:rPr>
            </w:pPr>
            <w:r w:rsidRPr="00EE325A">
              <w:rPr>
                <w:rFonts w:ascii="仿宋_GB2312" w:eastAsia="仿宋_GB2312" w:hAnsi="仿宋" w:hint="eastAsia"/>
                <w:color w:val="000000"/>
                <w:sz w:val="22"/>
              </w:rPr>
              <w:t>宏发股份</w:t>
            </w:r>
          </w:p>
        </w:tc>
        <w:tc>
          <w:tcPr>
            <w:tcW w:w="2418" w:type="dxa"/>
            <w:tcBorders>
              <w:top w:val="single" w:sz="4" w:space="0" w:color="auto"/>
              <w:left w:val="nil"/>
              <w:bottom w:val="single" w:sz="4" w:space="0" w:color="auto"/>
              <w:right w:val="single" w:sz="4" w:space="0" w:color="auto"/>
            </w:tcBorders>
            <w:shd w:val="clear" w:color="auto" w:fill="auto"/>
            <w:noWrap/>
            <w:vAlign w:val="center"/>
          </w:tcPr>
          <w:p w14:paraId="39D3CFC3" w14:textId="77777777" w:rsidR="0090383E" w:rsidRPr="00EE325A" w:rsidRDefault="0090383E" w:rsidP="0090383E">
            <w:pPr>
              <w:jc w:val="center"/>
              <w:rPr>
                <w:rFonts w:ascii="仿宋_GB2312" w:eastAsia="仿宋_GB2312" w:hAnsi="仿宋"/>
                <w:color w:val="000000"/>
                <w:sz w:val="22"/>
              </w:rPr>
            </w:pPr>
            <w:r w:rsidRPr="00EE325A">
              <w:rPr>
                <w:rFonts w:ascii="仿宋_GB2312" w:eastAsia="仿宋_GB2312" w:hAnsi="仿宋" w:hint="eastAsia"/>
                <w:color w:val="000000"/>
                <w:sz w:val="22"/>
              </w:rPr>
              <w:t>电网自动化</w:t>
            </w:r>
          </w:p>
        </w:tc>
        <w:tc>
          <w:tcPr>
            <w:tcW w:w="1594" w:type="dxa"/>
            <w:tcBorders>
              <w:top w:val="single" w:sz="4" w:space="0" w:color="auto"/>
              <w:left w:val="nil"/>
              <w:bottom w:val="single" w:sz="4" w:space="0" w:color="auto"/>
              <w:right w:val="single" w:sz="4" w:space="0" w:color="auto"/>
            </w:tcBorders>
            <w:shd w:val="clear" w:color="auto" w:fill="auto"/>
            <w:noWrap/>
            <w:vAlign w:val="center"/>
          </w:tcPr>
          <w:p w14:paraId="0DD62C95" w14:textId="77777777" w:rsidR="0090383E" w:rsidRPr="00EE325A" w:rsidRDefault="0090383E" w:rsidP="0090383E">
            <w:pPr>
              <w:jc w:val="center"/>
              <w:rPr>
                <w:rFonts w:ascii="仿宋_GB2312" w:eastAsia="仿宋_GB2312" w:hAnsi="仿宋"/>
                <w:color w:val="000000"/>
                <w:sz w:val="22"/>
              </w:rPr>
            </w:pPr>
            <w:r w:rsidRPr="00EE325A">
              <w:rPr>
                <w:rFonts w:ascii="仿宋_GB2312" w:eastAsia="仿宋_GB2312" w:hAnsi="仿宋" w:hint="eastAsia"/>
                <w:color w:val="000000"/>
                <w:sz w:val="22"/>
              </w:rPr>
              <w:t xml:space="preserve">2.95 </w:t>
            </w:r>
          </w:p>
        </w:tc>
      </w:tr>
      <w:tr w:rsidR="0090383E" w:rsidRPr="003E3D5B" w14:paraId="280F4C62" w14:textId="77777777" w:rsidTr="0038544E">
        <w:trPr>
          <w:trHeight w:val="264"/>
          <w:jc w:val="center"/>
        </w:trPr>
        <w:tc>
          <w:tcPr>
            <w:tcW w:w="944"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930271E" w14:textId="77777777" w:rsidR="0090383E" w:rsidRPr="003E3D5B" w:rsidRDefault="0090383E" w:rsidP="0090383E">
            <w:pPr>
              <w:jc w:val="center"/>
              <w:rPr>
                <w:rFonts w:ascii="仿宋_GB2312" w:eastAsia="仿宋_GB2312" w:hAnsi="仿宋"/>
                <w:color w:val="000000"/>
                <w:sz w:val="22"/>
              </w:rPr>
            </w:pPr>
            <w:r w:rsidRPr="003E3D5B">
              <w:rPr>
                <w:rFonts w:ascii="仿宋_GB2312" w:eastAsia="仿宋_GB2312" w:hAnsi="仿宋"/>
                <w:color w:val="000000"/>
                <w:sz w:val="22"/>
              </w:rPr>
              <w:t>8</w:t>
            </w:r>
          </w:p>
        </w:tc>
        <w:tc>
          <w:tcPr>
            <w:tcW w:w="2283" w:type="dxa"/>
            <w:tcBorders>
              <w:top w:val="single" w:sz="4" w:space="0" w:color="auto"/>
              <w:left w:val="nil"/>
              <w:bottom w:val="single" w:sz="4" w:space="0" w:color="auto"/>
              <w:right w:val="single" w:sz="4" w:space="0" w:color="auto"/>
            </w:tcBorders>
            <w:shd w:val="clear" w:color="auto" w:fill="auto"/>
            <w:noWrap/>
            <w:vAlign w:val="center"/>
          </w:tcPr>
          <w:p w14:paraId="47599439" w14:textId="77777777" w:rsidR="0090383E" w:rsidRPr="00EE325A" w:rsidRDefault="0090383E" w:rsidP="0090383E">
            <w:pPr>
              <w:jc w:val="center"/>
              <w:rPr>
                <w:rFonts w:ascii="仿宋_GB2312" w:eastAsia="仿宋_GB2312" w:hAnsi="仿宋"/>
                <w:color w:val="000000"/>
                <w:sz w:val="22"/>
              </w:rPr>
            </w:pPr>
            <w:r w:rsidRPr="00EE325A">
              <w:rPr>
                <w:rFonts w:ascii="仿宋_GB2312" w:eastAsia="仿宋_GB2312" w:hAnsi="仿宋" w:hint="eastAsia"/>
                <w:color w:val="000000"/>
                <w:sz w:val="22"/>
              </w:rPr>
              <w:t>603606</w:t>
            </w:r>
          </w:p>
        </w:tc>
        <w:tc>
          <w:tcPr>
            <w:tcW w:w="1529" w:type="dxa"/>
            <w:tcBorders>
              <w:top w:val="single" w:sz="4" w:space="0" w:color="auto"/>
              <w:left w:val="nil"/>
              <w:bottom w:val="single" w:sz="4" w:space="0" w:color="auto"/>
              <w:right w:val="single" w:sz="4" w:space="0" w:color="auto"/>
            </w:tcBorders>
            <w:shd w:val="clear" w:color="auto" w:fill="auto"/>
            <w:noWrap/>
            <w:vAlign w:val="center"/>
          </w:tcPr>
          <w:p w14:paraId="52981EF4" w14:textId="77777777" w:rsidR="0090383E" w:rsidRPr="00EE325A" w:rsidRDefault="0090383E" w:rsidP="0090383E">
            <w:pPr>
              <w:jc w:val="center"/>
              <w:rPr>
                <w:rFonts w:ascii="仿宋_GB2312" w:eastAsia="仿宋_GB2312" w:hAnsi="仿宋"/>
                <w:color w:val="000000"/>
                <w:sz w:val="22"/>
              </w:rPr>
            </w:pPr>
            <w:r w:rsidRPr="00EE325A">
              <w:rPr>
                <w:rFonts w:ascii="仿宋_GB2312" w:eastAsia="仿宋_GB2312" w:hAnsi="仿宋" w:hint="eastAsia"/>
                <w:color w:val="000000"/>
                <w:sz w:val="22"/>
              </w:rPr>
              <w:t>东方电缆</w:t>
            </w:r>
          </w:p>
        </w:tc>
        <w:tc>
          <w:tcPr>
            <w:tcW w:w="2418" w:type="dxa"/>
            <w:tcBorders>
              <w:top w:val="single" w:sz="4" w:space="0" w:color="auto"/>
              <w:left w:val="nil"/>
              <w:bottom w:val="single" w:sz="4" w:space="0" w:color="auto"/>
              <w:right w:val="single" w:sz="4" w:space="0" w:color="auto"/>
            </w:tcBorders>
            <w:shd w:val="clear" w:color="auto" w:fill="auto"/>
            <w:noWrap/>
            <w:vAlign w:val="center"/>
          </w:tcPr>
          <w:p w14:paraId="30E86516" w14:textId="77777777" w:rsidR="0090383E" w:rsidRPr="00EE325A" w:rsidRDefault="0090383E" w:rsidP="0090383E">
            <w:pPr>
              <w:jc w:val="center"/>
              <w:rPr>
                <w:rFonts w:ascii="仿宋_GB2312" w:eastAsia="仿宋_GB2312" w:hAnsi="仿宋"/>
                <w:color w:val="000000"/>
                <w:sz w:val="22"/>
              </w:rPr>
            </w:pPr>
            <w:r w:rsidRPr="00EE325A">
              <w:rPr>
                <w:rFonts w:ascii="仿宋_GB2312" w:eastAsia="仿宋_GB2312" w:hAnsi="仿宋" w:hint="eastAsia"/>
                <w:color w:val="000000"/>
                <w:sz w:val="22"/>
              </w:rPr>
              <w:t>线缆及其他</w:t>
            </w:r>
          </w:p>
        </w:tc>
        <w:tc>
          <w:tcPr>
            <w:tcW w:w="1594" w:type="dxa"/>
            <w:tcBorders>
              <w:top w:val="single" w:sz="4" w:space="0" w:color="auto"/>
              <w:left w:val="nil"/>
              <w:bottom w:val="single" w:sz="4" w:space="0" w:color="auto"/>
              <w:right w:val="single" w:sz="4" w:space="0" w:color="auto"/>
            </w:tcBorders>
            <w:shd w:val="clear" w:color="auto" w:fill="auto"/>
            <w:noWrap/>
            <w:vAlign w:val="center"/>
          </w:tcPr>
          <w:p w14:paraId="5E7ACCCA" w14:textId="77777777" w:rsidR="0090383E" w:rsidRPr="00EE325A" w:rsidRDefault="0090383E" w:rsidP="0090383E">
            <w:pPr>
              <w:jc w:val="center"/>
              <w:rPr>
                <w:rFonts w:ascii="仿宋_GB2312" w:eastAsia="仿宋_GB2312" w:hAnsi="仿宋"/>
                <w:color w:val="000000"/>
                <w:sz w:val="22"/>
              </w:rPr>
            </w:pPr>
            <w:r w:rsidRPr="00EE325A">
              <w:rPr>
                <w:rFonts w:ascii="仿宋_GB2312" w:eastAsia="仿宋_GB2312" w:hAnsi="仿宋" w:hint="eastAsia"/>
                <w:color w:val="000000"/>
                <w:sz w:val="22"/>
              </w:rPr>
              <w:t xml:space="preserve">2.86 </w:t>
            </w:r>
          </w:p>
        </w:tc>
      </w:tr>
      <w:tr w:rsidR="0090383E" w:rsidRPr="003E3D5B" w14:paraId="347CEE5A" w14:textId="77777777" w:rsidTr="0038544E">
        <w:trPr>
          <w:trHeight w:val="264"/>
          <w:jc w:val="center"/>
        </w:trPr>
        <w:tc>
          <w:tcPr>
            <w:tcW w:w="944"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DF20DC3" w14:textId="77777777" w:rsidR="0090383E" w:rsidRPr="003E3D5B" w:rsidRDefault="0090383E" w:rsidP="0090383E">
            <w:pPr>
              <w:jc w:val="center"/>
              <w:rPr>
                <w:rFonts w:ascii="仿宋_GB2312" w:eastAsia="仿宋_GB2312" w:hAnsi="仿宋"/>
                <w:color w:val="000000"/>
                <w:sz w:val="22"/>
              </w:rPr>
            </w:pPr>
            <w:r w:rsidRPr="003E3D5B">
              <w:rPr>
                <w:rFonts w:ascii="仿宋_GB2312" w:eastAsia="仿宋_GB2312" w:hAnsi="仿宋"/>
                <w:color w:val="000000"/>
                <w:sz w:val="22"/>
              </w:rPr>
              <w:t>9</w:t>
            </w:r>
          </w:p>
        </w:tc>
        <w:tc>
          <w:tcPr>
            <w:tcW w:w="2283" w:type="dxa"/>
            <w:tcBorders>
              <w:top w:val="single" w:sz="4" w:space="0" w:color="auto"/>
              <w:left w:val="nil"/>
              <w:bottom w:val="single" w:sz="4" w:space="0" w:color="auto"/>
              <w:right w:val="single" w:sz="4" w:space="0" w:color="auto"/>
            </w:tcBorders>
            <w:shd w:val="clear" w:color="auto" w:fill="auto"/>
            <w:noWrap/>
            <w:vAlign w:val="center"/>
          </w:tcPr>
          <w:p w14:paraId="7A06DA96" w14:textId="77777777" w:rsidR="0090383E" w:rsidRPr="00EE325A" w:rsidRDefault="0090383E" w:rsidP="0090383E">
            <w:pPr>
              <w:jc w:val="center"/>
              <w:rPr>
                <w:rFonts w:ascii="仿宋_GB2312" w:eastAsia="仿宋_GB2312" w:hAnsi="仿宋"/>
                <w:color w:val="000000"/>
                <w:sz w:val="22"/>
              </w:rPr>
            </w:pPr>
            <w:r w:rsidRPr="00EE325A">
              <w:rPr>
                <w:rFonts w:ascii="仿宋_GB2312" w:eastAsia="仿宋_GB2312" w:hAnsi="仿宋" w:hint="eastAsia"/>
                <w:color w:val="000000"/>
                <w:sz w:val="22"/>
              </w:rPr>
              <w:t>300001</w:t>
            </w:r>
          </w:p>
        </w:tc>
        <w:tc>
          <w:tcPr>
            <w:tcW w:w="1529" w:type="dxa"/>
            <w:tcBorders>
              <w:top w:val="single" w:sz="4" w:space="0" w:color="auto"/>
              <w:left w:val="nil"/>
              <w:bottom w:val="single" w:sz="4" w:space="0" w:color="auto"/>
              <w:right w:val="single" w:sz="4" w:space="0" w:color="auto"/>
            </w:tcBorders>
            <w:shd w:val="clear" w:color="auto" w:fill="auto"/>
            <w:noWrap/>
            <w:vAlign w:val="center"/>
          </w:tcPr>
          <w:p w14:paraId="73FCAA4B" w14:textId="77777777" w:rsidR="0090383E" w:rsidRPr="00EE325A" w:rsidRDefault="0090383E" w:rsidP="0090383E">
            <w:pPr>
              <w:jc w:val="center"/>
              <w:rPr>
                <w:rFonts w:ascii="仿宋_GB2312" w:eastAsia="仿宋_GB2312" w:hAnsi="仿宋"/>
                <w:color w:val="000000"/>
                <w:sz w:val="22"/>
              </w:rPr>
            </w:pPr>
            <w:proofErr w:type="gramStart"/>
            <w:r w:rsidRPr="00EE325A">
              <w:rPr>
                <w:rFonts w:ascii="仿宋_GB2312" w:eastAsia="仿宋_GB2312" w:hAnsi="仿宋" w:hint="eastAsia"/>
                <w:color w:val="000000"/>
                <w:sz w:val="22"/>
              </w:rPr>
              <w:t>特锐德</w:t>
            </w:r>
            <w:proofErr w:type="gramEnd"/>
          </w:p>
        </w:tc>
        <w:tc>
          <w:tcPr>
            <w:tcW w:w="2418" w:type="dxa"/>
            <w:tcBorders>
              <w:top w:val="single" w:sz="4" w:space="0" w:color="auto"/>
              <w:left w:val="nil"/>
              <w:bottom w:val="single" w:sz="4" w:space="0" w:color="auto"/>
              <w:right w:val="single" w:sz="4" w:space="0" w:color="auto"/>
            </w:tcBorders>
            <w:shd w:val="clear" w:color="auto" w:fill="auto"/>
            <w:noWrap/>
            <w:vAlign w:val="center"/>
          </w:tcPr>
          <w:p w14:paraId="3F1DFE8D" w14:textId="77777777" w:rsidR="0090383E" w:rsidRPr="00EE325A" w:rsidRDefault="0090383E" w:rsidP="0090383E">
            <w:pPr>
              <w:jc w:val="center"/>
              <w:rPr>
                <w:rFonts w:ascii="仿宋_GB2312" w:eastAsia="仿宋_GB2312" w:hAnsi="仿宋"/>
                <w:color w:val="000000"/>
                <w:sz w:val="22"/>
              </w:rPr>
            </w:pPr>
            <w:r w:rsidRPr="00EE325A">
              <w:rPr>
                <w:rFonts w:ascii="仿宋_GB2312" w:eastAsia="仿宋_GB2312" w:hAnsi="仿宋" w:hint="eastAsia"/>
                <w:color w:val="000000"/>
                <w:sz w:val="22"/>
              </w:rPr>
              <w:t>配电设备</w:t>
            </w:r>
          </w:p>
        </w:tc>
        <w:tc>
          <w:tcPr>
            <w:tcW w:w="1594" w:type="dxa"/>
            <w:tcBorders>
              <w:top w:val="single" w:sz="4" w:space="0" w:color="auto"/>
              <w:left w:val="nil"/>
              <w:bottom w:val="single" w:sz="4" w:space="0" w:color="auto"/>
              <w:right w:val="single" w:sz="4" w:space="0" w:color="auto"/>
            </w:tcBorders>
            <w:shd w:val="clear" w:color="auto" w:fill="auto"/>
            <w:noWrap/>
            <w:vAlign w:val="center"/>
          </w:tcPr>
          <w:p w14:paraId="7CBB3213" w14:textId="77777777" w:rsidR="0090383E" w:rsidRPr="00EE325A" w:rsidRDefault="0090383E" w:rsidP="0090383E">
            <w:pPr>
              <w:jc w:val="center"/>
              <w:rPr>
                <w:rFonts w:ascii="仿宋_GB2312" w:eastAsia="仿宋_GB2312" w:hAnsi="仿宋"/>
                <w:color w:val="000000"/>
                <w:sz w:val="22"/>
              </w:rPr>
            </w:pPr>
            <w:r w:rsidRPr="00EE325A">
              <w:rPr>
                <w:rFonts w:ascii="仿宋_GB2312" w:eastAsia="仿宋_GB2312" w:hAnsi="仿宋" w:hint="eastAsia"/>
                <w:color w:val="000000"/>
                <w:sz w:val="22"/>
              </w:rPr>
              <w:t xml:space="preserve">2.38 </w:t>
            </w:r>
          </w:p>
        </w:tc>
      </w:tr>
      <w:tr w:rsidR="0090383E" w:rsidRPr="003E3D5B" w14:paraId="62EDE0E9" w14:textId="77777777" w:rsidTr="0038544E">
        <w:trPr>
          <w:trHeight w:val="264"/>
          <w:jc w:val="center"/>
        </w:trPr>
        <w:tc>
          <w:tcPr>
            <w:tcW w:w="944"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7D0B874" w14:textId="77777777" w:rsidR="0090383E" w:rsidRPr="003E3D5B" w:rsidRDefault="0090383E" w:rsidP="0090383E">
            <w:pPr>
              <w:jc w:val="center"/>
              <w:rPr>
                <w:rFonts w:ascii="仿宋_GB2312" w:eastAsia="仿宋_GB2312" w:hAnsi="仿宋"/>
                <w:color w:val="000000"/>
                <w:sz w:val="22"/>
              </w:rPr>
            </w:pPr>
            <w:r w:rsidRPr="003E3D5B">
              <w:rPr>
                <w:rFonts w:ascii="仿宋_GB2312" w:eastAsia="仿宋_GB2312" w:hAnsi="仿宋"/>
                <w:color w:val="000000"/>
                <w:sz w:val="22"/>
              </w:rPr>
              <w:t>10</w:t>
            </w:r>
          </w:p>
        </w:tc>
        <w:tc>
          <w:tcPr>
            <w:tcW w:w="2283" w:type="dxa"/>
            <w:tcBorders>
              <w:top w:val="single" w:sz="4" w:space="0" w:color="auto"/>
              <w:left w:val="nil"/>
              <w:bottom w:val="single" w:sz="4" w:space="0" w:color="auto"/>
              <w:right w:val="single" w:sz="4" w:space="0" w:color="auto"/>
            </w:tcBorders>
            <w:shd w:val="clear" w:color="auto" w:fill="auto"/>
            <w:noWrap/>
            <w:vAlign w:val="center"/>
          </w:tcPr>
          <w:p w14:paraId="5D411819" w14:textId="77777777" w:rsidR="0090383E" w:rsidRPr="00EE325A" w:rsidRDefault="0090383E" w:rsidP="0090383E">
            <w:pPr>
              <w:jc w:val="center"/>
              <w:rPr>
                <w:rFonts w:ascii="仿宋_GB2312" w:eastAsia="仿宋_GB2312" w:hAnsi="仿宋"/>
                <w:color w:val="000000"/>
                <w:sz w:val="22"/>
              </w:rPr>
            </w:pPr>
            <w:r w:rsidRPr="00EE325A">
              <w:rPr>
                <w:rFonts w:ascii="仿宋_GB2312" w:eastAsia="仿宋_GB2312" w:hAnsi="仿宋" w:hint="eastAsia"/>
                <w:color w:val="000000"/>
                <w:sz w:val="22"/>
              </w:rPr>
              <w:t>688676</w:t>
            </w:r>
          </w:p>
        </w:tc>
        <w:tc>
          <w:tcPr>
            <w:tcW w:w="1529" w:type="dxa"/>
            <w:tcBorders>
              <w:top w:val="single" w:sz="4" w:space="0" w:color="auto"/>
              <w:left w:val="nil"/>
              <w:bottom w:val="single" w:sz="4" w:space="0" w:color="auto"/>
              <w:right w:val="single" w:sz="4" w:space="0" w:color="auto"/>
            </w:tcBorders>
            <w:shd w:val="clear" w:color="auto" w:fill="auto"/>
            <w:noWrap/>
            <w:vAlign w:val="center"/>
          </w:tcPr>
          <w:p w14:paraId="25466EBF" w14:textId="77777777" w:rsidR="0090383E" w:rsidRPr="00EE325A" w:rsidRDefault="0090383E" w:rsidP="0090383E">
            <w:pPr>
              <w:jc w:val="center"/>
              <w:rPr>
                <w:rFonts w:ascii="仿宋_GB2312" w:eastAsia="仿宋_GB2312" w:hAnsi="仿宋"/>
                <w:color w:val="000000"/>
                <w:sz w:val="22"/>
              </w:rPr>
            </w:pPr>
            <w:r w:rsidRPr="00EE325A">
              <w:rPr>
                <w:rFonts w:ascii="仿宋_GB2312" w:eastAsia="仿宋_GB2312" w:hAnsi="仿宋" w:hint="eastAsia"/>
                <w:color w:val="000000"/>
                <w:sz w:val="22"/>
              </w:rPr>
              <w:t>金盘科技</w:t>
            </w:r>
          </w:p>
        </w:tc>
        <w:tc>
          <w:tcPr>
            <w:tcW w:w="2418" w:type="dxa"/>
            <w:tcBorders>
              <w:top w:val="single" w:sz="4" w:space="0" w:color="auto"/>
              <w:left w:val="nil"/>
              <w:bottom w:val="single" w:sz="4" w:space="0" w:color="auto"/>
              <w:right w:val="single" w:sz="4" w:space="0" w:color="auto"/>
            </w:tcBorders>
            <w:shd w:val="clear" w:color="auto" w:fill="auto"/>
            <w:noWrap/>
            <w:vAlign w:val="center"/>
          </w:tcPr>
          <w:p w14:paraId="1A134BF0" w14:textId="77777777" w:rsidR="0090383E" w:rsidRPr="00EE325A" w:rsidRDefault="0090383E" w:rsidP="0090383E">
            <w:pPr>
              <w:jc w:val="center"/>
              <w:rPr>
                <w:rFonts w:ascii="仿宋_GB2312" w:eastAsia="仿宋_GB2312" w:hAnsi="仿宋"/>
                <w:color w:val="000000"/>
                <w:sz w:val="22"/>
              </w:rPr>
            </w:pPr>
            <w:r w:rsidRPr="00EE325A">
              <w:rPr>
                <w:rFonts w:ascii="仿宋_GB2312" w:eastAsia="仿宋_GB2312" w:hAnsi="仿宋" w:hint="eastAsia"/>
                <w:color w:val="000000"/>
                <w:sz w:val="22"/>
              </w:rPr>
              <w:t>输变电设备</w:t>
            </w:r>
          </w:p>
        </w:tc>
        <w:tc>
          <w:tcPr>
            <w:tcW w:w="1594" w:type="dxa"/>
            <w:tcBorders>
              <w:top w:val="single" w:sz="4" w:space="0" w:color="auto"/>
              <w:left w:val="nil"/>
              <w:bottom w:val="single" w:sz="4" w:space="0" w:color="auto"/>
              <w:right w:val="single" w:sz="4" w:space="0" w:color="auto"/>
            </w:tcBorders>
            <w:shd w:val="clear" w:color="auto" w:fill="auto"/>
            <w:noWrap/>
            <w:vAlign w:val="center"/>
          </w:tcPr>
          <w:p w14:paraId="7154F2A7" w14:textId="77777777" w:rsidR="0090383E" w:rsidRPr="00EE325A" w:rsidRDefault="0090383E" w:rsidP="0090383E">
            <w:pPr>
              <w:jc w:val="center"/>
              <w:rPr>
                <w:rFonts w:ascii="仿宋_GB2312" w:eastAsia="仿宋_GB2312" w:hAnsi="仿宋"/>
                <w:color w:val="000000"/>
                <w:sz w:val="22"/>
              </w:rPr>
            </w:pPr>
            <w:r w:rsidRPr="00EE325A">
              <w:rPr>
                <w:rFonts w:ascii="仿宋_GB2312" w:eastAsia="仿宋_GB2312" w:hAnsi="仿宋" w:hint="eastAsia"/>
                <w:color w:val="000000"/>
                <w:sz w:val="22"/>
              </w:rPr>
              <w:t xml:space="preserve">2.09 </w:t>
            </w:r>
          </w:p>
        </w:tc>
      </w:tr>
      <w:tr w:rsidR="003E3D5B" w:rsidRPr="003E3D5B" w14:paraId="42DC408C" w14:textId="77777777" w:rsidTr="00FF732B">
        <w:trPr>
          <w:trHeight w:val="264"/>
          <w:jc w:val="center"/>
        </w:trPr>
        <w:tc>
          <w:tcPr>
            <w:tcW w:w="7174" w:type="dxa"/>
            <w:gridSpan w:val="4"/>
            <w:tcBorders>
              <w:top w:val="single" w:sz="4" w:space="0" w:color="auto"/>
              <w:left w:val="single" w:sz="4" w:space="0" w:color="auto"/>
              <w:bottom w:val="single" w:sz="4" w:space="0" w:color="auto"/>
              <w:right w:val="single" w:sz="4" w:space="0" w:color="auto"/>
            </w:tcBorders>
            <w:shd w:val="clear" w:color="auto" w:fill="auto"/>
            <w:noWrap/>
            <w:vAlign w:val="bottom"/>
          </w:tcPr>
          <w:p w14:paraId="5ADA2861" w14:textId="77777777" w:rsidR="003E3D5B" w:rsidRPr="003E3D5B" w:rsidRDefault="003E3D5B" w:rsidP="003E3D5B">
            <w:pPr>
              <w:jc w:val="center"/>
              <w:rPr>
                <w:rFonts w:ascii="仿宋_GB2312" w:eastAsia="仿宋_GB2312" w:hAnsi="仿宋"/>
                <w:b/>
                <w:color w:val="000000"/>
                <w:sz w:val="22"/>
              </w:rPr>
            </w:pPr>
            <w:r w:rsidRPr="003E3D5B">
              <w:rPr>
                <w:rFonts w:ascii="仿宋_GB2312" w:eastAsia="仿宋_GB2312" w:hAnsi="仿宋" w:hint="eastAsia"/>
                <w:b/>
                <w:color w:val="000000"/>
                <w:sz w:val="22"/>
              </w:rPr>
              <w:t>前十大合计</w:t>
            </w:r>
          </w:p>
        </w:tc>
        <w:tc>
          <w:tcPr>
            <w:tcW w:w="1594" w:type="dxa"/>
            <w:tcBorders>
              <w:top w:val="single" w:sz="4" w:space="0" w:color="auto"/>
              <w:left w:val="nil"/>
              <w:bottom w:val="single" w:sz="4" w:space="0" w:color="auto"/>
              <w:right w:val="single" w:sz="4" w:space="0" w:color="auto"/>
            </w:tcBorders>
            <w:shd w:val="clear" w:color="auto" w:fill="auto"/>
            <w:noWrap/>
            <w:vAlign w:val="bottom"/>
          </w:tcPr>
          <w:p w14:paraId="7E4BF3FE" w14:textId="77777777" w:rsidR="003E3D5B" w:rsidRPr="005C5787" w:rsidRDefault="0090383E" w:rsidP="00CD7995">
            <w:pPr>
              <w:jc w:val="center"/>
              <w:rPr>
                <w:rFonts w:ascii="仿宋_GB2312" w:eastAsia="仿宋_GB2312" w:hAnsi="仿宋"/>
                <w:b/>
                <w:color w:val="000000"/>
                <w:sz w:val="22"/>
              </w:rPr>
            </w:pPr>
            <w:r>
              <w:rPr>
                <w:rFonts w:ascii="仿宋_GB2312" w:eastAsia="仿宋_GB2312" w:hAnsi="仿宋"/>
                <w:b/>
                <w:color w:val="000000"/>
                <w:sz w:val="22"/>
              </w:rPr>
              <w:t>54.00</w:t>
            </w:r>
            <w:r w:rsidR="008F0B9F" w:rsidRPr="005C5787">
              <w:rPr>
                <w:rFonts w:ascii="仿宋_GB2312" w:eastAsia="仿宋_GB2312" w:hAnsi="仿宋"/>
                <w:b/>
                <w:color w:val="000000"/>
                <w:sz w:val="22"/>
              </w:rPr>
              <w:t>%</w:t>
            </w:r>
          </w:p>
        </w:tc>
      </w:tr>
    </w:tbl>
    <w:p w14:paraId="16A51CA5" w14:textId="77777777" w:rsidR="003E3D5B" w:rsidRDefault="007653C9" w:rsidP="00F91E62">
      <w:pPr>
        <w:spacing w:line="560" w:lineRule="exact"/>
        <w:ind w:firstLineChars="200" w:firstLine="562"/>
        <w:rPr>
          <w:rFonts w:ascii="仿宋_GB2312" w:eastAsia="仿宋_GB2312" w:hAnsi="仿宋"/>
          <w:sz w:val="28"/>
        </w:rPr>
      </w:pPr>
      <w:r w:rsidRPr="005D7BA0">
        <w:rPr>
          <w:rFonts w:ascii="仿宋_GB2312" w:eastAsia="仿宋_GB2312" w:hAnsi="仿宋" w:hint="eastAsia"/>
          <w:b/>
          <w:sz w:val="28"/>
        </w:rPr>
        <w:t>从成份</w:t>
      </w:r>
      <w:proofErr w:type="gramStart"/>
      <w:r w:rsidRPr="005D7BA0">
        <w:rPr>
          <w:rFonts w:ascii="仿宋_GB2312" w:eastAsia="仿宋_GB2312" w:hAnsi="仿宋" w:hint="eastAsia"/>
          <w:b/>
          <w:sz w:val="28"/>
        </w:rPr>
        <w:t>股行业</w:t>
      </w:r>
      <w:proofErr w:type="gramEnd"/>
      <w:r w:rsidRPr="005D7BA0">
        <w:rPr>
          <w:rFonts w:ascii="仿宋_GB2312" w:eastAsia="仿宋_GB2312" w:hAnsi="仿宋" w:hint="eastAsia"/>
          <w:b/>
          <w:sz w:val="28"/>
        </w:rPr>
        <w:t>分布上看，</w:t>
      </w:r>
      <w:r w:rsidR="003E3D5B" w:rsidRPr="003E3D5B">
        <w:rPr>
          <w:rFonts w:ascii="仿宋_GB2312" w:eastAsia="仿宋_GB2312" w:hAnsi="仿宋" w:hint="eastAsia"/>
          <w:sz w:val="28"/>
        </w:rPr>
        <w:t>根据</w:t>
      </w:r>
      <w:r w:rsidR="008F0B9F">
        <w:rPr>
          <w:rFonts w:ascii="仿宋_GB2312" w:eastAsia="仿宋_GB2312" w:hAnsi="仿宋" w:hint="eastAsia"/>
          <w:sz w:val="28"/>
        </w:rPr>
        <w:t>中</w:t>
      </w:r>
      <w:proofErr w:type="gramStart"/>
      <w:r w:rsidR="008F0B9F">
        <w:rPr>
          <w:rFonts w:ascii="仿宋_GB2312" w:eastAsia="仿宋_GB2312" w:hAnsi="仿宋" w:hint="eastAsia"/>
          <w:sz w:val="28"/>
        </w:rPr>
        <w:t>证</w:t>
      </w:r>
      <w:r w:rsidR="003E3D5B" w:rsidRPr="003E3D5B">
        <w:rPr>
          <w:rFonts w:ascii="仿宋_GB2312" w:eastAsia="仿宋_GB2312" w:hAnsi="仿宋" w:hint="eastAsia"/>
          <w:sz w:val="28"/>
        </w:rPr>
        <w:t>行业</w:t>
      </w:r>
      <w:proofErr w:type="gramEnd"/>
      <w:r w:rsidR="003E3D5B" w:rsidRPr="003E3D5B">
        <w:rPr>
          <w:rFonts w:ascii="仿宋_GB2312" w:eastAsia="仿宋_GB2312" w:hAnsi="仿宋" w:hint="eastAsia"/>
          <w:sz w:val="28"/>
        </w:rPr>
        <w:t>分类，</w:t>
      </w:r>
      <w:r w:rsidR="0090383E">
        <w:rPr>
          <w:rFonts w:ascii="仿宋_GB2312" w:eastAsia="仿宋_GB2312" w:hAnsi="仿宋" w:hint="eastAsia"/>
          <w:sz w:val="28"/>
        </w:rPr>
        <w:t>8</w:t>
      </w:r>
      <w:r w:rsidR="0090383E">
        <w:rPr>
          <w:rFonts w:ascii="仿宋_GB2312" w:eastAsia="仿宋_GB2312" w:hAnsi="仿宋"/>
          <w:sz w:val="28"/>
        </w:rPr>
        <w:t>0</w:t>
      </w:r>
      <w:r w:rsidR="00767B73" w:rsidRPr="00767B73">
        <w:rPr>
          <w:rFonts w:ascii="仿宋_GB2312" w:eastAsia="仿宋_GB2312" w:hAnsi="仿宋"/>
          <w:sz w:val="28"/>
        </w:rPr>
        <w:t>只成份股覆盖了</w:t>
      </w:r>
      <w:r w:rsidR="00DD39CF">
        <w:rPr>
          <w:rFonts w:ascii="仿宋_GB2312" w:eastAsia="仿宋_GB2312" w:hAnsi="仿宋"/>
          <w:sz w:val="28"/>
        </w:rPr>
        <w:t>7</w:t>
      </w:r>
      <w:r w:rsidR="00767B73" w:rsidRPr="00767B73">
        <w:rPr>
          <w:rFonts w:ascii="仿宋_GB2312" w:eastAsia="仿宋_GB2312" w:hAnsi="仿宋"/>
          <w:sz w:val="28"/>
        </w:rPr>
        <w:t>个中证二级行业，</w:t>
      </w:r>
      <w:r w:rsidR="00DD39CF">
        <w:rPr>
          <w:rFonts w:ascii="仿宋_GB2312" w:eastAsia="仿宋_GB2312" w:hAnsi="仿宋"/>
          <w:sz w:val="28"/>
        </w:rPr>
        <w:t>9</w:t>
      </w:r>
      <w:r w:rsidR="00767B73" w:rsidRPr="00767B73">
        <w:rPr>
          <w:rFonts w:ascii="仿宋_GB2312" w:eastAsia="仿宋_GB2312" w:hAnsi="仿宋"/>
          <w:sz w:val="28"/>
        </w:rPr>
        <w:t>个中证三级行业，</w:t>
      </w:r>
      <w:r w:rsidR="00DD39CF">
        <w:rPr>
          <w:rFonts w:ascii="仿宋_GB2312" w:eastAsia="仿宋_GB2312" w:hAnsi="仿宋" w:hint="eastAsia"/>
          <w:sz w:val="28"/>
        </w:rPr>
        <w:t>1</w:t>
      </w:r>
      <w:r w:rsidR="00DD39CF">
        <w:rPr>
          <w:rFonts w:ascii="仿宋_GB2312" w:eastAsia="仿宋_GB2312" w:hAnsi="仿宋"/>
          <w:sz w:val="28"/>
        </w:rPr>
        <w:t>2</w:t>
      </w:r>
      <w:r w:rsidR="00767B73" w:rsidRPr="00767B73">
        <w:rPr>
          <w:rFonts w:ascii="仿宋_GB2312" w:eastAsia="仿宋_GB2312" w:hAnsi="仿宋"/>
          <w:sz w:val="28"/>
        </w:rPr>
        <w:t>个中证四级行业，</w:t>
      </w:r>
      <w:r w:rsidR="003E3D5B" w:rsidRPr="003E3D5B">
        <w:rPr>
          <w:rFonts w:ascii="仿宋_GB2312" w:eastAsia="仿宋_GB2312" w:hAnsi="仿宋"/>
          <w:sz w:val="28"/>
        </w:rPr>
        <w:t>成份</w:t>
      </w:r>
      <w:proofErr w:type="gramStart"/>
      <w:r w:rsidR="003E3D5B" w:rsidRPr="003E3D5B">
        <w:rPr>
          <w:rFonts w:ascii="仿宋_GB2312" w:eastAsia="仿宋_GB2312" w:hAnsi="仿宋"/>
          <w:sz w:val="28"/>
        </w:rPr>
        <w:t>券</w:t>
      </w:r>
      <w:proofErr w:type="gramEnd"/>
      <w:r w:rsidR="003E3D5B" w:rsidRPr="003E3D5B">
        <w:rPr>
          <w:rFonts w:ascii="仿宋_GB2312" w:eastAsia="仿宋_GB2312" w:hAnsi="仿宋"/>
          <w:sz w:val="28"/>
        </w:rPr>
        <w:t>分布较为广泛，符合分散投资的基本要求。根据</w:t>
      </w:r>
      <w:r w:rsidR="008F0B9F">
        <w:rPr>
          <w:rFonts w:ascii="仿宋_GB2312" w:eastAsia="仿宋_GB2312" w:hAnsi="仿宋" w:hint="eastAsia"/>
          <w:sz w:val="28"/>
        </w:rPr>
        <w:t>中证四</w:t>
      </w:r>
      <w:r w:rsidR="003E3D5B" w:rsidRPr="003E3D5B">
        <w:rPr>
          <w:rFonts w:ascii="仿宋_GB2312" w:eastAsia="仿宋_GB2312" w:hAnsi="仿宋"/>
          <w:sz w:val="28"/>
        </w:rPr>
        <w:t>级行业分类的前五大行业分布如下：</w:t>
      </w:r>
    </w:p>
    <w:tbl>
      <w:tblPr>
        <w:tblW w:w="0" w:type="auto"/>
        <w:jc w:val="center"/>
        <w:tblLayout w:type="fixed"/>
        <w:tblLook w:val="04A0" w:firstRow="1" w:lastRow="0" w:firstColumn="1" w:lastColumn="0" w:noHBand="0" w:noVBand="1"/>
      </w:tblPr>
      <w:tblGrid>
        <w:gridCol w:w="2972"/>
        <w:gridCol w:w="2074"/>
        <w:gridCol w:w="2075"/>
      </w:tblGrid>
      <w:tr w:rsidR="00767B73" w:rsidRPr="00B65032" w14:paraId="7EE766F2" w14:textId="77777777" w:rsidTr="00767B73">
        <w:trPr>
          <w:trHeight w:val="264"/>
          <w:jc w:val="center"/>
        </w:trPr>
        <w:tc>
          <w:tcPr>
            <w:tcW w:w="297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7489AFD" w14:textId="77777777" w:rsidR="00767B73" w:rsidRPr="00445694" w:rsidRDefault="00767B73" w:rsidP="00006CFD">
            <w:pPr>
              <w:jc w:val="center"/>
              <w:rPr>
                <w:rFonts w:ascii="仿宋_GB2312" w:eastAsia="仿宋_GB2312" w:cs="Arial"/>
                <w:b/>
                <w:szCs w:val="20"/>
              </w:rPr>
            </w:pPr>
            <w:r w:rsidRPr="00445694">
              <w:rPr>
                <w:rFonts w:ascii="仿宋_GB2312" w:eastAsia="仿宋_GB2312" w:cs="Arial" w:hint="eastAsia"/>
                <w:b/>
                <w:szCs w:val="20"/>
              </w:rPr>
              <w:t>中证四级行业</w:t>
            </w:r>
          </w:p>
        </w:tc>
        <w:tc>
          <w:tcPr>
            <w:tcW w:w="2074" w:type="dxa"/>
            <w:tcBorders>
              <w:top w:val="single" w:sz="4" w:space="0" w:color="auto"/>
              <w:left w:val="nil"/>
              <w:bottom w:val="single" w:sz="4" w:space="0" w:color="auto"/>
              <w:right w:val="single" w:sz="4" w:space="0" w:color="auto"/>
            </w:tcBorders>
            <w:shd w:val="clear" w:color="auto" w:fill="auto"/>
            <w:noWrap/>
            <w:vAlign w:val="bottom"/>
            <w:hideMark/>
          </w:tcPr>
          <w:p w14:paraId="176ECCD4" w14:textId="77777777" w:rsidR="00767B73" w:rsidRPr="00445694" w:rsidRDefault="00767B73" w:rsidP="00006CFD">
            <w:pPr>
              <w:jc w:val="center"/>
              <w:rPr>
                <w:rFonts w:ascii="仿宋_GB2312" w:eastAsia="仿宋_GB2312" w:cs="Arial"/>
                <w:b/>
                <w:szCs w:val="20"/>
              </w:rPr>
            </w:pPr>
            <w:r w:rsidRPr="00445694">
              <w:rPr>
                <w:rFonts w:ascii="仿宋_GB2312" w:eastAsia="仿宋_GB2312" w:cs="Arial" w:hint="eastAsia"/>
                <w:b/>
                <w:szCs w:val="20"/>
              </w:rPr>
              <w:t>成份股数量</w:t>
            </w:r>
          </w:p>
        </w:tc>
        <w:tc>
          <w:tcPr>
            <w:tcW w:w="2075" w:type="dxa"/>
            <w:tcBorders>
              <w:top w:val="single" w:sz="4" w:space="0" w:color="auto"/>
              <w:left w:val="nil"/>
              <w:bottom w:val="single" w:sz="4" w:space="0" w:color="auto"/>
              <w:right w:val="single" w:sz="4" w:space="0" w:color="auto"/>
            </w:tcBorders>
            <w:shd w:val="clear" w:color="auto" w:fill="auto"/>
            <w:noWrap/>
            <w:vAlign w:val="bottom"/>
            <w:hideMark/>
          </w:tcPr>
          <w:p w14:paraId="10B4B098" w14:textId="77777777" w:rsidR="00767B73" w:rsidRPr="00445694" w:rsidRDefault="00767B73" w:rsidP="00006CFD">
            <w:pPr>
              <w:jc w:val="center"/>
              <w:rPr>
                <w:rFonts w:ascii="仿宋_GB2312" w:eastAsia="仿宋_GB2312" w:cs="Arial"/>
                <w:b/>
                <w:szCs w:val="20"/>
              </w:rPr>
            </w:pPr>
            <w:r w:rsidRPr="00445694">
              <w:rPr>
                <w:rFonts w:ascii="仿宋_GB2312" w:eastAsia="仿宋_GB2312" w:cs="Arial" w:hint="eastAsia"/>
                <w:b/>
                <w:szCs w:val="20"/>
              </w:rPr>
              <w:t>权重</w:t>
            </w:r>
            <w:r>
              <w:rPr>
                <w:rFonts w:ascii="仿宋_GB2312" w:eastAsia="仿宋_GB2312" w:cs="Arial" w:hint="eastAsia"/>
                <w:b/>
                <w:szCs w:val="20"/>
              </w:rPr>
              <w:t>（%）</w:t>
            </w:r>
          </w:p>
        </w:tc>
      </w:tr>
      <w:tr w:rsidR="0082622B" w:rsidRPr="00B65032" w14:paraId="6B05F791" w14:textId="77777777" w:rsidTr="0038544E">
        <w:trPr>
          <w:trHeight w:val="264"/>
          <w:jc w:val="center"/>
        </w:trPr>
        <w:tc>
          <w:tcPr>
            <w:tcW w:w="297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E6546CE" w14:textId="77777777" w:rsidR="0082622B" w:rsidRPr="0082622B" w:rsidRDefault="0082622B" w:rsidP="0082622B">
            <w:pPr>
              <w:jc w:val="center"/>
              <w:rPr>
                <w:rFonts w:ascii="仿宋_GB2312" w:eastAsia="仿宋_GB2312" w:cs="Arial"/>
                <w:szCs w:val="20"/>
              </w:rPr>
            </w:pPr>
            <w:r w:rsidRPr="0082622B">
              <w:rPr>
                <w:rFonts w:ascii="仿宋_GB2312" w:eastAsia="仿宋_GB2312" w:cs="Arial" w:hint="eastAsia"/>
                <w:szCs w:val="20"/>
              </w:rPr>
              <w:t>电网自动化</w:t>
            </w:r>
          </w:p>
        </w:tc>
        <w:tc>
          <w:tcPr>
            <w:tcW w:w="2074" w:type="dxa"/>
            <w:tcBorders>
              <w:top w:val="single" w:sz="4" w:space="0" w:color="auto"/>
              <w:left w:val="nil"/>
              <w:bottom w:val="single" w:sz="4" w:space="0" w:color="auto"/>
              <w:right w:val="single" w:sz="4" w:space="0" w:color="auto"/>
            </w:tcBorders>
            <w:shd w:val="clear" w:color="auto" w:fill="auto"/>
            <w:noWrap/>
            <w:vAlign w:val="center"/>
            <w:hideMark/>
          </w:tcPr>
          <w:p w14:paraId="5E5A0E19" w14:textId="77777777" w:rsidR="0082622B" w:rsidRPr="0082622B" w:rsidRDefault="0082622B" w:rsidP="0082622B">
            <w:pPr>
              <w:jc w:val="center"/>
              <w:rPr>
                <w:rFonts w:ascii="仿宋_GB2312" w:eastAsia="仿宋_GB2312" w:cs="Arial"/>
                <w:szCs w:val="20"/>
              </w:rPr>
            </w:pPr>
            <w:r w:rsidRPr="0082622B">
              <w:rPr>
                <w:rFonts w:ascii="仿宋_GB2312" w:eastAsia="仿宋_GB2312" w:cs="Arial" w:hint="eastAsia"/>
                <w:szCs w:val="20"/>
              </w:rPr>
              <w:t>25</w:t>
            </w:r>
          </w:p>
        </w:tc>
        <w:tc>
          <w:tcPr>
            <w:tcW w:w="2075" w:type="dxa"/>
            <w:tcBorders>
              <w:top w:val="single" w:sz="4" w:space="0" w:color="auto"/>
              <w:left w:val="nil"/>
              <w:bottom w:val="single" w:sz="4" w:space="0" w:color="auto"/>
              <w:right w:val="single" w:sz="4" w:space="0" w:color="auto"/>
            </w:tcBorders>
            <w:shd w:val="clear" w:color="auto" w:fill="auto"/>
            <w:noWrap/>
            <w:vAlign w:val="center"/>
            <w:hideMark/>
          </w:tcPr>
          <w:p w14:paraId="3FDBB6F0" w14:textId="77777777" w:rsidR="0082622B" w:rsidRPr="0082622B" w:rsidRDefault="0082622B" w:rsidP="0082622B">
            <w:pPr>
              <w:jc w:val="center"/>
              <w:rPr>
                <w:rFonts w:ascii="仿宋_GB2312" w:eastAsia="仿宋_GB2312" w:cs="Arial"/>
                <w:szCs w:val="20"/>
              </w:rPr>
            </w:pPr>
            <w:r w:rsidRPr="0082622B">
              <w:rPr>
                <w:rFonts w:ascii="仿宋_GB2312" w:eastAsia="仿宋_GB2312" w:cs="Arial" w:hint="eastAsia"/>
                <w:szCs w:val="20"/>
              </w:rPr>
              <w:t>28.36</w:t>
            </w:r>
          </w:p>
        </w:tc>
      </w:tr>
      <w:tr w:rsidR="0082622B" w:rsidRPr="00B65032" w14:paraId="63582C7A" w14:textId="77777777" w:rsidTr="0038544E">
        <w:trPr>
          <w:trHeight w:val="264"/>
          <w:jc w:val="center"/>
        </w:trPr>
        <w:tc>
          <w:tcPr>
            <w:tcW w:w="297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EF76278" w14:textId="77777777" w:rsidR="0082622B" w:rsidRPr="0082622B" w:rsidRDefault="0082622B" w:rsidP="0082622B">
            <w:pPr>
              <w:jc w:val="center"/>
              <w:rPr>
                <w:rFonts w:ascii="仿宋_GB2312" w:eastAsia="仿宋_GB2312" w:cs="Arial"/>
                <w:szCs w:val="20"/>
              </w:rPr>
            </w:pPr>
            <w:r w:rsidRPr="0082622B">
              <w:rPr>
                <w:rFonts w:ascii="仿宋_GB2312" w:eastAsia="仿宋_GB2312" w:cs="Arial" w:hint="eastAsia"/>
                <w:szCs w:val="20"/>
              </w:rPr>
              <w:lastRenderedPageBreak/>
              <w:t>配电设备</w:t>
            </w:r>
          </w:p>
        </w:tc>
        <w:tc>
          <w:tcPr>
            <w:tcW w:w="2074" w:type="dxa"/>
            <w:tcBorders>
              <w:top w:val="single" w:sz="4" w:space="0" w:color="auto"/>
              <w:left w:val="nil"/>
              <w:bottom w:val="single" w:sz="4" w:space="0" w:color="auto"/>
              <w:right w:val="single" w:sz="4" w:space="0" w:color="auto"/>
            </w:tcBorders>
            <w:shd w:val="clear" w:color="auto" w:fill="auto"/>
            <w:noWrap/>
            <w:vAlign w:val="center"/>
            <w:hideMark/>
          </w:tcPr>
          <w:p w14:paraId="53898BE8" w14:textId="77777777" w:rsidR="0082622B" w:rsidRPr="0082622B" w:rsidRDefault="0082622B" w:rsidP="0082622B">
            <w:pPr>
              <w:jc w:val="center"/>
              <w:rPr>
                <w:rFonts w:ascii="仿宋_GB2312" w:eastAsia="仿宋_GB2312" w:cs="Arial"/>
                <w:szCs w:val="20"/>
              </w:rPr>
            </w:pPr>
            <w:r w:rsidRPr="0082622B">
              <w:rPr>
                <w:rFonts w:ascii="仿宋_GB2312" w:eastAsia="仿宋_GB2312" w:cs="Arial" w:hint="eastAsia"/>
                <w:szCs w:val="20"/>
              </w:rPr>
              <w:t>14</w:t>
            </w:r>
          </w:p>
        </w:tc>
        <w:tc>
          <w:tcPr>
            <w:tcW w:w="2075" w:type="dxa"/>
            <w:tcBorders>
              <w:top w:val="single" w:sz="4" w:space="0" w:color="auto"/>
              <w:left w:val="nil"/>
              <w:bottom w:val="single" w:sz="4" w:space="0" w:color="auto"/>
              <w:right w:val="single" w:sz="4" w:space="0" w:color="auto"/>
            </w:tcBorders>
            <w:shd w:val="clear" w:color="auto" w:fill="auto"/>
            <w:noWrap/>
            <w:vAlign w:val="center"/>
            <w:hideMark/>
          </w:tcPr>
          <w:p w14:paraId="5EC915DA" w14:textId="77777777" w:rsidR="0082622B" w:rsidRPr="0082622B" w:rsidRDefault="0082622B" w:rsidP="0082622B">
            <w:pPr>
              <w:jc w:val="center"/>
              <w:rPr>
                <w:rFonts w:ascii="仿宋_GB2312" w:eastAsia="仿宋_GB2312" w:cs="Arial"/>
                <w:szCs w:val="20"/>
              </w:rPr>
            </w:pPr>
            <w:r w:rsidRPr="0082622B">
              <w:rPr>
                <w:rFonts w:ascii="仿宋_GB2312" w:eastAsia="仿宋_GB2312" w:cs="Arial" w:hint="eastAsia"/>
                <w:szCs w:val="20"/>
              </w:rPr>
              <w:t>19.38</w:t>
            </w:r>
          </w:p>
        </w:tc>
      </w:tr>
      <w:tr w:rsidR="0082622B" w:rsidRPr="00B65032" w14:paraId="0A4154C8" w14:textId="77777777" w:rsidTr="0038544E">
        <w:trPr>
          <w:trHeight w:val="264"/>
          <w:jc w:val="center"/>
        </w:trPr>
        <w:tc>
          <w:tcPr>
            <w:tcW w:w="297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8AF2DD2" w14:textId="77777777" w:rsidR="0082622B" w:rsidRPr="0082622B" w:rsidRDefault="0082622B" w:rsidP="0082622B">
            <w:pPr>
              <w:jc w:val="center"/>
              <w:rPr>
                <w:rFonts w:ascii="仿宋_GB2312" w:eastAsia="仿宋_GB2312" w:cs="Arial"/>
                <w:szCs w:val="20"/>
              </w:rPr>
            </w:pPr>
            <w:r w:rsidRPr="0082622B">
              <w:rPr>
                <w:rFonts w:ascii="仿宋_GB2312" w:eastAsia="仿宋_GB2312" w:cs="Arial" w:hint="eastAsia"/>
                <w:szCs w:val="20"/>
              </w:rPr>
              <w:t>线缆及其他</w:t>
            </w:r>
          </w:p>
        </w:tc>
        <w:tc>
          <w:tcPr>
            <w:tcW w:w="2074" w:type="dxa"/>
            <w:tcBorders>
              <w:top w:val="single" w:sz="4" w:space="0" w:color="auto"/>
              <w:left w:val="nil"/>
              <w:bottom w:val="single" w:sz="4" w:space="0" w:color="auto"/>
              <w:right w:val="single" w:sz="4" w:space="0" w:color="auto"/>
            </w:tcBorders>
            <w:shd w:val="clear" w:color="auto" w:fill="auto"/>
            <w:noWrap/>
            <w:vAlign w:val="center"/>
            <w:hideMark/>
          </w:tcPr>
          <w:p w14:paraId="037DA18B" w14:textId="77777777" w:rsidR="0082622B" w:rsidRPr="0082622B" w:rsidRDefault="0082622B" w:rsidP="0082622B">
            <w:pPr>
              <w:jc w:val="center"/>
              <w:rPr>
                <w:rFonts w:ascii="仿宋_GB2312" w:eastAsia="仿宋_GB2312" w:cs="Arial"/>
                <w:szCs w:val="20"/>
              </w:rPr>
            </w:pPr>
            <w:r w:rsidRPr="0082622B">
              <w:rPr>
                <w:rFonts w:ascii="仿宋_GB2312" w:eastAsia="仿宋_GB2312" w:cs="Arial" w:hint="eastAsia"/>
                <w:szCs w:val="20"/>
              </w:rPr>
              <w:t>23</w:t>
            </w:r>
          </w:p>
        </w:tc>
        <w:tc>
          <w:tcPr>
            <w:tcW w:w="2075" w:type="dxa"/>
            <w:tcBorders>
              <w:top w:val="single" w:sz="4" w:space="0" w:color="auto"/>
              <w:left w:val="nil"/>
              <w:bottom w:val="single" w:sz="4" w:space="0" w:color="auto"/>
              <w:right w:val="single" w:sz="4" w:space="0" w:color="auto"/>
            </w:tcBorders>
            <w:shd w:val="clear" w:color="auto" w:fill="auto"/>
            <w:noWrap/>
            <w:vAlign w:val="center"/>
            <w:hideMark/>
          </w:tcPr>
          <w:p w14:paraId="05AAF338" w14:textId="77777777" w:rsidR="0082622B" w:rsidRPr="0082622B" w:rsidRDefault="0082622B" w:rsidP="0082622B">
            <w:pPr>
              <w:jc w:val="center"/>
              <w:rPr>
                <w:rFonts w:ascii="仿宋_GB2312" w:eastAsia="仿宋_GB2312" w:cs="Arial"/>
                <w:szCs w:val="20"/>
              </w:rPr>
            </w:pPr>
            <w:r w:rsidRPr="0082622B">
              <w:rPr>
                <w:rFonts w:ascii="仿宋_GB2312" w:eastAsia="仿宋_GB2312" w:cs="Arial" w:hint="eastAsia"/>
                <w:szCs w:val="20"/>
              </w:rPr>
              <w:t>15.77</w:t>
            </w:r>
          </w:p>
        </w:tc>
      </w:tr>
      <w:tr w:rsidR="0082622B" w:rsidRPr="00B65032" w14:paraId="47E87AB3" w14:textId="77777777" w:rsidTr="0038544E">
        <w:trPr>
          <w:trHeight w:val="264"/>
          <w:jc w:val="center"/>
        </w:trPr>
        <w:tc>
          <w:tcPr>
            <w:tcW w:w="297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75E414B" w14:textId="77777777" w:rsidR="0082622B" w:rsidRPr="0082622B" w:rsidRDefault="0082622B" w:rsidP="0082622B">
            <w:pPr>
              <w:jc w:val="center"/>
              <w:rPr>
                <w:rFonts w:ascii="仿宋_GB2312" w:eastAsia="仿宋_GB2312" w:cs="Arial"/>
                <w:szCs w:val="20"/>
              </w:rPr>
            </w:pPr>
            <w:r w:rsidRPr="0082622B">
              <w:rPr>
                <w:rFonts w:ascii="仿宋_GB2312" w:eastAsia="仿宋_GB2312" w:cs="Arial" w:hint="eastAsia"/>
                <w:szCs w:val="20"/>
              </w:rPr>
              <w:t>光</w:t>
            </w:r>
            <w:proofErr w:type="gramStart"/>
            <w:r w:rsidRPr="0082622B">
              <w:rPr>
                <w:rFonts w:ascii="仿宋_GB2312" w:eastAsia="仿宋_GB2312" w:cs="Arial" w:hint="eastAsia"/>
                <w:szCs w:val="20"/>
              </w:rPr>
              <w:t>伏设备</w:t>
            </w:r>
            <w:proofErr w:type="gramEnd"/>
          </w:p>
        </w:tc>
        <w:tc>
          <w:tcPr>
            <w:tcW w:w="2074" w:type="dxa"/>
            <w:tcBorders>
              <w:top w:val="single" w:sz="4" w:space="0" w:color="auto"/>
              <w:left w:val="nil"/>
              <w:bottom w:val="single" w:sz="4" w:space="0" w:color="auto"/>
              <w:right w:val="single" w:sz="4" w:space="0" w:color="auto"/>
            </w:tcBorders>
            <w:shd w:val="clear" w:color="auto" w:fill="auto"/>
            <w:noWrap/>
            <w:vAlign w:val="center"/>
            <w:hideMark/>
          </w:tcPr>
          <w:p w14:paraId="45FB9C68" w14:textId="77777777" w:rsidR="0082622B" w:rsidRPr="0082622B" w:rsidRDefault="0082622B" w:rsidP="0082622B">
            <w:pPr>
              <w:jc w:val="center"/>
              <w:rPr>
                <w:rFonts w:ascii="仿宋_GB2312" w:eastAsia="仿宋_GB2312" w:cs="Arial"/>
                <w:szCs w:val="20"/>
              </w:rPr>
            </w:pPr>
            <w:r w:rsidRPr="0082622B">
              <w:rPr>
                <w:rFonts w:ascii="仿宋_GB2312" w:eastAsia="仿宋_GB2312" w:cs="Arial" w:hint="eastAsia"/>
                <w:szCs w:val="20"/>
              </w:rPr>
              <w:t>1</w:t>
            </w:r>
          </w:p>
        </w:tc>
        <w:tc>
          <w:tcPr>
            <w:tcW w:w="2075" w:type="dxa"/>
            <w:tcBorders>
              <w:top w:val="single" w:sz="4" w:space="0" w:color="auto"/>
              <w:left w:val="nil"/>
              <w:bottom w:val="single" w:sz="4" w:space="0" w:color="auto"/>
              <w:right w:val="single" w:sz="4" w:space="0" w:color="auto"/>
            </w:tcBorders>
            <w:shd w:val="clear" w:color="auto" w:fill="auto"/>
            <w:noWrap/>
            <w:vAlign w:val="center"/>
            <w:hideMark/>
          </w:tcPr>
          <w:p w14:paraId="60AC2A88" w14:textId="77777777" w:rsidR="0082622B" w:rsidRPr="0082622B" w:rsidRDefault="0082622B" w:rsidP="0082622B">
            <w:pPr>
              <w:jc w:val="center"/>
              <w:rPr>
                <w:rFonts w:ascii="仿宋_GB2312" w:eastAsia="仿宋_GB2312" w:cs="Arial"/>
                <w:szCs w:val="20"/>
              </w:rPr>
            </w:pPr>
            <w:r w:rsidRPr="0082622B">
              <w:rPr>
                <w:rFonts w:ascii="仿宋_GB2312" w:eastAsia="仿宋_GB2312" w:cs="Arial" w:hint="eastAsia"/>
                <w:szCs w:val="20"/>
              </w:rPr>
              <w:t>10.95</w:t>
            </w:r>
          </w:p>
        </w:tc>
      </w:tr>
      <w:tr w:rsidR="0082622B" w:rsidRPr="00B65032" w14:paraId="2D8A4DBD" w14:textId="77777777" w:rsidTr="0038544E">
        <w:trPr>
          <w:trHeight w:val="264"/>
          <w:jc w:val="center"/>
        </w:trPr>
        <w:tc>
          <w:tcPr>
            <w:tcW w:w="297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CB7EFF5" w14:textId="77777777" w:rsidR="0082622B" w:rsidRPr="0082622B" w:rsidRDefault="0082622B" w:rsidP="0082622B">
            <w:pPr>
              <w:jc w:val="center"/>
              <w:rPr>
                <w:rFonts w:ascii="仿宋_GB2312" w:eastAsia="仿宋_GB2312" w:cs="Arial"/>
                <w:szCs w:val="20"/>
              </w:rPr>
            </w:pPr>
            <w:r w:rsidRPr="0082622B">
              <w:rPr>
                <w:rFonts w:ascii="仿宋_GB2312" w:eastAsia="仿宋_GB2312" w:cs="Arial" w:hint="eastAsia"/>
                <w:szCs w:val="20"/>
              </w:rPr>
              <w:t>输变电设备</w:t>
            </w:r>
          </w:p>
        </w:tc>
        <w:tc>
          <w:tcPr>
            <w:tcW w:w="2074" w:type="dxa"/>
            <w:tcBorders>
              <w:top w:val="single" w:sz="4" w:space="0" w:color="auto"/>
              <w:left w:val="nil"/>
              <w:bottom w:val="single" w:sz="4" w:space="0" w:color="auto"/>
              <w:right w:val="single" w:sz="4" w:space="0" w:color="auto"/>
            </w:tcBorders>
            <w:shd w:val="clear" w:color="auto" w:fill="auto"/>
            <w:noWrap/>
            <w:vAlign w:val="center"/>
            <w:hideMark/>
          </w:tcPr>
          <w:p w14:paraId="777D560E" w14:textId="77777777" w:rsidR="0082622B" w:rsidRPr="0082622B" w:rsidRDefault="0082622B" w:rsidP="0082622B">
            <w:pPr>
              <w:jc w:val="center"/>
              <w:rPr>
                <w:rFonts w:ascii="仿宋_GB2312" w:eastAsia="仿宋_GB2312" w:cs="Arial"/>
                <w:szCs w:val="20"/>
              </w:rPr>
            </w:pPr>
            <w:r w:rsidRPr="0082622B">
              <w:rPr>
                <w:rFonts w:ascii="仿宋_GB2312" w:eastAsia="仿宋_GB2312" w:cs="Arial" w:hint="eastAsia"/>
                <w:szCs w:val="20"/>
              </w:rPr>
              <w:t>9</w:t>
            </w:r>
          </w:p>
        </w:tc>
        <w:tc>
          <w:tcPr>
            <w:tcW w:w="2075" w:type="dxa"/>
            <w:tcBorders>
              <w:top w:val="single" w:sz="4" w:space="0" w:color="auto"/>
              <w:left w:val="nil"/>
              <w:bottom w:val="single" w:sz="4" w:space="0" w:color="auto"/>
              <w:right w:val="single" w:sz="4" w:space="0" w:color="auto"/>
            </w:tcBorders>
            <w:shd w:val="clear" w:color="auto" w:fill="auto"/>
            <w:noWrap/>
            <w:vAlign w:val="center"/>
            <w:hideMark/>
          </w:tcPr>
          <w:p w14:paraId="1E5B3EF0" w14:textId="77777777" w:rsidR="0082622B" w:rsidRPr="0082622B" w:rsidRDefault="0082622B" w:rsidP="0082622B">
            <w:pPr>
              <w:jc w:val="center"/>
              <w:rPr>
                <w:rFonts w:ascii="仿宋_GB2312" w:eastAsia="仿宋_GB2312" w:cs="Arial"/>
                <w:szCs w:val="20"/>
              </w:rPr>
            </w:pPr>
            <w:r w:rsidRPr="0082622B">
              <w:rPr>
                <w:rFonts w:ascii="仿宋_GB2312" w:eastAsia="仿宋_GB2312" w:cs="Arial" w:hint="eastAsia"/>
                <w:szCs w:val="20"/>
              </w:rPr>
              <w:t>10.77</w:t>
            </w:r>
          </w:p>
        </w:tc>
      </w:tr>
      <w:tr w:rsidR="0082622B" w:rsidRPr="00B65032" w14:paraId="4DC0DAA8" w14:textId="77777777" w:rsidTr="0038544E">
        <w:trPr>
          <w:trHeight w:val="264"/>
          <w:jc w:val="center"/>
        </w:trPr>
        <w:tc>
          <w:tcPr>
            <w:tcW w:w="297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DD50941" w14:textId="77777777" w:rsidR="0082622B" w:rsidRPr="00445694" w:rsidRDefault="0082622B" w:rsidP="0082622B">
            <w:pPr>
              <w:jc w:val="center"/>
              <w:rPr>
                <w:rFonts w:ascii="仿宋_GB2312" w:eastAsia="仿宋_GB2312" w:cs="Arial"/>
                <w:b/>
                <w:szCs w:val="20"/>
              </w:rPr>
            </w:pPr>
            <w:r w:rsidRPr="00445694">
              <w:rPr>
                <w:rFonts w:ascii="仿宋_GB2312" w:eastAsia="仿宋_GB2312" w:cs="Arial" w:hint="eastAsia"/>
                <w:b/>
                <w:szCs w:val="20"/>
              </w:rPr>
              <w:t>前五大行业合计</w:t>
            </w:r>
          </w:p>
        </w:tc>
        <w:tc>
          <w:tcPr>
            <w:tcW w:w="2074" w:type="dxa"/>
            <w:tcBorders>
              <w:top w:val="single" w:sz="4" w:space="0" w:color="auto"/>
              <w:left w:val="nil"/>
              <w:bottom w:val="single" w:sz="4" w:space="0" w:color="auto"/>
              <w:right w:val="single" w:sz="4" w:space="0" w:color="auto"/>
            </w:tcBorders>
            <w:shd w:val="clear" w:color="auto" w:fill="auto"/>
            <w:noWrap/>
            <w:vAlign w:val="center"/>
            <w:hideMark/>
          </w:tcPr>
          <w:p w14:paraId="60D0C1ED" w14:textId="77777777" w:rsidR="0082622B" w:rsidRPr="00445694" w:rsidRDefault="0082622B" w:rsidP="0082622B">
            <w:pPr>
              <w:jc w:val="center"/>
              <w:rPr>
                <w:rFonts w:ascii="仿宋_GB2312" w:eastAsia="仿宋_GB2312" w:cs="Arial"/>
                <w:b/>
                <w:szCs w:val="20"/>
              </w:rPr>
            </w:pPr>
            <w:r w:rsidRPr="0082622B">
              <w:rPr>
                <w:rFonts w:ascii="仿宋_GB2312" w:eastAsia="仿宋_GB2312" w:cs="Arial" w:hint="eastAsia"/>
                <w:b/>
                <w:szCs w:val="20"/>
              </w:rPr>
              <w:t>72</w:t>
            </w:r>
          </w:p>
        </w:tc>
        <w:tc>
          <w:tcPr>
            <w:tcW w:w="2075" w:type="dxa"/>
            <w:tcBorders>
              <w:top w:val="single" w:sz="4" w:space="0" w:color="auto"/>
              <w:left w:val="nil"/>
              <w:bottom w:val="single" w:sz="4" w:space="0" w:color="auto"/>
              <w:right w:val="single" w:sz="4" w:space="0" w:color="auto"/>
            </w:tcBorders>
            <w:shd w:val="clear" w:color="auto" w:fill="auto"/>
            <w:noWrap/>
            <w:vAlign w:val="center"/>
            <w:hideMark/>
          </w:tcPr>
          <w:p w14:paraId="43AC8D98" w14:textId="77777777" w:rsidR="0082622B" w:rsidRPr="00445694" w:rsidRDefault="0082622B" w:rsidP="0082622B">
            <w:pPr>
              <w:jc w:val="center"/>
              <w:rPr>
                <w:rFonts w:ascii="仿宋_GB2312" w:eastAsia="仿宋_GB2312" w:cs="Arial"/>
                <w:b/>
                <w:szCs w:val="20"/>
              </w:rPr>
            </w:pPr>
            <w:r w:rsidRPr="0082622B">
              <w:rPr>
                <w:rFonts w:ascii="仿宋_GB2312" w:eastAsia="仿宋_GB2312" w:cs="Arial" w:hint="eastAsia"/>
                <w:b/>
                <w:szCs w:val="20"/>
              </w:rPr>
              <w:t>85.23</w:t>
            </w:r>
          </w:p>
        </w:tc>
      </w:tr>
    </w:tbl>
    <w:p w14:paraId="7A914215" w14:textId="77777777" w:rsidR="00681B55" w:rsidRPr="005D7BA0" w:rsidRDefault="00681B55" w:rsidP="00681B55">
      <w:pPr>
        <w:spacing w:line="550" w:lineRule="exact"/>
        <w:ind w:firstLineChars="200" w:firstLine="562"/>
        <w:rPr>
          <w:rFonts w:ascii="仿宋_GB2312" w:eastAsia="仿宋_GB2312" w:hAnsi="仿宋"/>
          <w:b/>
          <w:sz w:val="28"/>
        </w:rPr>
      </w:pPr>
      <w:r w:rsidRPr="005D7BA0">
        <w:rPr>
          <w:rFonts w:ascii="仿宋_GB2312" w:eastAsia="仿宋_GB2312" w:hAnsi="仿宋" w:hint="eastAsia"/>
          <w:b/>
          <w:sz w:val="28"/>
        </w:rPr>
        <w:t>2、市场容量</w:t>
      </w:r>
    </w:p>
    <w:p w14:paraId="31A124C7" w14:textId="77777777" w:rsidR="00681B55" w:rsidRPr="00A94F3F" w:rsidRDefault="00681B55" w:rsidP="00681B55">
      <w:pPr>
        <w:spacing w:line="560" w:lineRule="exact"/>
        <w:ind w:firstLineChars="200" w:firstLine="562"/>
        <w:rPr>
          <w:rFonts w:ascii="仿宋_GB2312" w:eastAsia="仿宋_GB2312" w:hAnsi="仿宋"/>
          <w:sz w:val="28"/>
        </w:rPr>
      </w:pPr>
      <w:r w:rsidRPr="00A94F3F">
        <w:rPr>
          <w:rFonts w:ascii="仿宋_GB2312" w:eastAsia="仿宋_GB2312" w:hAnsi="仿宋" w:hint="eastAsia"/>
          <w:b/>
          <w:sz w:val="28"/>
        </w:rPr>
        <w:t>从成</w:t>
      </w:r>
      <w:r>
        <w:rPr>
          <w:rFonts w:ascii="仿宋_GB2312" w:eastAsia="仿宋_GB2312" w:hAnsi="仿宋" w:hint="eastAsia"/>
          <w:b/>
          <w:sz w:val="28"/>
        </w:rPr>
        <w:t>份股日均成交额、自由流通市值</w:t>
      </w:r>
      <w:r w:rsidRPr="00A94F3F">
        <w:rPr>
          <w:rFonts w:ascii="仿宋_GB2312" w:eastAsia="仿宋_GB2312" w:hAnsi="仿宋" w:hint="eastAsia"/>
          <w:b/>
          <w:sz w:val="28"/>
        </w:rPr>
        <w:t>两个角度</w:t>
      </w:r>
      <w:r w:rsidRPr="00A94F3F">
        <w:rPr>
          <w:rFonts w:ascii="仿宋_GB2312" w:eastAsia="仿宋_GB2312" w:hAnsi="仿宋" w:hint="eastAsia"/>
          <w:sz w:val="28"/>
        </w:rPr>
        <w:t>预估指数的市场容量，经评估测算当前指数可以支持的市场规模预计在</w:t>
      </w:r>
      <w:r w:rsidR="008B3A1A">
        <w:rPr>
          <w:rFonts w:ascii="仿宋_GB2312" w:eastAsia="仿宋_GB2312" w:hAnsi="仿宋"/>
          <w:sz w:val="28"/>
        </w:rPr>
        <w:t>170</w:t>
      </w:r>
      <w:r>
        <w:rPr>
          <w:rFonts w:ascii="仿宋_GB2312" w:eastAsia="仿宋_GB2312" w:hAnsi="仿宋" w:hint="eastAsia"/>
          <w:sz w:val="28"/>
        </w:rPr>
        <w:t>亿左右</w:t>
      </w:r>
      <w:r w:rsidRPr="00A94F3F">
        <w:rPr>
          <w:rFonts w:ascii="仿宋_GB2312" w:eastAsia="仿宋_GB2312" w:hAnsi="仿宋" w:hint="eastAsia"/>
          <w:sz w:val="28"/>
        </w:rPr>
        <w:t>。</w:t>
      </w:r>
      <w:r w:rsidRPr="00A94F3F">
        <w:rPr>
          <w:rFonts w:ascii="仿宋_GB2312" w:eastAsia="仿宋_GB2312" w:hAnsi="仿宋"/>
          <w:sz w:val="28"/>
        </w:rPr>
        <w:t>具体分析如下</w:t>
      </w:r>
      <w:r w:rsidRPr="00A94F3F">
        <w:rPr>
          <w:rFonts w:ascii="仿宋_GB2312" w:eastAsia="仿宋_GB2312" w:hAnsi="仿宋" w:hint="eastAsia"/>
          <w:sz w:val="28"/>
        </w:rPr>
        <w:t>：</w:t>
      </w:r>
    </w:p>
    <w:p w14:paraId="0E0CB798" w14:textId="77777777" w:rsidR="00681B55" w:rsidRPr="003C3F8D" w:rsidRDefault="00681B55" w:rsidP="00681B55">
      <w:pPr>
        <w:spacing w:line="560" w:lineRule="exact"/>
        <w:ind w:firstLineChars="200" w:firstLine="562"/>
        <w:rPr>
          <w:rFonts w:ascii="仿宋_GB2312" w:eastAsia="仿宋_GB2312" w:hAnsi="仿宋"/>
          <w:sz w:val="28"/>
        </w:rPr>
      </w:pPr>
      <w:r>
        <w:rPr>
          <w:rFonts w:ascii="仿宋_GB2312" w:eastAsia="仿宋_GB2312" w:hAnsi="仿宋" w:hint="eastAsia"/>
          <w:b/>
          <w:sz w:val="28"/>
        </w:rPr>
        <w:t>（1）从成份股日均成交额角度进行分析：</w:t>
      </w:r>
      <w:r w:rsidR="00757E37" w:rsidRPr="00C86E5D">
        <w:rPr>
          <w:rFonts w:ascii="仿宋_GB2312" w:eastAsia="仿宋_GB2312" w:hAnsi="仿宋" w:hint="eastAsia"/>
          <w:sz w:val="28"/>
        </w:rPr>
        <w:t>根据基金合同约定，单日</w:t>
      </w:r>
      <w:proofErr w:type="gramStart"/>
      <w:r w:rsidR="00757E37" w:rsidRPr="00C86E5D">
        <w:rPr>
          <w:rFonts w:ascii="仿宋_GB2312" w:eastAsia="仿宋_GB2312" w:hAnsi="仿宋" w:hint="eastAsia"/>
          <w:sz w:val="28"/>
        </w:rPr>
        <w:t>申赎规模</w:t>
      </w:r>
      <w:proofErr w:type="gramEnd"/>
      <w:r w:rsidR="00757E37" w:rsidRPr="00C86E5D">
        <w:rPr>
          <w:rFonts w:ascii="仿宋_GB2312" w:eastAsia="仿宋_GB2312" w:hAnsi="仿宋" w:hint="eastAsia"/>
          <w:sz w:val="28"/>
        </w:rPr>
        <w:t>不得超过运作总规模</w:t>
      </w:r>
      <w:r w:rsidR="00757E37" w:rsidRPr="00C86E5D">
        <w:rPr>
          <w:rFonts w:ascii="仿宋_GB2312" w:eastAsia="仿宋_GB2312" w:hAnsi="仿宋"/>
          <w:sz w:val="28"/>
        </w:rPr>
        <w:t>10%，否则将触发</w:t>
      </w:r>
      <w:proofErr w:type="gramStart"/>
      <w:r w:rsidR="00757E37" w:rsidRPr="00C86E5D">
        <w:rPr>
          <w:rFonts w:ascii="仿宋_GB2312" w:eastAsia="仿宋_GB2312" w:hAnsi="仿宋" w:hint="eastAsia"/>
          <w:sz w:val="28"/>
        </w:rPr>
        <w:t>巨额申赎的</w:t>
      </w:r>
      <w:proofErr w:type="gramEnd"/>
      <w:r w:rsidR="00757E37" w:rsidRPr="00C86E5D">
        <w:rPr>
          <w:rFonts w:ascii="仿宋_GB2312" w:eastAsia="仿宋_GB2312" w:hAnsi="仿宋" w:hint="eastAsia"/>
          <w:sz w:val="28"/>
        </w:rPr>
        <w:t>比例上限。在假设跟踪该指数的基金规模为</w:t>
      </w:r>
      <w:r w:rsidR="008B3A1A">
        <w:rPr>
          <w:rFonts w:ascii="仿宋_GB2312" w:eastAsia="仿宋_GB2312" w:hAnsi="仿宋"/>
          <w:sz w:val="28"/>
        </w:rPr>
        <w:t>170</w:t>
      </w:r>
      <w:r w:rsidR="00757E37" w:rsidRPr="00C86E5D">
        <w:rPr>
          <w:rFonts w:ascii="仿宋_GB2312" w:eastAsia="仿宋_GB2312" w:hAnsi="仿宋"/>
          <w:sz w:val="28"/>
        </w:rPr>
        <w:t>亿的情况下，对应单日</w:t>
      </w:r>
      <w:proofErr w:type="gramStart"/>
      <w:r w:rsidR="00757E37" w:rsidRPr="00C86E5D">
        <w:rPr>
          <w:rFonts w:ascii="仿宋_GB2312" w:eastAsia="仿宋_GB2312" w:hAnsi="仿宋" w:hint="eastAsia"/>
          <w:sz w:val="28"/>
        </w:rPr>
        <w:t>申赎总</w:t>
      </w:r>
      <w:proofErr w:type="gramEnd"/>
      <w:r w:rsidR="00757E37" w:rsidRPr="00C86E5D">
        <w:rPr>
          <w:rFonts w:ascii="仿宋_GB2312" w:eastAsia="仿宋_GB2312" w:hAnsi="仿宋" w:hint="eastAsia"/>
          <w:sz w:val="28"/>
        </w:rPr>
        <w:t>规模的理论上限为</w:t>
      </w:r>
      <w:r w:rsidR="008B3A1A">
        <w:rPr>
          <w:rFonts w:ascii="仿宋_GB2312" w:eastAsia="仿宋_GB2312" w:hAnsi="仿宋"/>
          <w:sz w:val="28"/>
        </w:rPr>
        <w:t>17</w:t>
      </w:r>
      <w:r w:rsidR="00757E37" w:rsidRPr="00C86E5D">
        <w:rPr>
          <w:rFonts w:ascii="仿宋_GB2312" w:eastAsia="仿宋_GB2312" w:hAnsi="仿宋"/>
          <w:sz w:val="28"/>
        </w:rPr>
        <w:t>亿。在此基础上，按照指数权重计算出每只成份股的申赎金额占其近一年日均成交额的比例，</w:t>
      </w:r>
      <w:r w:rsidR="00757E37" w:rsidRPr="009B2FCB">
        <w:rPr>
          <w:rFonts w:ascii="仿宋_GB2312" w:eastAsia="仿宋_GB2312" w:hAnsi="仿宋" w:hint="eastAsia"/>
          <w:b/>
          <w:sz w:val="28"/>
        </w:rPr>
        <w:t>以此衡量每只成份股由基金规模带来的流动性压力，比例越高代表基金规模对成份股的市场流动性影响越大，通常将30%作为合理的评估上限。</w:t>
      </w:r>
      <w:r w:rsidR="00757E37" w:rsidRPr="00C86E5D">
        <w:rPr>
          <w:rFonts w:ascii="仿宋_GB2312" w:eastAsia="仿宋_GB2312" w:hAnsi="仿宋" w:hint="eastAsia"/>
          <w:sz w:val="28"/>
        </w:rPr>
        <w:t>经测算，申赎金额占日均成交额的比例最高的</w:t>
      </w:r>
      <w:r w:rsidR="00757E37" w:rsidRPr="00C86E5D">
        <w:rPr>
          <w:rFonts w:ascii="仿宋_GB2312" w:eastAsia="仿宋_GB2312" w:hAnsi="仿宋"/>
          <w:sz w:val="28"/>
        </w:rPr>
        <w:t>5只股票如下表所示。</w:t>
      </w:r>
    </w:p>
    <w:p w14:paraId="18EBF8C5" w14:textId="77777777" w:rsidR="00757E37" w:rsidRPr="00A35370" w:rsidRDefault="00757E37" w:rsidP="00757E37">
      <w:pPr>
        <w:spacing w:line="580" w:lineRule="exact"/>
        <w:ind w:firstLineChars="200" w:firstLine="480"/>
        <w:jc w:val="center"/>
        <w:rPr>
          <w:rFonts w:ascii="仿宋_GB2312" w:eastAsia="仿宋_GB2312"/>
        </w:rPr>
      </w:pPr>
      <w:r w:rsidRPr="00A35370">
        <w:rPr>
          <w:rFonts w:ascii="仿宋_GB2312" w:eastAsia="仿宋_GB2312" w:hint="eastAsia"/>
        </w:rPr>
        <w:t>表：</w:t>
      </w:r>
      <w:proofErr w:type="gramStart"/>
      <w:r>
        <w:rPr>
          <w:rFonts w:ascii="仿宋_GB2312" w:eastAsia="仿宋_GB2312" w:hint="eastAsia"/>
        </w:rPr>
        <w:t>基金申赎</w:t>
      </w:r>
      <w:r w:rsidR="008B3A1A">
        <w:rPr>
          <w:rFonts w:ascii="仿宋_GB2312" w:eastAsia="仿宋_GB2312"/>
        </w:rPr>
        <w:t>17</w:t>
      </w:r>
      <w:r>
        <w:rPr>
          <w:rFonts w:ascii="仿宋_GB2312" w:eastAsia="仿宋_GB2312" w:hint="eastAsia"/>
        </w:rPr>
        <w:t>亿</w:t>
      </w:r>
      <w:r>
        <w:rPr>
          <w:rFonts w:ascii="仿宋_GB2312" w:eastAsia="仿宋_GB2312"/>
        </w:rPr>
        <w:t>情况下</w:t>
      </w:r>
      <w:r>
        <w:rPr>
          <w:rFonts w:ascii="仿宋_GB2312" w:eastAsia="仿宋_GB2312" w:hint="eastAsia"/>
        </w:rPr>
        <w:t>申赎金</w:t>
      </w:r>
      <w:proofErr w:type="gramEnd"/>
      <w:r>
        <w:rPr>
          <w:rFonts w:ascii="仿宋_GB2312" w:eastAsia="仿宋_GB2312" w:hint="eastAsia"/>
        </w:rPr>
        <w:t>额</w:t>
      </w:r>
      <w:r w:rsidRPr="00A35370">
        <w:rPr>
          <w:rFonts w:ascii="仿宋_GB2312" w:eastAsia="仿宋_GB2312" w:hint="eastAsia"/>
        </w:rPr>
        <w:t>占日均成交额比例</w:t>
      </w:r>
      <w:r>
        <w:rPr>
          <w:rFonts w:ascii="仿宋_GB2312" w:eastAsia="仿宋_GB2312" w:hint="eastAsia"/>
        </w:rPr>
        <w:t>最</w:t>
      </w:r>
      <w:r w:rsidRPr="00A35370">
        <w:rPr>
          <w:rFonts w:ascii="仿宋_GB2312" w:eastAsia="仿宋_GB2312" w:hint="eastAsia"/>
        </w:rPr>
        <w:t>高的</w:t>
      </w:r>
      <w:r>
        <w:rPr>
          <w:rFonts w:ascii="仿宋_GB2312" w:eastAsia="仿宋_GB2312" w:hint="eastAsia"/>
        </w:rPr>
        <w:t>5只</w:t>
      </w:r>
      <w:r w:rsidRPr="00A35370">
        <w:rPr>
          <w:rFonts w:ascii="仿宋_GB2312" w:eastAsia="仿宋_GB2312" w:hint="eastAsia"/>
        </w:rPr>
        <w:t>股票</w:t>
      </w:r>
    </w:p>
    <w:tbl>
      <w:tblPr>
        <w:tblW w:w="821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1"/>
        <w:gridCol w:w="1311"/>
        <w:gridCol w:w="1275"/>
        <w:gridCol w:w="1091"/>
        <w:gridCol w:w="1471"/>
        <w:gridCol w:w="2258"/>
      </w:tblGrid>
      <w:tr w:rsidR="00757E37" w:rsidRPr="00E50B7D" w14:paraId="169FF4DC" w14:textId="77777777" w:rsidTr="00F1587C">
        <w:trPr>
          <w:trHeight w:val="214"/>
          <w:jc w:val="center"/>
        </w:trPr>
        <w:tc>
          <w:tcPr>
            <w:tcW w:w="811" w:type="dxa"/>
            <w:tcBorders>
              <w:top w:val="single" w:sz="4" w:space="0" w:color="auto"/>
              <w:left w:val="single" w:sz="4" w:space="0" w:color="auto"/>
              <w:right w:val="single" w:sz="4" w:space="0" w:color="auto"/>
            </w:tcBorders>
            <w:vAlign w:val="center"/>
          </w:tcPr>
          <w:p w14:paraId="2FB35A09" w14:textId="77777777" w:rsidR="00757E37" w:rsidRPr="00E50B7D" w:rsidRDefault="00757E37" w:rsidP="00CB7FAC">
            <w:pPr>
              <w:jc w:val="center"/>
              <w:rPr>
                <w:rFonts w:ascii="仿宋_GB2312" w:eastAsia="仿宋_GB2312" w:hAnsi="仿宋"/>
                <w:b/>
              </w:rPr>
            </w:pPr>
            <w:r w:rsidRPr="00E50B7D">
              <w:rPr>
                <w:rFonts w:ascii="仿宋_GB2312" w:eastAsia="仿宋_GB2312" w:hAnsi="仿宋" w:hint="eastAsia"/>
                <w:b/>
              </w:rPr>
              <w:t>排序</w:t>
            </w:r>
          </w:p>
        </w:tc>
        <w:tc>
          <w:tcPr>
            <w:tcW w:w="1311" w:type="dxa"/>
            <w:tcBorders>
              <w:top w:val="single" w:sz="4" w:space="0" w:color="auto"/>
              <w:left w:val="single" w:sz="4" w:space="0" w:color="auto"/>
              <w:bottom w:val="single" w:sz="4" w:space="0" w:color="auto"/>
              <w:right w:val="single" w:sz="4" w:space="0" w:color="auto"/>
            </w:tcBorders>
            <w:noWrap/>
            <w:vAlign w:val="center"/>
            <w:hideMark/>
          </w:tcPr>
          <w:p w14:paraId="0E91D527" w14:textId="77777777" w:rsidR="00757E37" w:rsidRPr="00E50B7D" w:rsidRDefault="00757E37" w:rsidP="00CB7FAC">
            <w:pPr>
              <w:jc w:val="center"/>
              <w:rPr>
                <w:rFonts w:ascii="仿宋_GB2312" w:eastAsia="仿宋_GB2312" w:hAnsi="仿宋"/>
                <w:b/>
              </w:rPr>
            </w:pPr>
            <w:r w:rsidRPr="00E50B7D">
              <w:rPr>
                <w:rFonts w:ascii="仿宋_GB2312" w:eastAsia="仿宋_GB2312" w:hAnsi="仿宋" w:hint="eastAsia"/>
                <w:b/>
              </w:rPr>
              <w:t>代码</w:t>
            </w:r>
          </w:p>
        </w:tc>
        <w:tc>
          <w:tcPr>
            <w:tcW w:w="1275" w:type="dxa"/>
            <w:tcBorders>
              <w:top w:val="single" w:sz="4" w:space="0" w:color="auto"/>
              <w:left w:val="single" w:sz="4" w:space="0" w:color="auto"/>
              <w:bottom w:val="single" w:sz="4" w:space="0" w:color="auto"/>
              <w:right w:val="single" w:sz="4" w:space="0" w:color="auto"/>
            </w:tcBorders>
            <w:noWrap/>
            <w:vAlign w:val="center"/>
            <w:hideMark/>
          </w:tcPr>
          <w:p w14:paraId="0BAAF065" w14:textId="77777777" w:rsidR="00757E37" w:rsidRPr="00E50B7D" w:rsidRDefault="00757E37" w:rsidP="00CB7FAC">
            <w:pPr>
              <w:jc w:val="center"/>
              <w:rPr>
                <w:rFonts w:ascii="仿宋_GB2312" w:eastAsia="仿宋_GB2312" w:hAnsi="仿宋"/>
                <w:b/>
              </w:rPr>
            </w:pPr>
            <w:r w:rsidRPr="00E50B7D">
              <w:rPr>
                <w:rFonts w:ascii="仿宋_GB2312" w:eastAsia="仿宋_GB2312" w:hAnsi="仿宋" w:hint="eastAsia"/>
                <w:b/>
              </w:rPr>
              <w:t>简称</w:t>
            </w:r>
          </w:p>
        </w:tc>
        <w:tc>
          <w:tcPr>
            <w:tcW w:w="1091" w:type="dxa"/>
            <w:tcBorders>
              <w:top w:val="single" w:sz="4" w:space="0" w:color="auto"/>
              <w:left w:val="single" w:sz="4" w:space="0" w:color="auto"/>
              <w:bottom w:val="single" w:sz="4" w:space="0" w:color="auto"/>
              <w:right w:val="single" w:sz="4" w:space="0" w:color="auto"/>
            </w:tcBorders>
            <w:noWrap/>
            <w:vAlign w:val="center"/>
            <w:hideMark/>
          </w:tcPr>
          <w:p w14:paraId="37D50126" w14:textId="77777777" w:rsidR="00757E37" w:rsidRPr="00E50B7D" w:rsidRDefault="00757E37" w:rsidP="00CB7FAC">
            <w:pPr>
              <w:jc w:val="center"/>
              <w:rPr>
                <w:rFonts w:ascii="仿宋_GB2312" w:eastAsia="仿宋_GB2312" w:hAnsi="仿宋"/>
                <w:b/>
              </w:rPr>
            </w:pPr>
            <w:r w:rsidRPr="00E50B7D">
              <w:rPr>
                <w:rFonts w:ascii="仿宋_GB2312" w:eastAsia="仿宋_GB2312" w:hAnsi="仿宋" w:hint="eastAsia"/>
                <w:b/>
              </w:rPr>
              <w:t>权重</w:t>
            </w:r>
          </w:p>
        </w:tc>
        <w:tc>
          <w:tcPr>
            <w:tcW w:w="1471" w:type="dxa"/>
            <w:tcBorders>
              <w:top w:val="single" w:sz="4" w:space="0" w:color="auto"/>
              <w:left w:val="single" w:sz="4" w:space="0" w:color="auto"/>
              <w:right w:val="single" w:sz="4" w:space="0" w:color="auto"/>
            </w:tcBorders>
            <w:vAlign w:val="center"/>
          </w:tcPr>
          <w:p w14:paraId="0199D9F6" w14:textId="77777777" w:rsidR="00757E37" w:rsidRPr="00E50B7D" w:rsidRDefault="00757E37" w:rsidP="00CB7FAC">
            <w:pPr>
              <w:jc w:val="center"/>
              <w:rPr>
                <w:rFonts w:ascii="仿宋_GB2312" w:eastAsia="仿宋_GB2312" w:hAnsi="仿宋"/>
                <w:b/>
              </w:rPr>
            </w:pPr>
            <w:r w:rsidRPr="00E50B7D">
              <w:rPr>
                <w:rFonts w:ascii="仿宋_GB2312" w:eastAsia="仿宋_GB2312" w:hAnsi="仿宋" w:hint="eastAsia"/>
                <w:b/>
              </w:rPr>
              <w:t>日均成交额（亿元）</w:t>
            </w:r>
          </w:p>
        </w:tc>
        <w:tc>
          <w:tcPr>
            <w:tcW w:w="2258" w:type="dxa"/>
            <w:tcBorders>
              <w:top w:val="single" w:sz="4" w:space="0" w:color="auto"/>
              <w:left w:val="single" w:sz="4" w:space="0" w:color="auto"/>
              <w:right w:val="single" w:sz="4" w:space="0" w:color="auto"/>
            </w:tcBorders>
            <w:vAlign w:val="center"/>
          </w:tcPr>
          <w:p w14:paraId="064B6CF7" w14:textId="77777777" w:rsidR="00757E37" w:rsidRPr="00E50B7D" w:rsidRDefault="00757E37" w:rsidP="00CB7FAC">
            <w:pPr>
              <w:jc w:val="center"/>
              <w:rPr>
                <w:rFonts w:ascii="仿宋_GB2312" w:eastAsia="仿宋_GB2312" w:hAnsi="仿宋"/>
                <w:b/>
              </w:rPr>
            </w:pPr>
            <w:r w:rsidRPr="00E50B7D">
              <w:rPr>
                <w:rFonts w:ascii="仿宋_GB2312" w:eastAsia="仿宋_GB2312" w:hAnsi="仿宋" w:hint="eastAsia"/>
                <w:b/>
              </w:rPr>
              <w:t>申赎金额占日均成交额比例</w:t>
            </w:r>
          </w:p>
        </w:tc>
      </w:tr>
      <w:tr w:rsidR="008B3A1A" w:rsidRPr="00E50B7D" w14:paraId="368EBC12" w14:textId="77777777" w:rsidTr="0038544E">
        <w:trPr>
          <w:trHeight w:val="245"/>
          <w:jc w:val="center"/>
        </w:trPr>
        <w:tc>
          <w:tcPr>
            <w:tcW w:w="811" w:type="dxa"/>
            <w:tcBorders>
              <w:top w:val="single" w:sz="4" w:space="0" w:color="auto"/>
              <w:left w:val="single" w:sz="4" w:space="0" w:color="auto"/>
              <w:bottom w:val="single" w:sz="4" w:space="0" w:color="auto"/>
              <w:right w:val="single" w:sz="4" w:space="0" w:color="auto"/>
            </w:tcBorders>
            <w:vAlign w:val="center"/>
          </w:tcPr>
          <w:p w14:paraId="11815295" w14:textId="77777777" w:rsidR="008B3A1A" w:rsidRPr="00E50B7D" w:rsidRDefault="008B3A1A" w:rsidP="008B3A1A">
            <w:pPr>
              <w:jc w:val="center"/>
              <w:rPr>
                <w:rFonts w:ascii="仿宋_GB2312" w:eastAsia="仿宋_GB2312" w:hAnsi="仿宋"/>
              </w:rPr>
            </w:pPr>
            <w:r w:rsidRPr="00E50B7D">
              <w:rPr>
                <w:rFonts w:ascii="仿宋_GB2312" w:eastAsia="仿宋_GB2312" w:hAnsi="仿宋" w:hint="eastAsia"/>
              </w:rPr>
              <w:t>1</w:t>
            </w:r>
          </w:p>
        </w:tc>
        <w:tc>
          <w:tcPr>
            <w:tcW w:w="1311" w:type="dxa"/>
            <w:tcBorders>
              <w:top w:val="single" w:sz="4" w:space="0" w:color="auto"/>
              <w:left w:val="single" w:sz="4" w:space="0" w:color="auto"/>
              <w:bottom w:val="single" w:sz="4" w:space="0" w:color="auto"/>
              <w:right w:val="single" w:sz="4" w:space="0" w:color="auto"/>
            </w:tcBorders>
            <w:noWrap/>
            <w:vAlign w:val="center"/>
            <w:hideMark/>
          </w:tcPr>
          <w:p w14:paraId="2949CA3F" w14:textId="77777777" w:rsidR="008B3A1A" w:rsidRPr="008B3A1A" w:rsidRDefault="008B3A1A" w:rsidP="008B3A1A">
            <w:pPr>
              <w:jc w:val="center"/>
              <w:rPr>
                <w:rFonts w:ascii="仿宋_GB2312" w:eastAsia="仿宋_GB2312" w:hAnsi="仿宋"/>
              </w:rPr>
            </w:pPr>
            <w:r w:rsidRPr="008B3A1A">
              <w:rPr>
                <w:rFonts w:ascii="仿宋_GB2312" w:eastAsia="仿宋_GB2312" w:hAnsi="仿宋" w:hint="eastAsia"/>
              </w:rPr>
              <w:t>002028</w:t>
            </w:r>
          </w:p>
        </w:tc>
        <w:tc>
          <w:tcPr>
            <w:tcW w:w="1275" w:type="dxa"/>
            <w:tcBorders>
              <w:top w:val="single" w:sz="4" w:space="0" w:color="auto"/>
              <w:left w:val="single" w:sz="4" w:space="0" w:color="auto"/>
              <w:bottom w:val="single" w:sz="4" w:space="0" w:color="auto"/>
              <w:right w:val="single" w:sz="4" w:space="0" w:color="auto"/>
            </w:tcBorders>
            <w:noWrap/>
            <w:vAlign w:val="center"/>
            <w:hideMark/>
          </w:tcPr>
          <w:p w14:paraId="0EE08DB1" w14:textId="77777777" w:rsidR="008B3A1A" w:rsidRPr="008B3A1A" w:rsidRDefault="008B3A1A" w:rsidP="008B3A1A">
            <w:pPr>
              <w:jc w:val="center"/>
              <w:rPr>
                <w:rFonts w:ascii="仿宋_GB2312" w:eastAsia="仿宋_GB2312" w:hAnsi="仿宋"/>
              </w:rPr>
            </w:pPr>
            <w:r w:rsidRPr="008B3A1A">
              <w:rPr>
                <w:rFonts w:ascii="仿宋_GB2312" w:eastAsia="仿宋_GB2312" w:hAnsi="仿宋" w:hint="eastAsia"/>
              </w:rPr>
              <w:t>思源电气</w:t>
            </w:r>
          </w:p>
        </w:tc>
        <w:tc>
          <w:tcPr>
            <w:tcW w:w="1091" w:type="dxa"/>
            <w:tcBorders>
              <w:top w:val="single" w:sz="4" w:space="0" w:color="auto"/>
              <w:left w:val="single" w:sz="4" w:space="0" w:color="auto"/>
              <w:bottom w:val="single" w:sz="4" w:space="0" w:color="auto"/>
              <w:right w:val="single" w:sz="4" w:space="0" w:color="auto"/>
            </w:tcBorders>
            <w:noWrap/>
            <w:vAlign w:val="center"/>
            <w:hideMark/>
          </w:tcPr>
          <w:p w14:paraId="57A86AD5" w14:textId="77777777" w:rsidR="008B3A1A" w:rsidRPr="008B3A1A" w:rsidRDefault="008B3A1A" w:rsidP="008B3A1A">
            <w:pPr>
              <w:jc w:val="center"/>
              <w:rPr>
                <w:rFonts w:ascii="仿宋_GB2312" w:eastAsia="仿宋_GB2312" w:hAnsi="仿宋"/>
              </w:rPr>
            </w:pPr>
            <w:r w:rsidRPr="008B3A1A">
              <w:rPr>
                <w:rFonts w:ascii="仿宋_GB2312" w:eastAsia="仿宋_GB2312" w:hAnsi="仿宋" w:hint="eastAsia"/>
              </w:rPr>
              <w:t>9.05%</w:t>
            </w:r>
          </w:p>
        </w:tc>
        <w:tc>
          <w:tcPr>
            <w:tcW w:w="1471" w:type="dxa"/>
            <w:tcBorders>
              <w:top w:val="single" w:sz="4" w:space="0" w:color="auto"/>
              <w:left w:val="single" w:sz="4" w:space="0" w:color="auto"/>
              <w:bottom w:val="single" w:sz="4" w:space="0" w:color="auto"/>
              <w:right w:val="single" w:sz="4" w:space="0" w:color="auto"/>
            </w:tcBorders>
            <w:vAlign w:val="center"/>
          </w:tcPr>
          <w:p w14:paraId="73175BAC" w14:textId="77777777" w:rsidR="008B3A1A" w:rsidRPr="008B3A1A" w:rsidRDefault="008B3A1A" w:rsidP="008B3A1A">
            <w:pPr>
              <w:jc w:val="center"/>
              <w:rPr>
                <w:rFonts w:ascii="仿宋_GB2312" w:eastAsia="仿宋_GB2312" w:hAnsi="仿宋"/>
              </w:rPr>
            </w:pPr>
            <w:r w:rsidRPr="008B3A1A">
              <w:rPr>
                <w:rFonts w:ascii="仿宋_GB2312" w:eastAsia="仿宋_GB2312" w:hAnsi="仿宋" w:hint="eastAsia"/>
              </w:rPr>
              <w:t xml:space="preserve">5.23 </w:t>
            </w:r>
          </w:p>
        </w:tc>
        <w:tc>
          <w:tcPr>
            <w:tcW w:w="2258" w:type="dxa"/>
            <w:tcBorders>
              <w:top w:val="single" w:sz="4" w:space="0" w:color="auto"/>
              <w:left w:val="single" w:sz="4" w:space="0" w:color="auto"/>
              <w:bottom w:val="single" w:sz="4" w:space="0" w:color="auto"/>
              <w:right w:val="single" w:sz="4" w:space="0" w:color="auto"/>
            </w:tcBorders>
            <w:noWrap/>
            <w:vAlign w:val="center"/>
            <w:hideMark/>
          </w:tcPr>
          <w:p w14:paraId="6224BDB5" w14:textId="77777777" w:rsidR="008B3A1A" w:rsidRPr="008B3A1A" w:rsidRDefault="008B3A1A" w:rsidP="008B3A1A">
            <w:pPr>
              <w:jc w:val="center"/>
              <w:rPr>
                <w:rFonts w:ascii="仿宋_GB2312" w:eastAsia="仿宋_GB2312" w:hAnsi="仿宋"/>
              </w:rPr>
            </w:pPr>
            <w:r w:rsidRPr="008B3A1A">
              <w:rPr>
                <w:rFonts w:ascii="仿宋_GB2312" w:eastAsia="仿宋_GB2312" w:hAnsi="仿宋" w:hint="eastAsia"/>
              </w:rPr>
              <w:t>29.43%</w:t>
            </w:r>
          </w:p>
        </w:tc>
      </w:tr>
      <w:tr w:rsidR="008B3A1A" w:rsidRPr="00E50B7D" w14:paraId="2CA215BB" w14:textId="77777777" w:rsidTr="0038544E">
        <w:trPr>
          <w:trHeight w:val="245"/>
          <w:jc w:val="center"/>
        </w:trPr>
        <w:tc>
          <w:tcPr>
            <w:tcW w:w="811" w:type="dxa"/>
            <w:tcBorders>
              <w:top w:val="single" w:sz="4" w:space="0" w:color="auto"/>
              <w:left w:val="single" w:sz="4" w:space="0" w:color="auto"/>
              <w:bottom w:val="single" w:sz="4" w:space="0" w:color="auto"/>
              <w:right w:val="single" w:sz="4" w:space="0" w:color="auto"/>
            </w:tcBorders>
            <w:vAlign w:val="center"/>
          </w:tcPr>
          <w:p w14:paraId="1CD1C6EC" w14:textId="77777777" w:rsidR="008B3A1A" w:rsidRPr="00E50B7D" w:rsidRDefault="008B3A1A" w:rsidP="008B3A1A">
            <w:pPr>
              <w:jc w:val="center"/>
              <w:rPr>
                <w:rFonts w:ascii="仿宋_GB2312" w:eastAsia="仿宋_GB2312" w:hAnsi="仿宋"/>
              </w:rPr>
            </w:pPr>
            <w:r w:rsidRPr="00E50B7D">
              <w:rPr>
                <w:rFonts w:ascii="仿宋_GB2312" w:eastAsia="仿宋_GB2312" w:hAnsi="仿宋" w:hint="eastAsia"/>
              </w:rPr>
              <w:t>2</w:t>
            </w:r>
          </w:p>
        </w:tc>
        <w:tc>
          <w:tcPr>
            <w:tcW w:w="1311" w:type="dxa"/>
            <w:tcBorders>
              <w:top w:val="single" w:sz="4" w:space="0" w:color="auto"/>
              <w:left w:val="single" w:sz="4" w:space="0" w:color="auto"/>
              <w:bottom w:val="single" w:sz="4" w:space="0" w:color="auto"/>
              <w:right w:val="single" w:sz="4" w:space="0" w:color="auto"/>
            </w:tcBorders>
            <w:noWrap/>
            <w:vAlign w:val="center"/>
          </w:tcPr>
          <w:p w14:paraId="36C9110B" w14:textId="77777777" w:rsidR="008B3A1A" w:rsidRPr="008B3A1A" w:rsidRDefault="008B3A1A" w:rsidP="008B3A1A">
            <w:pPr>
              <w:jc w:val="center"/>
              <w:rPr>
                <w:rFonts w:ascii="仿宋_GB2312" w:eastAsia="仿宋_GB2312" w:hAnsi="仿宋"/>
              </w:rPr>
            </w:pPr>
            <w:r w:rsidRPr="008B3A1A">
              <w:rPr>
                <w:rFonts w:ascii="仿宋_GB2312" w:eastAsia="仿宋_GB2312" w:hAnsi="仿宋" w:hint="eastAsia"/>
              </w:rPr>
              <w:t>600406</w:t>
            </w:r>
          </w:p>
        </w:tc>
        <w:tc>
          <w:tcPr>
            <w:tcW w:w="1275" w:type="dxa"/>
            <w:tcBorders>
              <w:top w:val="single" w:sz="4" w:space="0" w:color="auto"/>
              <w:left w:val="single" w:sz="4" w:space="0" w:color="auto"/>
              <w:bottom w:val="single" w:sz="4" w:space="0" w:color="auto"/>
              <w:right w:val="single" w:sz="4" w:space="0" w:color="auto"/>
            </w:tcBorders>
            <w:noWrap/>
            <w:vAlign w:val="center"/>
          </w:tcPr>
          <w:p w14:paraId="5A9FAD82" w14:textId="77777777" w:rsidR="008B3A1A" w:rsidRPr="008B3A1A" w:rsidRDefault="008B3A1A" w:rsidP="008B3A1A">
            <w:pPr>
              <w:jc w:val="center"/>
              <w:rPr>
                <w:rFonts w:ascii="仿宋_GB2312" w:eastAsia="仿宋_GB2312" w:hAnsi="仿宋"/>
              </w:rPr>
            </w:pPr>
            <w:r w:rsidRPr="008B3A1A">
              <w:rPr>
                <w:rFonts w:ascii="仿宋_GB2312" w:eastAsia="仿宋_GB2312" w:hAnsi="仿宋" w:hint="eastAsia"/>
              </w:rPr>
              <w:t>国电南瑞</w:t>
            </w:r>
          </w:p>
        </w:tc>
        <w:tc>
          <w:tcPr>
            <w:tcW w:w="1091" w:type="dxa"/>
            <w:tcBorders>
              <w:top w:val="single" w:sz="4" w:space="0" w:color="auto"/>
              <w:left w:val="single" w:sz="4" w:space="0" w:color="auto"/>
              <w:bottom w:val="single" w:sz="4" w:space="0" w:color="auto"/>
              <w:right w:val="single" w:sz="4" w:space="0" w:color="auto"/>
            </w:tcBorders>
            <w:noWrap/>
            <w:vAlign w:val="center"/>
          </w:tcPr>
          <w:p w14:paraId="3AD03E40" w14:textId="77777777" w:rsidR="008B3A1A" w:rsidRPr="008B3A1A" w:rsidRDefault="008B3A1A" w:rsidP="008B3A1A">
            <w:pPr>
              <w:jc w:val="center"/>
              <w:rPr>
                <w:rFonts w:ascii="仿宋_GB2312" w:eastAsia="仿宋_GB2312" w:hAnsi="仿宋"/>
              </w:rPr>
            </w:pPr>
            <w:r w:rsidRPr="008B3A1A">
              <w:rPr>
                <w:rFonts w:ascii="仿宋_GB2312" w:eastAsia="仿宋_GB2312" w:hAnsi="仿宋" w:hint="eastAsia"/>
              </w:rPr>
              <w:t>10.77%</w:t>
            </w:r>
          </w:p>
        </w:tc>
        <w:tc>
          <w:tcPr>
            <w:tcW w:w="1471" w:type="dxa"/>
            <w:tcBorders>
              <w:top w:val="single" w:sz="4" w:space="0" w:color="auto"/>
              <w:left w:val="single" w:sz="4" w:space="0" w:color="auto"/>
              <w:bottom w:val="single" w:sz="4" w:space="0" w:color="auto"/>
              <w:right w:val="single" w:sz="4" w:space="0" w:color="auto"/>
            </w:tcBorders>
            <w:vAlign w:val="center"/>
          </w:tcPr>
          <w:p w14:paraId="61F0F7E9" w14:textId="77777777" w:rsidR="008B3A1A" w:rsidRPr="008B3A1A" w:rsidRDefault="008B3A1A" w:rsidP="008B3A1A">
            <w:pPr>
              <w:jc w:val="center"/>
              <w:rPr>
                <w:rFonts w:ascii="仿宋_GB2312" w:eastAsia="仿宋_GB2312" w:hAnsi="仿宋"/>
              </w:rPr>
            </w:pPr>
            <w:r w:rsidRPr="008B3A1A">
              <w:rPr>
                <w:rFonts w:ascii="仿宋_GB2312" w:eastAsia="仿宋_GB2312" w:hAnsi="仿宋" w:hint="eastAsia"/>
              </w:rPr>
              <w:t xml:space="preserve">9.07 </w:t>
            </w:r>
          </w:p>
        </w:tc>
        <w:tc>
          <w:tcPr>
            <w:tcW w:w="2258" w:type="dxa"/>
            <w:tcBorders>
              <w:top w:val="single" w:sz="4" w:space="0" w:color="auto"/>
              <w:left w:val="single" w:sz="4" w:space="0" w:color="auto"/>
              <w:bottom w:val="single" w:sz="4" w:space="0" w:color="auto"/>
              <w:right w:val="single" w:sz="4" w:space="0" w:color="auto"/>
            </w:tcBorders>
            <w:noWrap/>
            <w:vAlign w:val="center"/>
          </w:tcPr>
          <w:p w14:paraId="74639D9A" w14:textId="77777777" w:rsidR="008B3A1A" w:rsidRPr="008B3A1A" w:rsidRDefault="008B3A1A" w:rsidP="008B3A1A">
            <w:pPr>
              <w:jc w:val="center"/>
              <w:rPr>
                <w:rFonts w:ascii="仿宋_GB2312" w:eastAsia="仿宋_GB2312" w:hAnsi="仿宋"/>
              </w:rPr>
            </w:pPr>
            <w:r w:rsidRPr="008B3A1A">
              <w:rPr>
                <w:rFonts w:ascii="仿宋_GB2312" w:eastAsia="仿宋_GB2312" w:hAnsi="仿宋" w:hint="eastAsia"/>
              </w:rPr>
              <w:t>20.17%</w:t>
            </w:r>
          </w:p>
        </w:tc>
      </w:tr>
      <w:tr w:rsidR="008B3A1A" w:rsidRPr="00E50B7D" w14:paraId="2C2B8324" w14:textId="77777777" w:rsidTr="0038544E">
        <w:trPr>
          <w:trHeight w:val="245"/>
          <w:jc w:val="center"/>
        </w:trPr>
        <w:tc>
          <w:tcPr>
            <w:tcW w:w="811" w:type="dxa"/>
            <w:tcBorders>
              <w:top w:val="single" w:sz="4" w:space="0" w:color="auto"/>
              <w:left w:val="single" w:sz="4" w:space="0" w:color="auto"/>
              <w:bottom w:val="single" w:sz="4" w:space="0" w:color="auto"/>
              <w:right w:val="single" w:sz="4" w:space="0" w:color="auto"/>
            </w:tcBorders>
            <w:vAlign w:val="center"/>
          </w:tcPr>
          <w:p w14:paraId="61287947" w14:textId="77777777" w:rsidR="008B3A1A" w:rsidRPr="00E50B7D" w:rsidRDefault="008B3A1A" w:rsidP="008B3A1A">
            <w:pPr>
              <w:jc w:val="center"/>
              <w:rPr>
                <w:rFonts w:ascii="仿宋_GB2312" w:eastAsia="仿宋_GB2312" w:hAnsi="仿宋"/>
              </w:rPr>
            </w:pPr>
            <w:r w:rsidRPr="00E50B7D">
              <w:rPr>
                <w:rFonts w:ascii="仿宋_GB2312" w:eastAsia="仿宋_GB2312" w:hAnsi="仿宋" w:hint="eastAsia"/>
              </w:rPr>
              <w:t>3</w:t>
            </w:r>
          </w:p>
        </w:tc>
        <w:tc>
          <w:tcPr>
            <w:tcW w:w="1311" w:type="dxa"/>
            <w:tcBorders>
              <w:top w:val="single" w:sz="4" w:space="0" w:color="auto"/>
              <w:left w:val="single" w:sz="4" w:space="0" w:color="auto"/>
              <w:bottom w:val="single" w:sz="4" w:space="0" w:color="auto"/>
              <w:right w:val="single" w:sz="4" w:space="0" w:color="auto"/>
            </w:tcBorders>
            <w:noWrap/>
            <w:vAlign w:val="center"/>
          </w:tcPr>
          <w:p w14:paraId="68C18A88" w14:textId="77777777" w:rsidR="008B3A1A" w:rsidRPr="008B3A1A" w:rsidRDefault="008B3A1A" w:rsidP="008B3A1A">
            <w:pPr>
              <w:jc w:val="center"/>
              <w:rPr>
                <w:rFonts w:ascii="仿宋_GB2312" w:eastAsia="仿宋_GB2312" w:hAnsi="仿宋"/>
              </w:rPr>
            </w:pPr>
            <w:r w:rsidRPr="008B3A1A">
              <w:rPr>
                <w:rFonts w:ascii="仿宋_GB2312" w:eastAsia="仿宋_GB2312" w:hAnsi="仿宋" w:hint="eastAsia"/>
              </w:rPr>
              <w:t>002270</w:t>
            </w:r>
          </w:p>
        </w:tc>
        <w:tc>
          <w:tcPr>
            <w:tcW w:w="1275" w:type="dxa"/>
            <w:tcBorders>
              <w:top w:val="single" w:sz="4" w:space="0" w:color="auto"/>
              <w:left w:val="single" w:sz="4" w:space="0" w:color="auto"/>
              <w:bottom w:val="single" w:sz="4" w:space="0" w:color="auto"/>
              <w:right w:val="single" w:sz="4" w:space="0" w:color="auto"/>
            </w:tcBorders>
            <w:noWrap/>
            <w:vAlign w:val="center"/>
          </w:tcPr>
          <w:p w14:paraId="63EC7944" w14:textId="77777777" w:rsidR="008B3A1A" w:rsidRPr="008B3A1A" w:rsidRDefault="008B3A1A" w:rsidP="008B3A1A">
            <w:pPr>
              <w:jc w:val="center"/>
              <w:rPr>
                <w:rFonts w:ascii="仿宋_GB2312" w:eastAsia="仿宋_GB2312" w:hAnsi="仿宋"/>
              </w:rPr>
            </w:pPr>
            <w:r w:rsidRPr="008B3A1A">
              <w:rPr>
                <w:rFonts w:ascii="仿宋_GB2312" w:eastAsia="仿宋_GB2312" w:hAnsi="仿宋" w:hint="eastAsia"/>
              </w:rPr>
              <w:t>华明装备</w:t>
            </w:r>
          </w:p>
        </w:tc>
        <w:tc>
          <w:tcPr>
            <w:tcW w:w="1091" w:type="dxa"/>
            <w:tcBorders>
              <w:top w:val="single" w:sz="4" w:space="0" w:color="auto"/>
              <w:left w:val="single" w:sz="4" w:space="0" w:color="auto"/>
              <w:bottom w:val="single" w:sz="4" w:space="0" w:color="auto"/>
              <w:right w:val="single" w:sz="4" w:space="0" w:color="auto"/>
            </w:tcBorders>
            <w:noWrap/>
            <w:vAlign w:val="center"/>
          </w:tcPr>
          <w:p w14:paraId="01F51B32" w14:textId="77777777" w:rsidR="008B3A1A" w:rsidRPr="008B3A1A" w:rsidRDefault="008B3A1A" w:rsidP="008B3A1A">
            <w:pPr>
              <w:jc w:val="center"/>
              <w:rPr>
                <w:rFonts w:ascii="仿宋_GB2312" w:eastAsia="仿宋_GB2312" w:hAnsi="仿宋"/>
              </w:rPr>
            </w:pPr>
            <w:r w:rsidRPr="008B3A1A">
              <w:rPr>
                <w:rFonts w:ascii="仿宋_GB2312" w:eastAsia="仿宋_GB2312" w:hAnsi="仿宋" w:hint="eastAsia"/>
              </w:rPr>
              <w:t>1.55%</w:t>
            </w:r>
          </w:p>
        </w:tc>
        <w:tc>
          <w:tcPr>
            <w:tcW w:w="1471" w:type="dxa"/>
            <w:tcBorders>
              <w:top w:val="single" w:sz="4" w:space="0" w:color="auto"/>
              <w:left w:val="single" w:sz="4" w:space="0" w:color="auto"/>
              <w:bottom w:val="single" w:sz="4" w:space="0" w:color="auto"/>
              <w:right w:val="single" w:sz="4" w:space="0" w:color="auto"/>
            </w:tcBorders>
            <w:vAlign w:val="center"/>
          </w:tcPr>
          <w:p w14:paraId="3320F973" w14:textId="77777777" w:rsidR="008B3A1A" w:rsidRPr="008B3A1A" w:rsidRDefault="008B3A1A" w:rsidP="008B3A1A">
            <w:pPr>
              <w:jc w:val="center"/>
              <w:rPr>
                <w:rFonts w:ascii="仿宋_GB2312" w:eastAsia="仿宋_GB2312" w:hAnsi="仿宋"/>
              </w:rPr>
            </w:pPr>
            <w:r w:rsidRPr="008B3A1A">
              <w:rPr>
                <w:rFonts w:ascii="仿宋_GB2312" w:eastAsia="仿宋_GB2312" w:hAnsi="仿宋" w:hint="eastAsia"/>
              </w:rPr>
              <w:t xml:space="preserve">1.68 </w:t>
            </w:r>
          </w:p>
        </w:tc>
        <w:tc>
          <w:tcPr>
            <w:tcW w:w="2258" w:type="dxa"/>
            <w:tcBorders>
              <w:top w:val="single" w:sz="4" w:space="0" w:color="auto"/>
              <w:left w:val="single" w:sz="4" w:space="0" w:color="auto"/>
              <w:bottom w:val="single" w:sz="4" w:space="0" w:color="auto"/>
              <w:right w:val="single" w:sz="4" w:space="0" w:color="auto"/>
            </w:tcBorders>
            <w:noWrap/>
            <w:vAlign w:val="center"/>
          </w:tcPr>
          <w:p w14:paraId="130E71AC" w14:textId="77777777" w:rsidR="008B3A1A" w:rsidRPr="008B3A1A" w:rsidRDefault="008B3A1A" w:rsidP="008B3A1A">
            <w:pPr>
              <w:jc w:val="center"/>
              <w:rPr>
                <w:rFonts w:ascii="仿宋_GB2312" w:eastAsia="仿宋_GB2312" w:hAnsi="仿宋"/>
              </w:rPr>
            </w:pPr>
            <w:r w:rsidRPr="008B3A1A">
              <w:rPr>
                <w:rFonts w:ascii="仿宋_GB2312" w:eastAsia="仿宋_GB2312" w:hAnsi="仿宋" w:hint="eastAsia"/>
              </w:rPr>
              <w:t>15.70%</w:t>
            </w:r>
          </w:p>
        </w:tc>
      </w:tr>
      <w:tr w:rsidR="008B3A1A" w:rsidRPr="00E50B7D" w14:paraId="5508B6A8" w14:textId="77777777" w:rsidTr="0038544E">
        <w:trPr>
          <w:trHeight w:val="245"/>
          <w:jc w:val="center"/>
        </w:trPr>
        <w:tc>
          <w:tcPr>
            <w:tcW w:w="811" w:type="dxa"/>
            <w:tcBorders>
              <w:top w:val="single" w:sz="4" w:space="0" w:color="auto"/>
              <w:left w:val="single" w:sz="4" w:space="0" w:color="auto"/>
              <w:bottom w:val="single" w:sz="4" w:space="0" w:color="auto"/>
              <w:right w:val="single" w:sz="4" w:space="0" w:color="auto"/>
            </w:tcBorders>
            <w:vAlign w:val="center"/>
          </w:tcPr>
          <w:p w14:paraId="1C52C3A3" w14:textId="77777777" w:rsidR="008B3A1A" w:rsidRPr="00E50B7D" w:rsidRDefault="008B3A1A" w:rsidP="008B3A1A">
            <w:pPr>
              <w:jc w:val="center"/>
              <w:rPr>
                <w:rFonts w:ascii="仿宋_GB2312" w:eastAsia="仿宋_GB2312" w:hAnsi="仿宋"/>
              </w:rPr>
            </w:pPr>
            <w:r w:rsidRPr="00E50B7D">
              <w:rPr>
                <w:rFonts w:ascii="仿宋_GB2312" w:eastAsia="仿宋_GB2312" w:hAnsi="仿宋" w:hint="eastAsia"/>
              </w:rPr>
              <w:t>4</w:t>
            </w:r>
          </w:p>
        </w:tc>
        <w:tc>
          <w:tcPr>
            <w:tcW w:w="1311" w:type="dxa"/>
            <w:tcBorders>
              <w:top w:val="single" w:sz="4" w:space="0" w:color="auto"/>
              <w:left w:val="single" w:sz="4" w:space="0" w:color="auto"/>
              <w:bottom w:val="single" w:sz="4" w:space="0" w:color="auto"/>
              <w:right w:val="single" w:sz="4" w:space="0" w:color="auto"/>
            </w:tcBorders>
            <w:noWrap/>
            <w:vAlign w:val="center"/>
          </w:tcPr>
          <w:p w14:paraId="2E28099A" w14:textId="77777777" w:rsidR="008B3A1A" w:rsidRPr="008B3A1A" w:rsidRDefault="008B3A1A" w:rsidP="008B3A1A">
            <w:pPr>
              <w:jc w:val="center"/>
              <w:rPr>
                <w:rFonts w:ascii="仿宋_GB2312" w:eastAsia="仿宋_GB2312" w:hAnsi="仿宋"/>
              </w:rPr>
            </w:pPr>
            <w:r w:rsidRPr="008B3A1A">
              <w:rPr>
                <w:rFonts w:ascii="仿宋_GB2312" w:eastAsia="仿宋_GB2312" w:hAnsi="仿宋" w:hint="eastAsia"/>
              </w:rPr>
              <w:t>600089</w:t>
            </w:r>
          </w:p>
        </w:tc>
        <w:tc>
          <w:tcPr>
            <w:tcW w:w="1275" w:type="dxa"/>
            <w:tcBorders>
              <w:top w:val="single" w:sz="4" w:space="0" w:color="auto"/>
              <w:left w:val="single" w:sz="4" w:space="0" w:color="auto"/>
              <w:bottom w:val="single" w:sz="4" w:space="0" w:color="auto"/>
              <w:right w:val="single" w:sz="4" w:space="0" w:color="auto"/>
            </w:tcBorders>
            <w:noWrap/>
            <w:vAlign w:val="center"/>
          </w:tcPr>
          <w:p w14:paraId="51051410" w14:textId="77777777" w:rsidR="008B3A1A" w:rsidRPr="008B3A1A" w:rsidRDefault="008B3A1A" w:rsidP="008B3A1A">
            <w:pPr>
              <w:jc w:val="center"/>
              <w:rPr>
                <w:rFonts w:ascii="仿宋_GB2312" w:eastAsia="仿宋_GB2312" w:hAnsi="仿宋"/>
              </w:rPr>
            </w:pPr>
            <w:r w:rsidRPr="008B3A1A">
              <w:rPr>
                <w:rFonts w:ascii="仿宋_GB2312" w:eastAsia="仿宋_GB2312" w:hAnsi="仿宋" w:hint="eastAsia"/>
              </w:rPr>
              <w:t>特变电工</w:t>
            </w:r>
          </w:p>
        </w:tc>
        <w:tc>
          <w:tcPr>
            <w:tcW w:w="1091" w:type="dxa"/>
            <w:tcBorders>
              <w:top w:val="single" w:sz="4" w:space="0" w:color="auto"/>
              <w:left w:val="single" w:sz="4" w:space="0" w:color="auto"/>
              <w:bottom w:val="single" w:sz="4" w:space="0" w:color="auto"/>
              <w:right w:val="single" w:sz="4" w:space="0" w:color="auto"/>
            </w:tcBorders>
            <w:noWrap/>
            <w:vAlign w:val="center"/>
          </w:tcPr>
          <w:p w14:paraId="4ADF8FB7" w14:textId="77777777" w:rsidR="008B3A1A" w:rsidRPr="008B3A1A" w:rsidRDefault="008B3A1A" w:rsidP="008B3A1A">
            <w:pPr>
              <w:jc w:val="center"/>
              <w:rPr>
                <w:rFonts w:ascii="仿宋_GB2312" w:eastAsia="仿宋_GB2312" w:hAnsi="仿宋"/>
              </w:rPr>
            </w:pPr>
            <w:r w:rsidRPr="008B3A1A">
              <w:rPr>
                <w:rFonts w:ascii="仿宋_GB2312" w:eastAsia="仿宋_GB2312" w:hAnsi="仿宋" w:hint="eastAsia"/>
              </w:rPr>
              <w:t>10.95%</w:t>
            </w:r>
          </w:p>
        </w:tc>
        <w:tc>
          <w:tcPr>
            <w:tcW w:w="1471" w:type="dxa"/>
            <w:tcBorders>
              <w:top w:val="single" w:sz="4" w:space="0" w:color="auto"/>
              <w:left w:val="single" w:sz="4" w:space="0" w:color="auto"/>
              <w:bottom w:val="single" w:sz="4" w:space="0" w:color="auto"/>
              <w:right w:val="single" w:sz="4" w:space="0" w:color="auto"/>
            </w:tcBorders>
            <w:vAlign w:val="center"/>
          </w:tcPr>
          <w:p w14:paraId="7D993A84" w14:textId="77777777" w:rsidR="008B3A1A" w:rsidRPr="008B3A1A" w:rsidRDefault="008B3A1A" w:rsidP="008B3A1A">
            <w:pPr>
              <w:jc w:val="center"/>
              <w:rPr>
                <w:rFonts w:ascii="仿宋_GB2312" w:eastAsia="仿宋_GB2312" w:hAnsi="仿宋"/>
              </w:rPr>
            </w:pPr>
            <w:r w:rsidRPr="008B3A1A">
              <w:rPr>
                <w:rFonts w:ascii="仿宋_GB2312" w:eastAsia="仿宋_GB2312" w:hAnsi="仿宋" w:hint="eastAsia"/>
              </w:rPr>
              <w:t xml:space="preserve">12.28 </w:t>
            </w:r>
          </w:p>
        </w:tc>
        <w:tc>
          <w:tcPr>
            <w:tcW w:w="2258" w:type="dxa"/>
            <w:tcBorders>
              <w:top w:val="single" w:sz="4" w:space="0" w:color="auto"/>
              <w:left w:val="single" w:sz="4" w:space="0" w:color="auto"/>
              <w:bottom w:val="single" w:sz="4" w:space="0" w:color="auto"/>
              <w:right w:val="single" w:sz="4" w:space="0" w:color="auto"/>
            </w:tcBorders>
            <w:noWrap/>
            <w:vAlign w:val="center"/>
          </w:tcPr>
          <w:p w14:paraId="7A66CE63" w14:textId="77777777" w:rsidR="008B3A1A" w:rsidRPr="008B3A1A" w:rsidRDefault="008B3A1A" w:rsidP="008B3A1A">
            <w:pPr>
              <w:jc w:val="center"/>
              <w:rPr>
                <w:rFonts w:ascii="仿宋_GB2312" w:eastAsia="仿宋_GB2312" w:hAnsi="仿宋"/>
              </w:rPr>
            </w:pPr>
            <w:r w:rsidRPr="008B3A1A">
              <w:rPr>
                <w:rFonts w:ascii="仿宋_GB2312" w:eastAsia="仿宋_GB2312" w:hAnsi="仿宋" w:hint="eastAsia"/>
              </w:rPr>
              <w:t>15.16%</w:t>
            </w:r>
          </w:p>
        </w:tc>
      </w:tr>
      <w:tr w:rsidR="008B3A1A" w:rsidRPr="00E50B7D" w14:paraId="00EEE354" w14:textId="77777777" w:rsidTr="0038544E">
        <w:trPr>
          <w:trHeight w:val="245"/>
          <w:jc w:val="center"/>
        </w:trPr>
        <w:tc>
          <w:tcPr>
            <w:tcW w:w="811" w:type="dxa"/>
            <w:tcBorders>
              <w:top w:val="single" w:sz="4" w:space="0" w:color="auto"/>
              <w:left w:val="single" w:sz="4" w:space="0" w:color="auto"/>
              <w:bottom w:val="single" w:sz="4" w:space="0" w:color="auto"/>
              <w:right w:val="single" w:sz="4" w:space="0" w:color="auto"/>
            </w:tcBorders>
            <w:vAlign w:val="center"/>
          </w:tcPr>
          <w:p w14:paraId="4A542D43" w14:textId="77777777" w:rsidR="008B3A1A" w:rsidRPr="00E50B7D" w:rsidRDefault="008B3A1A" w:rsidP="008B3A1A">
            <w:pPr>
              <w:jc w:val="center"/>
              <w:rPr>
                <w:rFonts w:ascii="仿宋_GB2312" w:eastAsia="仿宋_GB2312" w:hAnsi="仿宋"/>
              </w:rPr>
            </w:pPr>
            <w:r w:rsidRPr="00E50B7D">
              <w:rPr>
                <w:rFonts w:ascii="仿宋_GB2312" w:eastAsia="仿宋_GB2312" w:hAnsi="仿宋" w:hint="eastAsia"/>
              </w:rPr>
              <w:t>5</w:t>
            </w:r>
          </w:p>
        </w:tc>
        <w:tc>
          <w:tcPr>
            <w:tcW w:w="1311" w:type="dxa"/>
            <w:tcBorders>
              <w:top w:val="single" w:sz="4" w:space="0" w:color="auto"/>
              <w:left w:val="single" w:sz="4" w:space="0" w:color="auto"/>
              <w:bottom w:val="single" w:sz="4" w:space="0" w:color="auto"/>
              <w:right w:val="single" w:sz="4" w:space="0" w:color="auto"/>
            </w:tcBorders>
            <w:noWrap/>
            <w:vAlign w:val="center"/>
          </w:tcPr>
          <w:p w14:paraId="1A594234" w14:textId="77777777" w:rsidR="008B3A1A" w:rsidRPr="008B3A1A" w:rsidRDefault="008B3A1A" w:rsidP="008B3A1A">
            <w:pPr>
              <w:jc w:val="center"/>
              <w:rPr>
                <w:rFonts w:ascii="仿宋_GB2312" w:eastAsia="仿宋_GB2312" w:hAnsi="仿宋"/>
              </w:rPr>
            </w:pPr>
            <w:r w:rsidRPr="008B3A1A">
              <w:rPr>
                <w:rFonts w:ascii="仿宋_GB2312" w:eastAsia="仿宋_GB2312" w:hAnsi="仿宋" w:hint="eastAsia"/>
              </w:rPr>
              <w:t>600885</w:t>
            </w:r>
          </w:p>
        </w:tc>
        <w:tc>
          <w:tcPr>
            <w:tcW w:w="1275" w:type="dxa"/>
            <w:tcBorders>
              <w:top w:val="single" w:sz="4" w:space="0" w:color="auto"/>
              <w:left w:val="single" w:sz="4" w:space="0" w:color="auto"/>
              <w:bottom w:val="single" w:sz="4" w:space="0" w:color="auto"/>
              <w:right w:val="single" w:sz="4" w:space="0" w:color="auto"/>
            </w:tcBorders>
            <w:noWrap/>
            <w:vAlign w:val="center"/>
          </w:tcPr>
          <w:p w14:paraId="6D4D76B7" w14:textId="77777777" w:rsidR="008B3A1A" w:rsidRPr="008B3A1A" w:rsidRDefault="008B3A1A" w:rsidP="008B3A1A">
            <w:pPr>
              <w:jc w:val="center"/>
              <w:rPr>
                <w:rFonts w:ascii="仿宋_GB2312" w:eastAsia="仿宋_GB2312" w:hAnsi="仿宋"/>
              </w:rPr>
            </w:pPr>
            <w:r w:rsidRPr="008B3A1A">
              <w:rPr>
                <w:rFonts w:ascii="仿宋_GB2312" w:eastAsia="仿宋_GB2312" w:hAnsi="仿宋" w:hint="eastAsia"/>
              </w:rPr>
              <w:t>宏发股份</w:t>
            </w:r>
          </w:p>
        </w:tc>
        <w:tc>
          <w:tcPr>
            <w:tcW w:w="1091" w:type="dxa"/>
            <w:tcBorders>
              <w:top w:val="single" w:sz="4" w:space="0" w:color="auto"/>
              <w:left w:val="single" w:sz="4" w:space="0" w:color="auto"/>
              <w:bottom w:val="single" w:sz="4" w:space="0" w:color="auto"/>
              <w:right w:val="single" w:sz="4" w:space="0" w:color="auto"/>
            </w:tcBorders>
            <w:noWrap/>
            <w:vAlign w:val="center"/>
          </w:tcPr>
          <w:p w14:paraId="4FD042AA" w14:textId="77777777" w:rsidR="008B3A1A" w:rsidRPr="008B3A1A" w:rsidRDefault="008B3A1A" w:rsidP="008B3A1A">
            <w:pPr>
              <w:jc w:val="center"/>
              <w:rPr>
                <w:rFonts w:ascii="仿宋_GB2312" w:eastAsia="仿宋_GB2312" w:hAnsi="仿宋"/>
              </w:rPr>
            </w:pPr>
            <w:r w:rsidRPr="008B3A1A">
              <w:rPr>
                <w:rFonts w:ascii="仿宋_GB2312" w:eastAsia="仿宋_GB2312" w:hAnsi="仿宋" w:hint="eastAsia"/>
              </w:rPr>
              <w:t>2.95%</w:t>
            </w:r>
          </w:p>
        </w:tc>
        <w:tc>
          <w:tcPr>
            <w:tcW w:w="1471" w:type="dxa"/>
            <w:tcBorders>
              <w:top w:val="single" w:sz="4" w:space="0" w:color="auto"/>
              <w:left w:val="single" w:sz="4" w:space="0" w:color="auto"/>
              <w:bottom w:val="single" w:sz="4" w:space="0" w:color="auto"/>
              <w:right w:val="single" w:sz="4" w:space="0" w:color="auto"/>
            </w:tcBorders>
            <w:vAlign w:val="center"/>
          </w:tcPr>
          <w:p w14:paraId="039A5B17" w14:textId="77777777" w:rsidR="008B3A1A" w:rsidRPr="008B3A1A" w:rsidRDefault="008B3A1A" w:rsidP="008B3A1A">
            <w:pPr>
              <w:jc w:val="center"/>
              <w:rPr>
                <w:rFonts w:ascii="仿宋_GB2312" w:eastAsia="仿宋_GB2312" w:hAnsi="仿宋"/>
              </w:rPr>
            </w:pPr>
            <w:r w:rsidRPr="008B3A1A">
              <w:rPr>
                <w:rFonts w:ascii="仿宋_GB2312" w:eastAsia="仿宋_GB2312" w:hAnsi="仿宋" w:hint="eastAsia"/>
              </w:rPr>
              <w:t xml:space="preserve">3.38 </w:t>
            </w:r>
          </w:p>
        </w:tc>
        <w:tc>
          <w:tcPr>
            <w:tcW w:w="2258" w:type="dxa"/>
            <w:tcBorders>
              <w:top w:val="single" w:sz="4" w:space="0" w:color="auto"/>
              <w:left w:val="single" w:sz="4" w:space="0" w:color="auto"/>
              <w:bottom w:val="single" w:sz="4" w:space="0" w:color="auto"/>
              <w:right w:val="single" w:sz="4" w:space="0" w:color="auto"/>
            </w:tcBorders>
            <w:noWrap/>
            <w:vAlign w:val="center"/>
          </w:tcPr>
          <w:p w14:paraId="53A520F9" w14:textId="77777777" w:rsidR="008B3A1A" w:rsidRPr="008B3A1A" w:rsidRDefault="008B3A1A" w:rsidP="008B3A1A">
            <w:pPr>
              <w:jc w:val="center"/>
              <w:rPr>
                <w:rFonts w:ascii="仿宋_GB2312" w:eastAsia="仿宋_GB2312" w:hAnsi="仿宋"/>
              </w:rPr>
            </w:pPr>
            <w:r w:rsidRPr="008B3A1A">
              <w:rPr>
                <w:rFonts w:ascii="仿宋_GB2312" w:eastAsia="仿宋_GB2312" w:hAnsi="仿宋" w:hint="eastAsia"/>
              </w:rPr>
              <w:t>14.84%</w:t>
            </w:r>
          </w:p>
        </w:tc>
      </w:tr>
    </w:tbl>
    <w:p w14:paraId="6793AC16" w14:textId="77777777" w:rsidR="00681B55" w:rsidRDefault="00757E37" w:rsidP="00681B55">
      <w:pPr>
        <w:spacing w:line="560" w:lineRule="exact"/>
        <w:ind w:firstLineChars="200" w:firstLine="560"/>
        <w:rPr>
          <w:rFonts w:ascii="仿宋_GB2312" w:eastAsia="仿宋_GB2312" w:hAnsi="仿宋"/>
          <w:sz w:val="28"/>
        </w:rPr>
      </w:pPr>
      <w:r w:rsidRPr="00757C3C">
        <w:rPr>
          <w:rFonts w:ascii="仿宋_GB2312" w:eastAsia="仿宋_GB2312" w:hAnsi="仿宋" w:hint="eastAsia"/>
          <w:sz w:val="28"/>
        </w:rPr>
        <w:t>根据上表</w:t>
      </w:r>
      <w:r w:rsidRPr="00757C3C">
        <w:rPr>
          <w:rFonts w:ascii="仿宋_GB2312" w:eastAsia="仿宋_GB2312" w:hAnsi="仿宋"/>
          <w:sz w:val="28"/>
        </w:rPr>
        <w:t>，</w:t>
      </w:r>
      <w:proofErr w:type="gramStart"/>
      <w:r>
        <w:rPr>
          <w:rFonts w:ascii="仿宋_GB2312" w:eastAsia="仿宋_GB2312" w:hAnsi="仿宋" w:hint="eastAsia"/>
          <w:sz w:val="28"/>
        </w:rPr>
        <w:t>当</w:t>
      </w:r>
      <w:r w:rsidRPr="00757C3C">
        <w:rPr>
          <w:rFonts w:ascii="仿宋_GB2312" w:eastAsia="仿宋_GB2312" w:hAnsi="仿宋" w:hint="eastAsia"/>
          <w:sz w:val="28"/>
        </w:rPr>
        <w:t>申赎规模</w:t>
      </w:r>
      <w:proofErr w:type="gramEnd"/>
      <w:r w:rsidRPr="00757C3C">
        <w:rPr>
          <w:rFonts w:ascii="仿宋_GB2312" w:eastAsia="仿宋_GB2312" w:hAnsi="仿宋" w:hint="eastAsia"/>
          <w:sz w:val="28"/>
        </w:rPr>
        <w:t>达到</w:t>
      </w:r>
      <w:r w:rsidR="000E1177">
        <w:rPr>
          <w:rFonts w:ascii="仿宋_GB2312" w:eastAsia="仿宋_GB2312" w:hAnsi="仿宋" w:hint="eastAsia"/>
          <w:sz w:val="28"/>
        </w:rPr>
        <w:t>1</w:t>
      </w:r>
      <w:r w:rsidR="000E1177">
        <w:rPr>
          <w:rFonts w:ascii="仿宋_GB2312" w:eastAsia="仿宋_GB2312" w:hAnsi="仿宋"/>
          <w:sz w:val="28"/>
        </w:rPr>
        <w:t>7</w:t>
      </w:r>
      <w:r w:rsidRPr="00757C3C">
        <w:rPr>
          <w:rFonts w:ascii="仿宋_GB2312" w:eastAsia="仿宋_GB2312" w:hAnsi="仿宋" w:hint="eastAsia"/>
          <w:sz w:val="28"/>
        </w:rPr>
        <w:t>亿时，</w:t>
      </w:r>
      <w:r>
        <w:rPr>
          <w:rFonts w:ascii="仿宋_GB2312" w:eastAsia="仿宋_GB2312" w:hAnsi="仿宋" w:hint="eastAsia"/>
          <w:sz w:val="28"/>
        </w:rPr>
        <w:t>所有成份股的</w:t>
      </w:r>
      <w:proofErr w:type="gramStart"/>
      <w:r>
        <w:rPr>
          <w:rFonts w:ascii="仿宋_GB2312" w:eastAsia="仿宋_GB2312" w:hAnsi="仿宋" w:hint="eastAsia"/>
          <w:sz w:val="28"/>
        </w:rPr>
        <w:t>申赎规模</w:t>
      </w:r>
      <w:proofErr w:type="gramEnd"/>
      <w:r>
        <w:rPr>
          <w:rFonts w:ascii="仿宋_GB2312" w:eastAsia="仿宋_GB2312" w:hAnsi="仿宋"/>
          <w:sz w:val="28"/>
        </w:rPr>
        <w:t>占日均成交额</w:t>
      </w:r>
      <w:r>
        <w:rPr>
          <w:rFonts w:ascii="仿宋_GB2312" w:eastAsia="仿宋_GB2312" w:hAnsi="仿宋" w:hint="eastAsia"/>
          <w:sz w:val="28"/>
        </w:rPr>
        <w:t>比例全都低于</w:t>
      </w:r>
      <w:r>
        <w:rPr>
          <w:rFonts w:ascii="仿宋_GB2312" w:eastAsia="仿宋_GB2312" w:hAnsi="仿宋"/>
          <w:sz w:val="28"/>
        </w:rPr>
        <w:t>30</w:t>
      </w:r>
      <w:r w:rsidRPr="003C3F8D">
        <w:rPr>
          <w:rFonts w:ascii="仿宋_GB2312" w:eastAsia="仿宋_GB2312" w:hAnsi="仿宋" w:hint="eastAsia"/>
          <w:sz w:val="28"/>
        </w:rPr>
        <w:t>%</w:t>
      </w:r>
      <w:r>
        <w:rPr>
          <w:rFonts w:ascii="仿宋_GB2312" w:eastAsia="仿宋_GB2312" w:hAnsi="仿宋" w:hint="eastAsia"/>
          <w:sz w:val="28"/>
        </w:rPr>
        <w:t>，且</w:t>
      </w:r>
      <w:r>
        <w:rPr>
          <w:rFonts w:ascii="仿宋_GB2312" w:eastAsia="仿宋_GB2312" w:hAnsi="仿宋"/>
          <w:sz w:val="28"/>
        </w:rPr>
        <w:t>仅有1只成份股超过</w:t>
      </w:r>
      <w:r w:rsidR="00687D4C">
        <w:rPr>
          <w:rFonts w:ascii="仿宋_GB2312" w:eastAsia="仿宋_GB2312" w:hAnsi="仿宋"/>
          <w:sz w:val="28"/>
        </w:rPr>
        <w:t>29</w:t>
      </w:r>
      <w:r>
        <w:rPr>
          <w:rFonts w:ascii="仿宋_GB2312" w:eastAsia="仿宋_GB2312" w:hAnsi="仿宋"/>
          <w:sz w:val="28"/>
        </w:rPr>
        <w:t>%，</w:t>
      </w:r>
      <w:r>
        <w:rPr>
          <w:rFonts w:ascii="仿宋_GB2312" w:eastAsia="仿宋_GB2312" w:hAnsi="仿宋" w:hint="eastAsia"/>
          <w:sz w:val="28"/>
        </w:rPr>
        <w:t>总体上所有</w:t>
      </w:r>
      <w:r w:rsidRPr="003C3F8D">
        <w:rPr>
          <w:rFonts w:ascii="仿宋_GB2312" w:eastAsia="仿宋_GB2312" w:hAnsi="仿宋" w:hint="eastAsia"/>
          <w:sz w:val="28"/>
        </w:rPr>
        <w:t>成</w:t>
      </w:r>
      <w:r>
        <w:rPr>
          <w:rFonts w:ascii="仿宋_GB2312" w:eastAsia="仿宋_GB2312" w:hAnsi="仿宋" w:hint="eastAsia"/>
          <w:sz w:val="28"/>
        </w:rPr>
        <w:t>份</w:t>
      </w:r>
      <w:r w:rsidRPr="003C3F8D">
        <w:rPr>
          <w:rFonts w:ascii="仿宋_GB2312" w:eastAsia="仿宋_GB2312" w:hAnsi="仿宋" w:hint="eastAsia"/>
          <w:sz w:val="28"/>
        </w:rPr>
        <w:t>股流动性</w:t>
      </w:r>
      <w:r>
        <w:rPr>
          <w:rFonts w:ascii="仿宋_GB2312" w:eastAsia="仿宋_GB2312" w:hAnsi="仿宋" w:hint="eastAsia"/>
          <w:sz w:val="28"/>
        </w:rPr>
        <w:t>均可</w:t>
      </w:r>
      <w:r w:rsidRPr="003C3F8D">
        <w:rPr>
          <w:rFonts w:ascii="仿宋_GB2312" w:eastAsia="仿宋_GB2312" w:hAnsi="仿宋" w:hint="eastAsia"/>
          <w:sz w:val="28"/>
        </w:rPr>
        <w:t>充分满足</w:t>
      </w:r>
      <w:r>
        <w:rPr>
          <w:rFonts w:ascii="仿宋_GB2312" w:eastAsia="仿宋_GB2312" w:hAnsi="仿宋" w:hint="eastAsia"/>
          <w:sz w:val="28"/>
        </w:rPr>
        <w:t>单日</w:t>
      </w:r>
      <w:proofErr w:type="gramStart"/>
      <w:r>
        <w:rPr>
          <w:rFonts w:ascii="仿宋_GB2312" w:eastAsia="仿宋_GB2312" w:hAnsi="仿宋"/>
          <w:sz w:val="28"/>
        </w:rPr>
        <w:t>大额</w:t>
      </w:r>
      <w:r>
        <w:rPr>
          <w:rFonts w:ascii="仿宋_GB2312" w:eastAsia="仿宋_GB2312" w:hAnsi="仿宋" w:hint="eastAsia"/>
          <w:sz w:val="28"/>
        </w:rPr>
        <w:t>申赎的</w:t>
      </w:r>
      <w:proofErr w:type="gramEnd"/>
      <w:r>
        <w:rPr>
          <w:rFonts w:ascii="仿宋_GB2312" w:eastAsia="仿宋_GB2312" w:hAnsi="仿宋" w:hint="eastAsia"/>
          <w:sz w:val="28"/>
        </w:rPr>
        <w:t>投资需求。</w:t>
      </w:r>
    </w:p>
    <w:p w14:paraId="273DA608" w14:textId="77777777" w:rsidR="00681B55" w:rsidRPr="00097E63" w:rsidRDefault="00681B55" w:rsidP="00681B55">
      <w:pPr>
        <w:spacing w:line="560" w:lineRule="exact"/>
        <w:ind w:firstLineChars="200" w:firstLine="562"/>
        <w:rPr>
          <w:rFonts w:ascii="仿宋_GB2312" w:eastAsia="仿宋_GB2312" w:hAnsi="仿宋"/>
          <w:sz w:val="28"/>
        </w:rPr>
      </w:pPr>
      <w:r>
        <w:rPr>
          <w:rFonts w:ascii="仿宋_GB2312" w:eastAsia="仿宋_GB2312" w:hAnsi="仿宋" w:hint="eastAsia"/>
          <w:b/>
          <w:sz w:val="28"/>
        </w:rPr>
        <w:lastRenderedPageBreak/>
        <w:t>因此</w:t>
      </w:r>
      <w:r w:rsidRPr="000E0FD0">
        <w:rPr>
          <w:rFonts w:ascii="仿宋_GB2312" w:eastAsia="仿宋_GB2312" w:hAnsi="仿宋" w:hint="eastAsia"/>
          <w:b/>
          <w:sz w:val="28"/>
        </w:rPr>
        <w:t>从市场成交额角度来看，</w:t>
      </w:r>
      <w:r>
        <w:rPr>
          <w:rFonts w:ascii="仿宋_GB2312" w:eastAsia="仿宋_GB2312" w:hAnsi="仿宋" w:hint="eastAsia"/>
          <w:sz w:val="28"/>
        </w:rPr>
        <w:t>以</w:t>
      </w:r>
      <w:r>
        <w:rPr>
          <w:rFonts w:ascii="仿宋_GB2312" w:eastAsia="仿宋_GB2312" w:hAnsi="仿宋"/>
          <w:sz w:val="28"/>
        </w:rPr>
        <w:t>不影响</w:t>
      </w:r>
      <w:r>
        <w:rPr>
          <w:rFonts w:ascii="仿宋_GB2312" w:eastAsia="仿宋_GB2312" w:hAnsi="仿宋" w:hint="eastAsia"/>
          <w:sz w:val="28"/>
        </w:rPr>
        <w:t>成份股</w:t>
      </w:r>
      <w:r>
        <w:rPr>
          <w:rFonts w:ascii="仿宋_GB2312" w:eastAsia="仿宋_GB2312" w:hAnsi="仿宋"/>
          <w:sz w:val="28"/>
        </w:rPr>
        <w:t>流动性</w:t>
      </w:r>
      <w:r>
        <w:rPr>
          <w:rFonts w:ascii="仿宋_GB2312" w:eastAsia="仿宋_GB2312" w:hAnsi="仿宋" w:hint="eastAsia"/>
          <w:sz w:val="28"/>
        </w:rPr>
        <w:t>为</w:t>
      </w:r>
      <w:r>
        <w:rPr>
          <w:rFonts w:ascii="仿宋_GB2312" w:eastAsia="仿宋_GB2312" w:hAnsi="仿宋"/>
          <w:sz w:val="28"/>
        </w:rPr>
        <w:t>前提</w:t>
      </w:r>
      <w:r>
        <w:rPr>
          <w:rFonts w:ascii="仿宋_GB2312" w:eastAsia="仿宋_GB2312" w:hAnsi="仿宋" w:hint="eastAsia"/>
          <w:sz w:val="28"/>
        </w:rPr>
        <w:t>进行测算，</w:t>
      </w:r>
      <w:r w:rsidR="003A07DB">
        <w:rPr>
          <w:rFonts w:ascii="仿宋_GB2312" w:eastAsia="仿宋_GB2312" w:hAnsi="仿宋"/>
          <w:sz w:val="28"/>
        </w:rPr>
        <w:t>170</w:t>
      </w:r>
      <w:r w:rsidRPr="00097E63">
        <w:rPr>
          <w:rFonts w:ascii="仿宋_GB2312" w:eastAsia="仿宋_GB2312" w:hAnsi="仿宋" w:hint="eastAsia"/>
          <w:sz w:val="28"/>
        </w:rPr>
        <w:t>亿是</w:t>
      </w:r>
      <w:r>
        <w:rPr>
          <w:rFonts w:ascii="仿宋_GB2312" w:eastAsia="仿宋_GB2312" w:hAnsi="仿宋" w:hint="eastAsia"/>
          <w:sz w:val="28"/>
        </w:rPr>
        <w:t>较为</w:t>
      </w:r>
      <w:r w:rsidRPr="00097E63">
        <w:rPr>
          <w:rFonts w:ascii="仿宋_GB2312" w:eastAsia="仿宋_GB2312" w:hAnsi="仿宋" w:hint="eastAsia"/>
          <w:sz w:val="28"/>
        </w:rPr>
        <w:t>合理</w:t>
      </w:r>
      <w:r w:rsidRPr="00097E63">
        <w:rPr>
          <w:rFonts w:ascii="仿宋_GB2312" w:eastAsia="仿宋_GB2312" w:hAnsi="仿宋"/>
          <w:sz w:val="28"/>
        </w:rPr>
        <w:t>的</w:t>
      </w:r>
      <w:r>
        <w:rPr>
          <w:rFonts w:ascii="仿宋_GB2312" w:eastAsia="仿宋_GB2312" w:hAnsi="仿宋" w:hint="eastAsia"/>
          <w:sz w:val="28"/>
        </w:rPr>
        <w:t>市场</w:t>
      </w:r>
      <w:r w:rsidRPr="00097E63">
        <w:rPr>
          <w:rFonts w:ascii="仿宋_GB2312" w:eastAsia="仿宋_GB2312" w:hAnsi="仿宋" w:hint="eastAsia"/>
          <w:sz w:val="28"/>
        </w:rPr>
        <w:t>规模</w:t>
      </w:r>
      <w:r w:rsidRPr="00097E63">
        <w:rPr>
          <w:rFonts w:ascii="仿宋_GB2312" w:eastAsia="仿宋_GB2312" w:hAnsi="仿宋"/>
          <w:sz w:val="28"/>
        </w:rPr>
        <w:t>。</w:t>
      </w:r>
    </w:p>
    <w:p w14:paraId="03173E47" w14:textId="77777777" w:rsidR="00681B55" w:rsidRPr="00933376" w:rsidRDefault="00681B55" w:rsidP="00681B55">
      <w:pPr>
        <w:spacing w:line="560" w:lineRule="exact"/>
        <w:ind w:firstLineChars="200" w:firstLine="562"/>
        <w:rPr>
          <w:rFonts w:ascii="仿宋_GB2312" w:eastAsia="仿宋_GB2312" w:hAnsi="仿宋"/>
          <w:sz w:val="28"/>
        </w:rPr>
      </w:pPr>
      <w:r>
        <w:rPr>
          <w:rFonts w:ascii="仿宋_GB2312" w:eastAsia="仿宋_GB2312" w:hAnsi="仿宋" w:hint="eastAsia"/>
          <w:b/>
          <w:sz w:val="28"/>
        </w:rPr>
        <w:t>（2）</w:t>
      </w:r>
      <w:r w:rsidR="008763D6">
        <w:rPr>
          <w:rFonts w:ascii="仿宋_GB2312" w:eastAsia="仿宋_GB2312" w:hAnsi="仿宋" w:hint="eastAsia"/>
          <w:b/>
          <w:sz w:val="28"/>
        </w:rPr>
        <w:t>从成份</w:t>
      </w:r>
      <w:proofErr w:type="gramStart"/>
      <w:r w:rsidR="008763D6">
        <w:rPr>
          <w:rFonts w:ascii="仿宋_GB2312" w:eastAsia="仿宋_GB2312" w:hAnsi="仿宋" w:hint="eastAsia"/>
          <w:b/>
          <w:sz w:val="28"/>
        </w:rPr>
        <w:t>股自由</w:t>
      </w:r>
      <w:proofErr w:type="gramEnd"/>
      <w:r w:rsidR="008763D6">
        <w:rPr>
          <w:rFonts w:ascii="仿宋_GB2312" w:eastAsia="仿宋_GB2312" w:hAnsi="仿宋" w:hint="eastAsia"/>
          <w:b/>
          <w:sz w:val="28"/>
        </w:rPr>
        <w:t>流通市值角度进行分析：</w:t>
      </w:r>
      <w:r w:rsidR="008763D6" w:rsidRPr="00933376">
        <w:rPr>
          <w:rFonts w:ascii="仿宋_GB2312" w:eastAsia="仿宋_GB2312" w:hAnsi="仿宋" w:hint="eastAsia"/>
          <w:sz w:val="28"/>
        </w:rPr>
        <w:t>假设跟踪该指数的基金总</w:t>
      </w:r>
      <w:r w:rsidR="008763D6">
        <w:rPr>
          <w:rFonts w:ascii="仿宋_GB2312" w:eastAsia="仿宋_GB2312" w:hAnsi="仿宋" w:hint="eastAsia"/>
          <w:sz w:val="28"/>
        </w:rPr>
        <w:t>规模</w:t>
      </w:r>
      <w:r w:rsidR="008763D6" w:rsidRPr="00933376">
        <w:rPr>
          <w:rFonts w:ascii="仿宋_GB2312" w:eastAsia="仿宋_GB2312" w:hAnsi="仿宋" w:hint="eastAsia"/>
          <w:sz w:val="28"/>
        </w:rPr>
        <w:t>为</w:t>
      </w:r>
      <w:r w:rsidR="000E1177">
        <w:rPr>
          <w:rFonts w:ascii="仿宋_GB2312" w:eastAsia="仿宋_GB2312" w:hAnsi="仿宋"/>
          <w:sz w:val="28"/>
        </w:rPr>
        <w:t>170</w:t>
      </w:r>
      <w:r w:rsidR="008763D6" w:rsidRPr="00933376">
        <w:rPr>
          <w:rFonts w:ascii="仿宋_GB2312" w:eastAsia="仿宋_GB2312" w:hAnsi="仿宋" w:hint="eastAsia"/>
          <w:sz w:val="28"/>
        </w:rPr>
        <w:t>亿，按照指数权重计算每只成份股的基金持仓占</w:t>
      </w:r>
      <w:r w:rsidR="008763D6">
        <w:rPr>
          <w:rFonts w:ascii="仿宋_GB2312" w:eastAsia="仿宋_GB2312" w:hAnsi="仿宋" w:hint="eastAsia"/>
          <w:sz w:val="28"/>
        </w:rPr>
        <w:t>其</w:t>
      </w:r>
      <w:r w:rsidR="008763D6" w:rsidRPr="00933376">
        <w:rPr>
          <w:rFonts w:ascii="仿宋_GB2312" w:eastAsia="仿宋_GB2312" w:hAnsi="仿宋" w:hint="eastAsia"/>
          <w:sz w:val="28"/>
        </w:rPr>
        <w:t>自由流通市值的比例，</w:t>
      </w:r>
      <w:r w:rsidR="008763D6" w:rsidRPr="00B95ACE">
        <w:rPr>
          <w:rFonts w:ascii="仿宋_GB2312" w:eastAsia="仿宋_GB2312" w:hAnsi="仿宋" w:hint="eastAsia"/>
          <w:b/>
          <w:sz w:val="28"/>
        </w:rPr>
        <w:t>以此衡量每只成份股由基金规模</w:t>
      </w:r>
      <w:r w:rsidR="008763D6" w:rsidRPr="00B95ACE">
        <w:rPr>
          <w:rFonts w:ascii="仿宋_GB2312" w:eastAsia="仿宋_GB2312" w:hAnsi="仿宋"/>
          <w:b/>
          <w:sz w:val="28"/>
        </w:rPr>
        <w:t>带来的</w:t>
      </w:r>
      <w:r w:rsidR="008763D6" w:rsidRPr="00B95ACE">
        <w:rPr>
          <w:rFonts w:ascii="仿宋_GB2312" w:eastAsia="仿宋_GB2312" w:hAnsi="仿宋" w:hint="eastAsia"/>
          <w:b/>
          <w:sz w:val="28"/>
        </w:rPr>
        <w:t>流动性压</w:t>
      </w:r>
      <w:r w:rsidR="008763D6" w:rsidRPr="00B95ACE">
        <w:rPr>
          <w:rFonts w:ascii="仿宋_GB2312" w:eastAsia="仿宋_GB2312" w:hAnsi="仿宋"/>
          <w:b/>
          <w:sz w:val="28"/>
        </w:rPr>
        <w:t>力，</w:t>
      </w:r>
      <w:r w:rsidR="008763D6" w:rsidRPr="004F517C">
        <w:rPr>
          <w:rFonts w:ascii="仿宋_GB2312" w:eastAsia="仿宋_GB2312" w:hAnsi="仿宋" w:hint="eastAsia"/>
          <w:b/>
          <w:sz w:val="28"/>
        </w:rPr>
        <w:t>比例</w:t>
      </w:r>
      <w:r w:rsidR="008763D6" w:rsidRPr="004F517C">
        <w:rPr>
          <w:rFonts w:ascii="仿宋_GB2312" w:eastAsia="仿宋_GB2312" w:hAnsi="仿宋"/>
          <w:b/>
          <w:sz w:val="28"/>
        </w:rPr>
        <w:t>越高代表</w:t>
      </w:r>
      <w:r w:rsidR="008763D6">
        <w:rPr>
          <w:rFonts w:ascii="仿宋_GB2312" w:eastAsia="仿宋_GB2312" w:hAnsi="仿宋" w:hint="eastAsia"/>
          <w:b/>
          <w:sz w:val="28"/>
        </w:rPr>
        <w:t>基金</w:t>
      </w:r>
      <w:r w:rsidR="008763D6" w:rsidRPr="004F517C">
        <w:rPr>
          <w:rFonts w:ascii="仿宋_GB2312" w:eastAsia="仿宋_GB2312" w:hAnsi="仿宋" w:hint="eastAsia"/>
          <w:b/>
          <w:sz w:val="28"/>
        </w:rPr>
        <w:t>规模对成份股</w:t>
      </w:r>
      <w:r w:rsidR="008763D6" w:rsidRPr="004F517C">
        <w:rPr>
          <w:rFonts w:ascii="仿宋_GB2312" w:eastAsia="仿宋_GB2312" w:hAnsi="仿宋"/>
          <w:b/>
          <w:sz w:val="28"/>
        </w:rPr>
        <w:t>的</w:t>
      </w:r>
      <w:r w:rsidR="008763D6" w:rsidRPr="004F517C">
        <w:rPr>
          <w:rFonts w:ascii="仿宋_GB2312" w:eastAsia="仿宋_GB2312" w:hAnsi="仿宋" w:hint="eastAsia"/>
          <w:b/>
          <w:sz w:val="28"/>
        </w:rPr>
        <w:t>市场流动性</w:t>
      </w:r>
      <w:r w:rsidR="008763D6" w:rsidRPr="004F517C">
        <w:rPr>
          <w:rFonts w:ascii="仿宋_GB2312" w:eastAsia="仿宋_GB2312" w:hAnsi="仿宋"/>
          <w:b/>
          <w:sz w:val="28"/>
        </w:rPr>
        <w:t>影响越大</w:t>
      </w:r>
      <w:r w:rsidR="008763D6">
        <w:rPr>
          <w:rFonts w:ascii="仿宋_GB2312" w:eastAsia="仿宋_GB2312" w:hAnsi="仿宋" w:hint="eastAsia"/>
          <w:sz w:val="28"/>
        </w:rPr>
        <w:t>。经</w:t>
      </w:r>
      <w:r w:rsidR="008763D6">
        <w:rPr>
          <w:rFonts w:ascii="仿宋_GB2312" w:eastAsia="仿宋_GB2312" w:hAnsi="仿宋"/>
          <w:sz w:val="28"/>
        </w:rPr>
        <w:t>测算，</w:t>
      </w:r>
      <w:r w:rsidR="008763D6" w:rsidRPr="00933376">
        <w:rPr>
          <w:rFonts w:ascii="仿宋_GB2312" w:eastAsia="仿宋_GB2312" w:hAnsi="仿宋" w:hint="eastAsia"/>
          <w:sz w:val="28"/>
        </w:rPr>
        <w:t>基金持仓</w:t>
      </w:r>
      <w:r w:rsidR="008763D6">
        <w:rPr>
          <w:rFonts w:ascii="仿宋_GB2312" w:eastAsia="仿宋_GB2312" w:hAnsi="仿宋"/>
          <w:sz w:val="28"/>
        </w:rPr>
        <w:t>占</w:t>
      </w:r>
      <w:r w:rsidR="008763D6">
        <w:rPr>
          <w:rFonts w:ascii="仿宋_GB2312" w:eastAsia="仿宋_GB2312" w:hAnsi="仿宋" w:hint="eastAsia"/>
          <w:sz w:val="28"/>
        </w:rPr>
        <w:t>成份</w:t>
      </w:r>
      <w:proofErr w:type="gramStart"/>
      <w:r w:rsidR="008763D6">
        <w:rPr>
          <w:rFonts w:ascii="仿宋_GB2312" w:eastAsia="仿宋_GB2312" w:hAnsi="仿宋" w:hint="eastAsia"/>
          <w:sz w:val="28"/>
        </w:rPr>
        <w:t>股</w:t>
      </w:r>
      <w:r w:rsidR="008763D6" w:rsidRPr="00933376">
        <w:rPr>
          <w:rFonts w:ascii="仿宋_GB2312" w:eastAsia="仿宋_GB2312" w:hAnsi="仿宋" w:hint="eastAsia"/>
          <w:sz w:val="28"/>
        </w:rPr>
        <w:t>自由</w:t>
      </w:r>
      <w:proofErr w:type="gramEnd"/>
      <w:r w:rsidR="008763D6" w:rsidRPr="00933376">
        <w:rPr>
          <w:rFonts w:ascii="仿宋_GB2312" w:eastAsia="仿宋_GB2312" w:hAnsi="仿宋" w:hint="eastAsia"/>
          <w:sz w:val="28"/>
        </w:rPr>
        <w:t>流通市值</w:t>
      </w:r>
      <w:r w:rsidR="008763D6">
        <w:rPr>
          <w:rFonts w:ascii="仿宋_GB2312" w:eastAsia="仿宋_GB2312" w:hAnsi="仿宋"/>
          <w:sz w:val="28"/>
        </w:rPr>
        <w:t>的比例</w:t>
      </w:r>
      <w:r w:rsidR="008763D6">
        <w:rPr>
          <w:rFonts w:ascii="仿宋_GB2312" w:eastAsia="仿宋_GB2312" w:hAnsi="仿宋" w:hint="eastAsia"/>
          <w:sz w:val="28"/>
        </w:rPr>
        <w:t>最</w:t>
      </w:r>
      <w:r w:rsidR="008763D6" w:rsidRPr="00A1171C">
        <w:rPr>
          <w:rFonts w:ascii="仿宋_GB2312" w:eastAsia="仿宋_GB2312" w:hAnsi="仿宋" w:hint="eastAsia"/>
          <w:sz w:val="28"/>
        </w:rPr>
        <w:t>高的5只股票</w:t>
      </w:r>
      <w:r w:rsidR="008763D6" w:rsidRPr="003C3F8D">
        <w:rPr>
          <w:rFonts w:ascii="仿宋_GB2312" w:eastAsia="仿宋_GB2312" w:hAnsi="仿宋" w:hint="eastAsia"/>
          <w:sz w:val="28"/>
        </w:rPr>
        <w:t>如下表所示。</w:t>
      </w:r>
    </w:p>
    <w:p w14:paraId="2DBCD434" w14:textId="77777777" w:rsidR="008763D6" w:rsidRDefault="008763D6" w:rsidP="008763D6">
      <w:pPr>
        <w:spacing w:line="580" w:lineRule="exact"/>
        <w:jc w:val="center"/>
        <w:rPr>
          <w:rFonts w:ascii="仿宋_GB2312" w:eastAsia="仿宋_GB2312"/>
        </w:rPr>
      </w:pPr>
      <w:r>
        <w:rPr>
          <w:rFonts w:ascii="仿宋_GB2312" w:eastAsia="仿宋_GB2312" w:hint="eastAsia"/>
        </w:rPr>
        <w:t>表：预估基金持仓</w:t>
      </w:r>
      <w:proofErr w:type="gramStart"/>
      <w:r>
        <w:rPr>
          <w:rFonts w:ascii="仿宋_GB2312" w:eastAsia="仿宋_GB2312" w:hint="eastAsia"/>
        </w:rPr>
        <w:t>占自由</w:t>
      </w:r>
      <w:proofErr w:type="gramEnd"/>
      <w:r>
        <w:rPr>
          <w:rFonts w:ascii="仿宋_GB2312" w:eastAsia="仿宋_GB2312" w:hint="eastAsia"/>
        </w:rPr>
        <w:t>流通市值比例最高的5只股票</w:t>
      </w:r>
    </w:p>
    <w:tbl>
      <w:tblPr>
        <w:tblW w:w="94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78"/>
        <w:gridCol w:w="1385"/>
        <w:gridCol w:w="1370"/>
        <w:gridCol w:w="993"/>
        <w:gridCol w:w="1687"/>
        <w:gridCol w:w="3113"/>
      </w:tblGrid>
      <w:tr w:rsidR="008763D6" w:rsidRPr="00500938" w14:paraId="1B239720" w14:textId="77777777" w:rsidTr="00F1587C">
        <w:trPr>
          <w:trHeight w:val="224"/>
          <w:jc w:val="center"/>
        </w:trPr>
        <w:tc>
          <w:tcPr>
            <w:tcW w:w="878" w:type="dxa"/>
            <w:tcBorders>
              <w:top w:val="single" w:sz="4" w:space="0" w:color="auto"/>
              <w:left w:val="single" w:sz="4" w:space="0" w:color="auto"/>
              <w:bottom w:val="single" w:sz="4" w:space="0" w:color="auto"/>
              <w:right w:val="single" w:sz="4" w:space="0" w:color="auto"/>
            </w:tcBorders>
            <w:noWrap/>
            <w:vAlign w:val="center"/>
            <w:hideMark/>
          </w:tcPr>
          <w:p w14:paraId="4025A164" w14:textId="77777777" w:rsidR="008763D6" w:rsidRPr="00500938" w:rsidRDefault="008763D6" w:rsidP="00CB7FAC">
            <w:pPr>
              <w:jc w:val="center"/>
              <w:rPr>
                <w:rFonts w:ascii="仿宋_GB2312" w:eastAsia="仿宋_GB2312" w:hAnsi="仿宋"/>
                <w:b/>
              </w:rPr>
            </w:pPr>
            <w:r w:rsidRPr="00500938">
              <w:rPr>
                <w:rFonts w:ascii="仿宋_GB2312" w:eastAsia="仿宋_GB2312" w:hAnsi="仿宋" w:hint="eastAsia"/>
                <w:b/>
              </w:rPr>
              <w:t>排序</w:t>
            </w:r>
          </w:p>
        </w:tc>
        <w:tc>
          <w:tcPr>
            <w:tcW w:w="1385" w:type="dxa"/>
            <w:tcBorders>
              <w:top w:val="single" w:sz="4" w:space="0" w:color="auto"/>
              <w:left w:val="single" w:sz="4" w:space="0" w:color="auto"/>
              <w:right w:val="single" w:sz="4" w:space="0" w:color="auto"/>
            </w:tcBorders>
            <w:vAlign w:val="center"/>
          </w:tcPr>
          <w:p w14:paraId="7EAD4347" w14:textId="77777777" w:rsidR="008763D6" w:rsidRPr="00500938" w:rsidRDefault="008763D6" w:rsidP="00CB7FAC">
            <w:pPr>
              <w:jc w:val="center"/>
              <w:rPr>
                <w:rFonts w:ascii="仿宋_GB2312" w:eastAsia="仿宋_GB2312" w:hAnsi="仿宋"/>
                <w:b/>
              </w:rPr>
            </w:pPr>
            <w:r w:rsidRPr="00500938">
              <w:rPr>
                <w:rFonts w:ascii="仿宋_GB2312" w:eastAsia="仿宋_GB2312" w:hAnsi="仿宋" w:hint="eastAsia"/>
                <w:b/>
              </w:rPr>
              <w:t>代码</w:t>
            </w:r>
          </w:p>
        </w:tc>
        <w:tc>
          <w:tcPr>
            <w:tcW w:w="1370" w:type="dxa"/>
            <w:tcBorders>
              <w:top w:val="single" w:sz="4" w:space="0" w:color="auto"/>
              <w:left w:val="single" w:sz="4" w:space="0" w:color="auto"/>
              <w:bottom w:val="single" w:sz="4" w:space="0" w:color="auto"/>
              <w:right w:val="single" w:sz="4" w:space="0" w:color="auto"/>
            </w:tcBorders>
            <w:noWrap/>
            <w:vAlign w:val="center"/>
            <w:hideMark/>
          </w:tcPr>
          <w:p w14:paraId="57FB05B5" w14:textId="77777777" w:rsidR="008763D6" w:rsidRPr="00500938" w:rsidRDefault="008763D6" w:rsidP="00CB7FAC">
            <w:pPr>
              <w:jc w:val="center"/>
              <w:rPr>
                <w:rFonts w:ascii="仿宋_GB2312" w:eastAsia="仿宋_GB2312" w:hAnsi="仿宋"/>
                <w:b/>
              </w:rPr>
            </w:pPr>
            <w:r w:rsidRPr="00500938">
              <w:rPr>
                <w:rFonts w:ascii="仿宋_GB2312" w:eastAsia="仿宋_GB2312" w:hAnsi="仿宋" w:hint="eastAsia"/>
                <w:b/>
              </w:rPr>
              <w:t>简称</w:t>
            </w:r>
          </w:p>
        </w:tc>
        <w:tc>
          <w:tcPr>
            <w:tcW w:w="993" w:type="dxa"/>
            <w:tcBorders>
              <w:top w:val="single" w:sz="4" w:space="0" w:color="auto"/>
              <w:left w:val="single" w:sz="4" w:space="0" w:color="auto"/>
              <w:bottom w:val="single" w:sz="4" w:space="0" w:color="auto"/>
              <w:right w:val="single" w:sz="4" w:space="0" w:color="auto"/>
            </w:tcBorders>
            <w:noWrap/>
            <w:vAlign w:val="center"/>
            <w:hideMark/>
          </w:tcPr>
          <w:p w14:paraId="5416E7F7" w14:textId="77777777" w:rsidR="008763D6" w:rsidRPr="00500938" w:rsidRDefault="008763D6" w:rsidP="00CB7FAC">
            <w:pPr>
              <w:jc w:val="center"/>
              <w:rPr>
                <w:rFonts w:ascii="仿宋_GB2312" w:eastAsia="仿宋_GB2312" w:hAnsi="仿宋"/>
                <w:b/>
              </w:rPr>
            </w:pPr>
            <w:r w:rsidRPr="00500938">
              <w:rPr>
                <w:rFonts w:ascii="仿宋_GB2312" w:eastAsia="仿宋_GB2312" w:hAnsi="仿宋" w:hint="eastAsia"/>
                <w:b/>
              </w:rPr>
              <w:t>权重</w:t>
            </w:r>
          </w:p>
          <w:p w14:paraId="0DCDC833" w14:textId="77777777" w:rsidR="008763D6" w:rsidRPr="00500938" w:rsidRDefault="008763D6" w:rsidP="00CB7FAC">
            <w:pPr>
              <w:jc w:val="center"/>
              <w:rPr>
                <w:rFonts w:ascii="仿宋_GB2312" w:eastAsia="仿宋_GB2312" w:hAnsi="仿宋"/>
                <w:b/>
              </w:rPr>
            </w:pPr>
          </w:p>
        </w:tc>
        <w:tc>
          <w:tcPr>
            <w:tcW w:w="1687" w:type="dxa"/>
            <w:tcBorders>
              <w:top w:val="single" w:sz="4" w:space="0" w:color="auto"/>
              <w:left w:val="single" w:sz="4" w:space="0" w:color="auto"/>
              <w:right w:val="single" w:sz="4" w:space="0" w:color="auto"/>
            </w:tcBorders>
            <w:vAlign w:val="center"/>
          </w:tcPr>
          <w:p w14:paraId="2A85FB5C" w14:textId="77777777" w:rsidR="008763D6" w:rsidRPr="00500938" w:rsidRDefault="008763D6" w:rsidP="00CB7FAC">
            <w:pPr>
              <w:jc w:val="center"/>
              <w:rPr>
                <w:rFonts w:ascii="仿宋_GB2312" w:eastAsia="仿宋_GB2312" w:hAnsi="仿宋"/>
                <w:b/>
              </w:rPr>
            </w:pPr>
            <w:r w:rsidRPr="00500938">
              <w:rPr>
                <w:rFonts w:ascii="仿宋_GB2312" w:eastAsia="仿宋_GB2312" w:hAnsi="仿宋" w:hint="eastAsia"/>
                <w:b/>
              </w:rPr>
              <w:t>自由流通市值</w:t>
            </w:r>
          </w:p>
          <w:p w14:paraId="7108C00D" w14:textId="77777777" w:rsidR="008763D6" w:rsidRPr="00500938" w:rsidRDefault="008763D6" w:rsidP="00CB7FAC">
            <w:pPr>
              <w:jc w:val="center"/>
              <w:rPr>
                <w:rFonts w:ascii="仿宋_GB2312" w:eastAsia="仿宋_GB2312" w:hAnsi="仿宋"/>
                <w:b/>
              </w:rPr>
            </w:pPr>
            <w:r w:rsidRPr="00500938">
              <w:rPr>
                <w:rFonts w:ascii="仿宋_GB2312" w:eastAsia="仿宋_GB2312" w:hAnsi="仿宋" w:hint="eastAsia"/>
                <w:b/>
              </w:rPr>
              <w:t>（亿元）</w:t>
            </w:r>
          </w:p>
        </w:tc>
        <w:tc>
          <w:tcPr>
            <w:tcW w:w="3113" w:type="dxa"/>
            <w:tcBorders>
              <w:top w:val="single" w:sz="4" w:space="0" w:color="auto"/>
              <w:left w:val="single" w:sz="4" w:space="0" w:color="auto"/>
              <w:bottom w:val="single" w:sz="4" w:space="0" w:color="auto"/>
              <w:right w:val="single" w:sz="4" w:space="0" w:color="auto"/>
            </w:tcBorders>
            <w:noWrap/>
            <w:vAlign w:val="center"/>
            <w:hideMark/>
          </w:tcPr>
          <w:p w14:paraId="77BCA56F" w14:textId="77777777" w:rsidR="008763D6" w:rsidRPr="00500938" w:rsidRDefault="008763D6" w:rsidP="005416C1">
            <w:pPr>
              <w:jc w:val="center"/>
              <w:rPr>
                <w:rFonts w:ascii="仿宋_GB2312" w:eastAsia="仿宋_GB2312" w:hAnsi="仿宋"/>
                <w:b/>
              </w:rPr>
            </w:pPr>
            <w:r w:rsidRPr="00500938">
              <w:rPr>
                <w:rFonts w:ascii="仿宋_GB2312" w:eastAsia="仿宋_GB2312" w:hAnsi="仿宋" w:hint="eastAsia"/>
                <w:b/>
              </w:rPr>
              <w:t>基金规模</w:t>
            </w:r>
            <w:r w:rsidR="000E1177">
              <w:rPr>
                <w:rFonts w:ascii="仿宋_GB2312" w:eastAsia="仿宋_GB2312" w:hAnsi="仿宋"/>
                <w:b/>
              </w:rPr>
              <w:t>170</w:t>
            </w:r>
            <w:r w:rsidRPr="00500938">
              <w:rPr>
                <w:rFonts w:ascii="仿宋_GB2312" w:eastAsia="仿宋_GB2312" w:hAnsi="仿宋" w:hint="eastAsia"/>
                <w:b/>
              </w:rPr>
              <w:t>亿时持仓占股票自由流通市值比例</w:t>
            </w:r>
          </w:p>
        </w:tc>
      </w:tr>
      <w:tr w:rsidR="000E1177" w:rsidRPr="00500938" w14:paraId="7EE71CF1" w14:textId="77777777" w:rsidTr="0038544E">
        <w:trPr>
          <w:trHeight w:val="224"/>
          <w:jc w:val="center"/>
        </w:trPr>
        <w:tc>
          <w:tcPr>
            <w:tcW w:w="878" w:type="dxa"/>
            <w:tcBorders>
              <w:top w:val="single" w:sz="4" w:space="0" w:color="auto"/>
              <w:left w:val="single" w:sz="4" w:space="0" w:color="auto"/>
              <w:bottom w:val="single" w:sz="4" w:space="0" w:color="auto"/>
              <w:right w:val="single" w:sz="4" w:space="0" w:color="auto"/>
            </w:tcBorders>
            <w:noWrap/>
            <w:vAlign w:val="center"/>
            <w:hideMark/>
          </w:tcPr>
          <w:p w14:paraId="3F696D95" w14:textId="77777777" w:rsidR="000E1177" w:rsidRPr="00500938" w:rsidRDefault="000E1177" w:rsidP="000E1177">
            <w:pPr>
              <w:jc w:val="center"/>
              <w:rPr>
                <w:rFonts w:ascii="仿宋_GB2312" w:eastAsia="仿宋_GB2312" w:hAnsi="仿宋"/>
              </w:rPr>
            </w:pPr>
            <w:r w:rsidRPr="00500938">
              <w:rPr>
                <w:rFonts w:ascii="仿宋_GB2312" w:eastAsia="仿宋_GB2312" w:hAnsi="仿宋" w:hint="eastAsia"/>
              </w:rPr>
              <w:t>1</w:t>
            </w:r>
          </w:p>
        </w:tc>
        <w:tc>
          <w:tcPr>
            <w:tcW w:w="1385" w:type="dxa"/>
            <w:tcBorders>
              <w:top w:val="single" w:sz="4" w:space="0" w:color="auto"/>
              <w:left w:val="single" w:sz="4" w:space="0" w:color="auto"/>
              <w:bottom w:val="single" w:sz="4" w:space="0" w:color="auto"/>
              <w:right w:val="single" w:sz="4" w:space="0" w:color="auto"/>
            </w:tcBorders>
            <w:vAlign w:val="center"/>
          </w:tcPr>
          <w:p w14:paraId="4A9DC77E" w14:textId="77777777" w:rsidR="000E1177" w:rsidRPr="000E1177" w:rsidRDefault="000E1177" w:rsidP="000E1177">
            <w:pPr>
              <w:jc w:val="center"/>
              <w:rPr>
                <w:rFonts w:ascii="仿宋_GB2312" w:eastAsia="仿宋_GB2312" w:hAnsi="仿宋"/>
              </w:rPr>
            </w:pPr>
            <w:r w:rsidRPr="000E1177">
              <w:rPr>
                <w:rFonts w:ascii="仿宋_GB2312" w:eastAsia="仿宋_GB2312" w:hAnsi="仿宋" w:hint="eastAsia"/>
              </w:rPr>
              <w:t>600517</w:t>
            </w:r>
          </w:p>
        </w:tc>
        <w:tc>
          <w:tcPr>
            <w:tcW w:w="1370" w:type="dxa"/>
            <w:tcBorders>
              <w:top w:val="single" w:sz="4" w:space="0" w:color="auto"/>
              <w:left w:val="single" w:sz="4" w:space="0" w:color="auto"/>
              <w:bottom w:val="single" w:sz="4" w:space="0" w:color="auto"/>
              <w:right w:val="single" w:sz="4" w:space="0" w:color="auto"/>
            </w:tcBorders>
            <w:noWrap/>
            <w:vAlign w:val="center"/>
            <w:hideMark/>
          </w:tcPr>
          <w:p w14:paraId="21FB08DD" w14:textId="77777777" w:rsidR="000E1177" w:rsidRPr="000E1177" w:rsidRDefault="000E1177" w:rsidP="000E1177">
            <w:pPr>
              <w:jc w:val="center"/>
              <w:rPr>
                <w:rFonts w:ascii="仿宋_GB2312" w:eastAsia="仿宋_GB2312" w:hAnsi="仿宋"/>
              </w:rPr>
            </w:pPr>
            <w:proofErr w:type="gramStart"/>
            <w:r w:rsidRPr="000E1177">
              <w:rPr>
                <w:rFonts w:ascii="仿宋_GB2312" w:eastAsia="仿宋_GB2312" w:hAnsi="仿宋" w:hint="eastAsia"/>
              </w:rPr>
              <w:t>国网英</w:t>
            </w:r>
            <w:proofErr w:type="gramEnd"/>
            <w:r w:rsidRPr="000E1177">
              <w:rPr>
                <w:rFonts w:ascii="仿宋_GB2312" w:eastAsia="仿宋_GB2312" w:hAnsi="仿宋" w:hint="eastAsia"/>
              </w:rPr>
              <w:t>大</w:t>
            </w:r>
          </w:p>
        </w:tc>
        <w:tc>
          <w:tcPr>
            <w:tcW w:w="993" w:type="dxa"/>
            <w:tcBorders>
              <w:top w:val="single" w:sz="4" w:space="0" w:color="auto"/>
              <w:left w:val="single" w:sz="4" w:space="0" w:color="auto"/>
              <w:bottom w:val="single" w:sz="4" w:space="0" w:color="auto"/>
              <w:right w:val="single" w:sz="4" w:space="0" w:color="auto"/>
            </w:tcBorders>
            <w:noWrap/>
            <w:vAlign w:val="center"/>
            <w:hideMark/>
          </w:tcPr>
          <w:p w14:paraId="368FC2D4" w14:textId="77777777" w:rsidR="000E1177" w:rsidRPr="000E1177" w:rsidRDefault="000E1177" w:rsidP="000E1177">
            <w:pPr>
              <w:jc w:val="center"/>
              <w:rPr>
                <w:rFonts w:ascii="仿宋_GB2312" w:eastAsia="仿宋_GB2312" w:hAnsi="仿宋"/>
              </w:rPr>
            </w:pPr>
            <w:r w:rsidRPr="000E1177">
              <w:rPr>
                <w:rFonts w:ascii="仿宋_GB2312" w:eastAsia="仿宋_GB2312" w:hAnsi="仿宋" w:hint="eastAsia"/>
              </w:rPr>
              <w:t>1.22%</w:t>
            </w:r>
          </w:p>
        </w:tc>
        <w:tc>
          <w:tcPr>
            <w:tcW w:w="1687" w:type="dxa"/>
            <w:tcBorders>
              <w:top w:val="single" w:sz="4" w:space="0" w:color="auto"/>
              <w:left w:val="single" w:sz="4" w:space="0" w:color="auto"/>
              <w:bottom w:val="single" w:sz="4" w:space="0" w:color="auto"/>
              <w:right w:val="single" w:sz="4" w:space="0" w:color="auto"/>
            </w:tcBorders>
            <w:vAlign w:val="center"/>
          </w:tcPr>
          <w:p w14:paraId="44320FDD" w14:textId="77777777" w:rsidR="000E1177" w:rsidRPr="000E1177" w:rsidRDefault="000E1177" w:rsidP="000E1177">
            <w:pPr>
              <w:jc w:val="center"/>
              <w:rPr>
                <w:rFonts w:ascii="仿宋_GB2312" w:eastAsia="仿宋_GB2312" w:hAnsi="仿宋"/>
              </w:rPr>
            </w:pPr>
            <w:r w:rsidRPr="000E1177">
              <w:rPr>
                <w:rFonts w:ascii="仿宋_GB2312" w:eastAsia="仿宋_GB2312" w:hAnsi="仿宋" w:hint="eastAsia"/>
              </w:rPr>
              <w:t xml:space="preserve">75.24 </w:t>
            </w:r>
          </w:p>
        </w:tc>
        <w:tc>
          <w:tcPr>
            <w:tcW w:w="3113" w:type="dxa"/>
            <w:tcBorders>
              <w:top w:val="single" w:sz="4" w:space="0" w:color="auto"/>
              <w:left w:val="single" w:sz="4" w:space="0" w:color="auto"/>
              <w:bottom w:val="single" w:sz="4" w:space="0" w:color="auto"/>
              <w:right w:val="single" w:sz="4" w:space="0" w:color="auto"/>
            </w:tcBorders>
            <w:noWrap/>
            <w:vAlign w:val="center"/>
          </w:tcPr>
          <w:p w14:paraId="4F976AC0" w14:textId="77777777" w:rsidR="000E1177" w:rsidRPr="000E1177" w:rsidRDefault="000E1177" w:rsidP="000E1177">
            <w:pPr>
              <w:jc w:val="center"/>
              <w:rPr>
                <w:rFonts w:ascii="仿宋_GB2312" w:eastAsia="仿宋_GB2312" w:hAnsi="仿宋"/>
              </w:rPr>
            </w:pPr>
            <w:r w:rsidRPr="000E1177">
              <w:rPr>
                <w:rFonts w:ascii="仿宋_GB2312" w:eastAsia="仿宋_GB2312" w:hAnsi="仿宋" w:hint="eastAsia"/>
              </w:rPr>
              <w:t>2.77%</w:t>
            </w:r>
          </w:p>
        </w:tc>
      </w:tr>
      <w:tr w:rsidR="000E1177" w:rsidRPr="00500938" w14:paraId="577BD4CF" w14:textId="77777777" w:rsidTr="0038544E">
        <w:trPr>
          <w:trHeight w:val="224"/>
          <w:jc w:val="center"/>
        </w:trPr>
        <w:tc>
          <w:tcPr>
            <w:tcW w:w="878" w:type="dxa"/>
            <w:tcBorders>
              <w:top w:val="single" w:sz="4" w:space="0" w:color="auto"/>
              <w:left w:val="single" w:sz="4" w:space="0" w:color="auto"/>
              <w:bottom w:val="single" w:sz="4" w:space="0" w:color="auto"/>
              <w:right w:val="single" w:sz="4" w:space="0" w:color="auto"/>
            </w:tcBorders>
            <w:noWrap/>
            <w:vAlign w:val="center"/>
          </w:tcPr>
          <w:p w14:paraId="034E378D" w14:textId="77777777" w:rsidR="000E1177" w:rsidRPr="00500938" w:rsidRDefault="000E1177" w:rsidP="000E1177">
            <w:pPr>
              <w:jc w:val="center"/>
              <w:rPr>
                <w:rFonts w:ascii="仿宋_GB2312" w:eastAsia="仿宋_GB2312" w:hAnsi="仿宋"/>
              </w:rPr>
            </w:pPr>
            <w:r w:rsidRPr="00500938">
              <w:rPr>
                <w:rFonts w:ascii="仿宋_GB2312" w:eastAsia="仿宋_GB2312" w:hAnsi="仿宋" w:hint="eastAsia"/>
              </w:rPr>
              <w:t>2</w:t>
            </w:r>
          </w:p>
        </w:tc>
        <w:tc>
          <w:tcPr>
            <w:tcW w:w="1385" w:type="dxa"/>
            <w:tcBorders>
              <w:top w:val="single" w:sz="4" w:space="0" w:color="auto"/>
              <w:left w:val="single" w:sz="4" w:space="0" w:color="auto"/>
              <w:bottom w:val="single" w:sz="4" w:space="0" w:color="auto"/>
              <w:right w:val="single" w:sz="4" w:space="0" w:color="auto"/>
            </w:tcBorders>
            <w:vAlign w:val="center"/>
          </w:tcPr>
          <w:p w14:paraId="6AB5C236" w14:textId="77777777" w:rsidR="000E1177" w:rsidRPr="000E1177" w:rsidRDefault="000E1177" w:rsidP="000E1177">
            <w:pPr>
              <w:jc w:val="center"/>
              <w:rPr>
                <w:rFonts w:ascii="仿宋_GB2312" w:eastAsia="仿宋_GB2312" w:hAnsi="仿宋"/>
              </w:rPr>
            </w:pPr>
            <w:r w:rsidRPr="000E1177">
              <w:rPr>
                <w:rFonts w:ascii="仿宋_GB2312" w:eastAsia="仿宋_GB2312" w:hAnsi="仿宋" w:hint="eastAsia"/>
              </w:rPr>
              <w:t>601096</w:t>
            </w:r>
          </w:p>
        </w:tc>
        <w:tc>
          <w:tcPr>
            <w:tcW w:w="1370" w:type="dxa"/>
            <w:tcBorders>
              <w:top w:val="single" w:sz="4" w:space="0" w:color="auto"/>
              <w:left w:val="single" w:sz="4" w:space="0" w:color="auto"/>
              <w:bottom w:val="single" w:sz="4" w:space="0" w:color="auto"/>
              <w:right w:val="single" w:sz="4" w:space="0" w:color="auto"/>
            </w:tcBorders>
            <w:noWrap/>
            <w:vAlign w:val="center"/>
          </w:tcPr>
          <w:p w14:paraId="59E86EFB" w14:textId="77777777" w:rsidR="000E1177" w:rsidRPr="000E1177" w:rsidRDefault="000E1177" w:rsidP="000E1177">
            <w:pPr>
              <w:jc w:val="center"/>
              <w:rPr>
                <w:rFonts w:ascii="仿宋_GB2312" w:eastAsia="仿宋_GB2312" w:hAnsi="仿宋"/>
              </w:rPr>
            </w:pPr>
            <w:r w:rsidRPr="000E1177">
              <w:rPr>
                <w:rFonts w:ascii="仿宋_GB2312" w:eastAsia="仿宋_GB2312" w:hAnsi="仿宋" w:hint="eastAsia"/>
              </w:rPr>
              <w:t>宏盛华源</w:t>
            </w:r>
          </w:p>
        </w:tc>
        <w:tc>
          <w:tcPr>
            <w:tcW w:w="993" w:type="dxa"/>
            <w:tcBorders>
              <w:top w:val="single" w:sz="4" w:space="0" w:color="auto"/>
              <w:left w:val="single" w:sz="4" w:space="0" w:color="auto"/>
              <w:bottom w:val="single" w:sz="4" w:space="0" w:color="auto"/>
              <w:right w:val="single" w:sz="4" w:space="0" w:color="auto"/>
            </w:tcBorders>
            <w:noWrap/>
            <w:vAlign w:val="center"/>
          </w:tcPr>
          <w:p w14:paraId="44F66A1A" w14:textId="77777777" w:rsidR="000E1177" w:rsidRPr="000E1177" w:rsidRDefault="000E1177" w:rsidP="000E1177">
            <w:pPr>
              <w:jc w:val="center"/>
              <w:rPr>
                <w:rFonts w:ascii="仿宋_GB2312" w:eastAsia="仿宋_GB2312" w:hAnsi="仿宋"/>
              </w:rPr>
            </w:pPr>
            <w:r w:rsidRPr="000E1177">
              <w:rPr>
                <w:rFonts w:ascii="仿宋_GB2312" w:eastAsia="仿宋_GB2312" w:hAnsi="仿宋" w:hint="eastAsia"/>
              </w:rPr>
              <w:t>0.52%</w:t>
            </w:r>
          </w:p>
        </w:tc>
        <w:tc>
          <w:tcPr>
            <w:tcW w:w="1687" w:type="dxa"/>
            <w:tcBorders>
              <w:top w:val="single" w:sz="4" w:space="0" w:color="auto"/>
              <w:left w:val="single" w:sz="4" w:space="0" w:color="auto"/>
              <w:bottom w:val="single" w:sz="4" w:space="0" w:color="auto"/>
              <w:right w:val="single" w:sz="4" w:space="0" w:color="auto"/>
            </w:tcBorders>
            <w:vAlign w:val="center"/>
          </w:tcPr>
          <w:p w14:paraId="3C5135E5" w14:textId="77777777" w:rsidR="000E1177" w:rsidRPr="000E1177" w:rsidRDefault="000E1177" w:rsidP="000E1177">
            <w:pPr>
              <w:jc w:val="center"/>
              <w:rPr>
                <w:rFonts w:ascii="仿宋_GB2312" w:eastAsia="仿宋_GB2312" w:hAnsi="仿宋"/>
              </w:rPr>
            </w:pPr>
            <w:r w:rsidRPr="000E1177">
              <w:rPr>
                <w:rFonts w:ascii="仿宋_GB2312" w:eastAsia="仿宋_GB2312" w:hAnsi="仿宋" w:hint="eastAsia"/>
              </w:rPr>
              <w:t xml:space="preserve">35.10 </w:t>
            </w:r>
          </w:p>
        </w:tc>
        <w:tc>
          <w:tcPr>
            <w:tcW w:w="3113" w:type="dxa"/>
            <w:tcBorders>
              <w:top w:val="single" w:sz="4" w:space="0" w:color="auto"/>
              <w:left w:val="single" w:sz="4" w:space="0" w:color="auto"/>
              <w:bottom w:val="single" w:sz="4" w:space="0" w:color="auto"/>
              <w:right w:val="single" w:sz="4" w:space="0" w:color="auto"/>
            </w:tcBorders>
            <w:noWrap/>
            <w:vAlign w:val="center"/>
          </w:tcPr>
          <w:p w14:paraId="128D72DA" w14:textId="77777777" w:rsidR="000E1177" w:rsidRPr="000E1177" w:rsidRDefault="000E1177" w:rsidP="000E1177">
            <w:pPr>
              <w:jc w:val="center"/>
              <w:rPr>
                <w:rFonts w:ascii="仿宋_GB2312" w:eastAsia="仿宋_GB2312" w:hAnsi="仿宋"/>
              </w:rPr>
            </w:pPr>
            <w:r w:rsidRPr="000E1177">
              <w:rPr>
                <w:rFonts w:ascii="仿宋_GB2312" w:eastAsia="仿宋_GB2312" w:hAnsi="仿宋" w:hint="eastAsia"/>
              </w:rPr>
              <w:t>2.49%</w:t>
            </w:r>
          </w:p>
        </w:tc>
      </w:tr>
      <w:tr w:rsidR="000E1177" w:rsidRPr="00500938" w14:paraId="1BF0250F" w14:textId="77777777" w:rsidTr="0038544E">
        <w:trPr>
          <w:trHeight w:val="224"/>
          <w:jc w:val="center"/>
        </w:trPr>
        <w:tc>
          <w:tcPr>
            <w:tcW w:w="878" w:type="dxa"/>
            <w:tcBorders>
              <w:top w:val="single" w:sz="4" w:space="0" w:color="auto"/>
              <w:left w:val="single" w:sz="4" w:space="0" w:color="auto"/>
              <w:bottom w:val="single" w:sz="4" w:space="0" w:color="auto"/>
              <w:right w:val="single" w:sz="4" w:space="0" w:color="auto"/>
            </w:tcBorders>
            <w:noWrap/>
            <w:vAlign w:val="center"/>
          </w:tcPr>
          <w:p w14:paraId="449FEB35" w14:textId="77777777" w:rsidR="000E1177" w:rsidRPr="00500938" w:rsidRDefault="000E1177" w:rsidP="000E1177">
            <w:pPr>
              <w:jc w:val="center"/>
              <w:rPr>
                <w:rFonts w:ascii="仿宋_GB2312" w:eastAsia="仿宋_GB2312" w:hAnsi="仿宋"/>
              </w:rPr>
            </w:pPr>
            <w:r w:rsidRPr="00500938">
              <w:rPr>
                <w:rFonts w:ascii="仿宋_GB2312" w:eastAsia="仿宋_GB2312" w:hAnsi="仿宋" w:hint="eastAsia"/>
              </w:rPr>
              <w:t>3</w:t>
            </w:r>
          </w:p>
        </w:tc>
        <w:tc>
          <w:tcPr>
            <w:tcW w:w="1385" w:type="dxa"/>
            <w:tcBorders>
              <w:top w:val="single" w:sz="4" w:space="0" w:color="auto"/>
              <w:left w:val="single" w:sz="4" w:space="0" w:color="auto"/>
              <w:bottom w:val="single" w:sz="4" w:space="0" w:color="auto"/>
              <w:right w:val="single" w:sz="4" w:space="0" w:color="auto"/>
            </w:tcBorders>
            <w:vAlign w:val="center"/>
          </w:tcPr>
          <w:p w14:paraId="460F1A35" w14:textId="77777777" w:rsidR="000E1177" w:rsidRPr="000E1177" w:rsidRDefault="000E1177" w:rsidP="000E1177">
            <w:pPr>
              <w:jc w:val="center"/>
              <w:rPr>
                <w:rFonts w:ascii="仿宋_GB2312" w:eastAsia="仿宋_GB2312" w:hAnsi="仿宋"/>
              </w:rPr>
            </w:pPr>
            <w:r w:rsidRPr="000E1177">
              <w:rPr>
                <w:rFonts w:ascii="仿宋_GB2312" w:eastAsia="仿宋_GB2312" w:hAnsi="仿宋" w:hint="eastAsia"/>
              </w:rPr>
              <w:t>300341</w:t>
            </w:r>
          </w:p>
        </w:tc>
        <w:tc>
          <w:tcPr>
            <w:tcW w:w="1370" w:type="dxa"/>
            <w:tcBorders>
              <w:top w:val="single" w:sz="4" w:space="0" w:color="auto"/>
              <w:left w:val="single" w:sz="4" w:space="0" w:color="auto"/>
              <w:bottom w:val="single" w:sz="4" w:space="0" w:color="auto"/>
              <w:right w:val="single" w:sz="4" w:space="0" w:color="auto"/>
            </w:tcBorders>
            <w:noWrap/>
            <w:vAlign w:val="center"/>
          </w:tcPr>
          <w:p w14:paraId="4C6D47CF" w14:textId="77777777" w:rsidR="000E1177" w:rsidRPr="000E1177" w:rsidRDefault="000E1177" w:rsidP="000E1177">
            <w:pPr>
              <w:jc w:val="center"/>
              <w:rPr>
                <w:rFonts w:ascii="仿宋_GB2312" w:eastAsia="仿宋_GB2312" w:hAnsi="仿宋"/>
              </w:rPr>
            </w:pPr>
            <w:r w:rsidRPr="000E1177">
              <w:rPr>
                <w:rFonts w:ascii="仿宋_GB2312" w:eastAsia="仿宋_GB2312" w:hAnsi="仿宋" w:hint="eastAsia"/>
              </w:rPr>
              <w:t>麦克奥迪</w:t>
            </w:r>
          </w:p>
        </w:tc>
        <w:tc>
          <w:tcPr>
            <w:tcW w:w="993" w:type="dxa"/>
            <w:tcBorders>
              <w:top w:val="single" w:sz="4" w:space="0" w:color="auto"/>
              <w:left w:val="single" w:sz="4" w:space="0" w:color="auto"/>
              <w:bottom w:val="single" w:sz="4" w:space="0" w:color="auto"/>
              <w:right w:val="single" w:sz="4" w:space="0" w:color="auto"/>
            </w:tcBorders>
            <w:noWrap/>
            <w:vAlign w:val="center"/>
          </w:tcPr>
          <w:p w14:paraId="1768A0E6" w14:textId="77777777" w:rsidR="000E1177" w:rsidRPr="000E1177" w:rsidRDefault="000E1177" w:rsidP="000E1177">
            <w:pPr>
              <w:jc w:val="center"/>
              <w:rPr>
                <w:rFonts w:ascii="仿宋_GB2312" w:eastAsia="仿宋_GB2312" w:hAnsi="仿宋"/>
              </w:rPr>
            </w:pPr>
            <w:r w:rsidRPr="000E1177">
              <w:rPr>
                <w:rFonts w:ascii="仿宋_GB2312" w:eastAsia="仿宋_GB2312" w:hAnsi="仿宋" w:hint="eastAsia"/>
              </w:rPr>
              <w:t>0.50%</w:t>
            </w:r>
          </w:p>
        </w:tc>
        <w:tc>
          <w:tcPr>
            <w:tcW w:w="1687" w:type="dxa"/>
            <w:tcBorders>
              <w:top w:val="single" w:sz="4" w:space="0" w:color="auto"/>
              <w:left w:val="single" w:sz="4" w:space="0" w:color="auto"/>
              <w:bottom w:val="single" w:sz="4" w:space="0" w:color="auto"/>
              <w:right w:val="single" w:sz="4" w:space="0" w:color="auto"/>
            </w:tcBorders>
            <w:vAlign w:val="center"/>
          </w:tcPr>
          <w:p w14:paraId="23F16316" w14:textId="77777777" w:rsidR="000E1177" w:rsidRPr="000E1177" w:rsidRDefault="000E1177" w:rsidP="000E1177">
            <w:pPr>
              <w:jc w:val="center"/>
              <w:rPr>
                <w:rFonts w:ascii="仿宋_GB2312" w:eastAsia="仿宋_GB2312" w:hAnsi="仿宋"/>
              </w:rPr>
            </w:pPr>
            <w:r w:rsidRPr="000E1177">
              <w:rPr>
                <w:rFonts w:ascii="仿宋_GB2312" w:eastAsia="仿宋_GB2312" w:hAnsi="仿宋" w:hint="eastAsia"/>
              </w:rPr>
              <w:t xml:space="preserve">34.36 </w:t>
            </w:r>
          </w:p>
        </w:tc>
        <w:tc>
          <w:tcPr>
            <w:tcW w:w="3113" w:type="dxa"/>
            <w:tcBorders>
              <w:top w:val="single" w:sz="4" w:space="0" w:color="auto"/>
              <w:left w:val="single" w:sz="4" w:space="0" w:color="auto"/>
              <w:bottom w:val="single" w:sz="4" w:space="0" w:color="auto"/>
              <w:right w:val="single" w:sz="4" w:space="0" w:color="auto"/>
            </w:tcBorders>
            <w:noWrap/>
            <w:vAlign w:val="center"/>
          </w:tcPr>
          <w:p w14:paraId="7E72FA10" w14:textId="77777777" w:rsidR="000E1177" w:rsidRPr="000E1177" w:rsidRDefault="000E1177" w:rsidP="000E1177">
            <w:pPr>
              <w:jc w:val="center"/>
              <w:rPr>
                <w:rFonts w:ascii="仿宋_GB2312" w:eastAsia="仿宋_GB2312" w:hAnsi="仿宋"/>
              </w:rPr>
            </w:pPr>
            <w:r w:rsidRPr="000E1177">
              <w:rPr>
                <w:rFonts w:ascii="仿宋_GB2312" w:eastAsia="仿宋_GB2312" w:hAnsi="仿宋" w:hint="eastAsia"/>
              </w:rPr>
              <w:t>2.49%</w:t>
            </w:r>
          </w:p>
        </w:tc>
      </w:tr>
      <w:tr w:rsidR="000E1177" w:rsidRPr="00500938" w14:paraId="6B2B6814" w14:textId="77777777" w:rsidTr="0038544E">
        <w:trPr>
          <w:trHeight w:val="224"/>
          <w:jc w:val="center"/>
        </w:trPr>
        <w:tc>
          <w:tcPr>
            <w:tcW w:w="878" w:type="dxa"/>
            <w:tcBorders>
              <w:top w:val="single" w:sz="4" w:space="0" w:color="auto"/>
              <w:left w:val="single" w:sz="4" w:space="0" w:color="auto"/>
              <w:bottom w:val="single" w:sz="4" w:space="0" w:color="auto"/>
              <w:right w:val="single" w:sz="4" w:space="0" w:color="auto"/>
            </w:tcBorders>
            <w:noWrap/>
            <w:vAlign w:val="center"/>
          </w:tcPr>
          <w:p w14:paraId="66CA83FE" w14:textId="77777777" w:rsidR="000E1177" w:rsidRPr="00500938" w:rsidRDefault="000E1177" w:rsidP="000E1177">
            <w:pPr>
              <w:jc w:val="center"/>
              <w:rPr>
                <w:rFonts w:ascii="仿宋_GB2312" w:eastAsia="仿宋_GB2312" w:hAnsi="仿宋"/>
              </w:rPr>
            </w:pPr>
            <w:r w:rsidRPr="00500938">
              <w:rPr>
                <w:rFonts w:ascii="仿宋_GB2312" w:eastAsia="仿宋_GB2312" w:hAnsi="仿宋" w:hint="eastAsia"/>
              </w:rPr>
              <w:t>4</w:t>
            </w:r>
          </w:p>
        </w:tc>
        <w:tc>
          <w:tcPr>
            <w:tcW w:w="1385" w:type="dxa"/>
            <w:tcBorders>
              <w:top w:val="single" w:sz="4" w:space="0" w:color="auto"/>
              <w:left w:val="single" w:sz="4" w:space="0" w:color="auto"/>
              <w:bottom w:val="single" w:sz="4" w:space="0" w:color="auto"/>
              <w:right w:val="single" w:sz="4" w:space="0" w:color="auto"/>
            </w:tcBorders>
            <w:vAlign w:val="center"/>
          </w:tcPr>
          <w:p w14:paraId="0236956C" w14:textId="77777777" w:rsidR="000E1177" w:rsidRPr="000E1177" w:rsidRDefault="000E1177" w:rsidP="000E1177">
            <w:pPr>
              <w:jc w:val="center"/>
              <w:rPr>
                <w:rFonts w:ascii="仿宋_GB2312" w:eastAsia="仿宋_GB2312" w:hAnsi="仿宋"/>
              </w:rPr>
            </w:pPr>
            <w:r w:rsidRPr="000E1177">
              <w:rPr>
                <w:rFonts w:ascii="仿宋_GB2312" w:eastAsia="仿宋_GB2312" w:hAnsi="仿宋" w:hint="eastAsia"/>
              </w:rPr>
              <w:t>920508</w:t>
            </w:r>
          </w:p>
        </w:tc>
        <w:tc>
          <w:tcPr>
            <w:tcW w:w="1370" w:type="dxa"/>
            <w:tcBorders>
              <w:top w:val="single" w:sz="4" w:space="0" w:color="auto"/>
              <w:left w:val="single" w:sz="4" w:space="0" w:color="auto"/>
              <w:bottom w:val="single" w:sz="4" w:space="0" w:color="auto"/>
              <w:right w:val="single" w:sz="4" w:space="0" w:color="auto"/>
            </w:tcBorders>
            <w:noWrap/>
            <w:vAlign w:val="center"/>
          </w:tcPr>
          <w:p w14:paraId="030F042A" w14:textId="77777777" w:rsidR="000E1177" w:rsidRPr="000E1177" w:rsidRDefault="000E1177" w:rsidP="000E1177">
            <w:pPr>
              <w:jc w:val="center"/>
              <w:rPr>
                <w:rFonts w:ascii="仿宋_GB2312" w:eastAsia="仿宋_GB2312" w:hAnsi="仿宋"/>
              </w:rPr>
            </w:pPr>
            <w:proofErr w:type="gramStart"/>
            <w:r w:rsidRPr="000E1177">
              <w:rPr>
                <w:rFonts w:ascii="仿宋_GB2312" w:eastAsia="仿宋_GB2312" w:hAnsi="仿宋" w:hint="eastAsia"/>
              </w:rPr>
              <w:t>殷图网</w:t>
            </w:r>
            <w:proofErr w:type="gramEnd"/>
            <w:r w:rsidRPr="000E1177">
              <w:rPr>
                <w:rFonts w:ascii="仿宋_GB2312" w:eastAsia="仿宋_GB2312" w:hAnsi="仿宋" w:hint="eastAsia"/>
              </w:rPr>
              <w:t>联</w:t>
            </w:r>
          </w:p>
        </w:tc>
        <w:tc>
          <w:tcPr>
            <w:tcW w:w="993" w:type="dxa"/>
            <w:tcBorders>
              <w:top w:val="single" w:sz="4" w:space="0" w:color="auto"/>
              <w:left w:val="single" w:sz="4" w:space="0" w:color="auto"/>
              <w:bottom w:val="single" w:sz="4" w:space="0" w:color="auto"/>
              <w:right w:val="single" w:sz="4" w:space="0" w:color="auto"/>
            </w:tcBorders>
            <w:noWrap/>
            <w:vAlign w:val="center"/>
          </w:tcPr>
          <w:p w14:paraId="721F6E03" w14:textId="77777777" w:rsidR="000E1177" w:rsidRPr="000E1177" w:rsidRDefault="000E1177" w:rsidP="000E1177">
            <w:pPr>
              <w:jc w:val="center"/>
              <w:rPr>
                <w:rFonts w:ascii="仿宋_GB2312" w:eastAsia="仿宋_GB2312" w:hAnsi="仿宋"/>
              </w:rPr>
            </w:pPr>
            <w:r w:rsidRPr="000E1177">
              <w:rPr>
                <w:rFonts w:ascii="仿宋_GB2312" w:eastAsia="仿宋_GB2312" w:hAnsi="仿宋" w:hint="eastAsia"/>
              </w:rPr>
              <w:t>0.07%</w:t>
            </w:r>
          </w:p>
        </w:tc>
        <w:tc>
          <w:tcPr>
            <w:tcW w:w="1687" w:type="dxa"/>
            <w:tcBorders>
              <w:top w:val="single" w:sz="4" w:space="0" w:color="auto"/>
              <w:left w:val="single" w:sz="4" w:space="0" w:color="auto"/>
              <w:bottom w:val="single" w:sz="4" w:space="0" w:color="auto"/>
              <w:right w:val="single" w:sz="4" w:space="0" w:color="auto"/>
            </w:tcBorders>
            <w:vAlign w:val="center"/>
          </w:tcPr>
          <w:p w14:paraId="3ACC671D" w14:textId="77777777" w:rsidR="000E1177" w:rsidRPr="000E1177" w:rsidRDefault="000E1177" w:rsidP="000E1177">
            <w:pPr>
              <w:jc w:val="center"/>
              <w:rPr>
                <w:rFonts w:ascii="仿宋_GB2312" w:eastAsia="仿宋_GB2312" w:hAnsi="仿宋"/>
              </w:rPr>
            </w:pPr>
            <w:r w:rsidRPr="000E1177">
              <w:rPr>
                <w:rFonts w:ascii="仿宋_GB2312" w:eastAsia="仿宋_GB2312" w:hAnsi="仿宋" w:hint="eastAsia"/>
              </w:rPr>
              <w:t xml:space="preserve">5.29 </w:t>
            </w:r>
          </w:p>
        </w:tc>
        <w:tc>
          <w:tcPr>
            <w:tcW w:w="3113" w:type="dxa"/>
            <w:tcBorders>
              <w:top w:val="single" w:sz="4" w:space="0" w:color="auto"/>
              <w:left w:val="single" w:sz="4" w:space="0" w:color="auto"/>
              <w:bottom w:val="single" w:sz="4" w:space="0" w:color="auto"/>
              <w:right w:val="single" w:sz="4" w:space="0" w:color="auto"/>
            </w:tcBorders>
            <w:noWrap/>
            <w:vAlign w:val="center"/>
          </w:tcPr>
          <w:p w14:paraId="4E9CA9D0" w14:textId="77777777" w:rsidR="000E1177" w:rsidRPr="000E1177" w:rsidRDefault="000E1177" w:rsidP="000E1177">
            <w:pPr>
              <w:jc w:val="center"/>
              <w:rPr>
                <w:rFonts w:ascii="仿宋_GB2312" w:eastAsia="仿宋_GB2312" w:hAnsi="仿宋"/>
              </w:rPr>
            </w:pPr>
            <w:r w:rsidRPr="000E1177">
              <w:rPr>
                <w:rFonts w:ascii="仿宋_GB2312" w:eastAsia="仿宋_GB2312" w:hAnsi="仿宋" w:hint="eastAsia"/>
              </w:rPr>
              <w:t>2.38%</w:t>
            </w:r>
          </w:p>
        </w:tc>
      </w:tr>
      <w:tr w:rsidR="000E1177" w:rsidRPr="00500938" w14:paraId="5183AE4B" w14:textId="77777777" w:rsidTr="0038544E">
        <w:trPr>
          <w:trHeight w:val="224"/>
          <w:jc w:val="center"/>
        </w:trPr>
        <w:tc>
          <w:tcPr>
            <w:tcW w:w="878" w:type="dxa"/>
            <w:tcBorders>
              <w:top w:val="single" w:sz="4" w:space="0" w:color="auto"/>
              <w:left w:val="single" w:sz="4" w:space="0" w:color="auto"/>
              <w:bottom w:val="single" w:sz="4" w:space="0" w:color="auto"/>
              <w:right w:val="single" w:sz="4" w:space="0" w:color="auto"/>
            </w:tcBorders>
            <w:noWrap/>
            <w:vAlign w:val="center"/>
          </w:tcPr>
          <w:p w14:paraId="7B44A718" w14:textId="77777777" w:rsidR="000E1177" w:rsidRPr="00500938" w:rsidRDefault="000E1177" w:rsidP="000E1177">
            <w:pPr>
              <w:jc w:val="center"/>
              <w:rPr>
                <w:rFonts w:ascii="仿宋_GB2312" w:eastAsia="仿宋_GB2312" w:hAnsi="仿宋"/>
              </w:rPr>
            </w:pPr>
            <w:r w:rsidRPr="00500938">
              <w:rPr>
                <w:rFonts w:ascii="仿宋_GB2312" w:eastAsia="仿宋_GB2312" w:hAnsi="仿宋" w:hint="eastAsia"/>
              </w:rPr>
              <w:t>5</w:t>
            </w:r>
          </w:p>
        </w:tc>
        <w:tc>
          <w:tcPr>
            <w:tcW w:w="1385" w:type="dxa"/>
            <w:tcBorders>
              <w:top w:val="single" w:sz="4" w:space="0" w:color="auto"/>
              <w:left w:val="single" w:sz="4" w:space="0" w:color="auto"/>
              <w:bottom w:val="single" w:sz="4" w:space="0" w:color="auto"/>
              <w:right w:val="single" w:sz="4" w:space="0" w:color="auto"/>
            </w:tcBorders>
            <w:vAlign w:val="center"/>
          </w:tcPr>
          <w:p w14:paraId="13CB5036" w14:textId="77777777" w:rsidR="000E1177" w:rsidRPr="000E1177" w:rsidRDefault="000E1177" w:rsidP="000E1177">
            <w:pPr>
              <w:jc w:val="center"/>
              <w:rPr>
                <w:rFonts w:ascii="仿宋_GB2312" w:eastAsia="仿宋_GB2312" w:hAnsi="仿宋"/>
              </w:rPr>
            </w:pPr>
            <w:r w:rsidRPr="000E1177">
              <w:rPr>
                <w:rFonts w:ascii="仿宋_GB2312" w:eastAsia="仿宋_GB2312" w:hAnsi="仿宋" w:hint="eastAsia"/>
              </w:rPr>
              <w:t>300215</w:t>
            </w:r>
          </w:p>
        </w:tc>
        <w:tc>
          <w:tcPr>
            <w:tcW w:w="1370" w:type="dxa"/>
            <w:tcBorders>
              <w:top w:val="single" w:sz="4" w:space="0" w:color="auto"/>
              <w:left w:val="single" w:sz="4" w:space="0" w:color="auto"/>
              <w:bottom w:val="single" w:sz="4" w:space="0" w:color="auto"/>
              <w:right w:val="single" w:sz="4" w:space="0" w:color="auto"/>
            </w:tcBorders>
            <w:noWrap/>
            <w:vAlign w:val="center"/>
          </w:tcPr>
          <w:p w14:paraId="79D0F145" w14:textId="77777777" w:rsidR="000E1177" w:rsidRPr="000E1177" w:rsidRDefault="000E1177" w:rsidP="000E1177">
            <w:pPr>
              <w:jc w:val="center"/>
              <w:rPr>
                <w:rFonts w:ascii="仿宋_GB2312" w:eastAsia="仿宋_GB2312" w:hAnsi="仿宋"/>
              </w:rPr>
            </w:pPr>
            <w:proofErr w:type="gramStart"/>
            <w:r w:rsidRPr="000E1177">
              <w:rPr>
                <w:rFonts w:ascii="仿宋_GB2312" w:eastAsia="仿宋_GB2312" w:hAnsi="仿宋" w:hint="eastAsia"/>
              </w:rPr>
              <w:t>电科院</w:t>
            </w:r>
            <w:proofErr w:type="gramEnd"/>
          </w:p>
        </w:tc>
        <w:tc>
          <w:tcPr>
            <w:tcW w:w="993" w:type="dxa"/>
            <w:tcBorders>
              <w:top w:val="single" w:sz="4" w:space="0" w:color="auto"/>
              <w:left w:val="single" w:sz="4" w:space="0" w:color="auto"/>
              <w:bottom w:val="single" w:sz="4" w:space="0" w:color="auto"/>
              <w:right w:val="single" w:sz="4" w:space="0" w:color="auto"/>
            </w:tcBorders>
            <w:noWrap/>
            <w:vAlign w:val="center"/>
          </w:tcPr>
          <w:p w14:paraId="5FC4D31C" w14:textId="77777777" w:rsidR="000E1177" w:rsidRPr="000E1177" w:rsidRDefault="000E1177" w:rsidP="000E1177">
            <w:pPr>
              <w:jc w:val="center"/>
              <w:rPr>
                <w:rFonts w:ascii="仿宋_GB2312" w:eastAsia="仿宋_GB2312" w:hAnsi="仿宋"/>
              </w:rPr>
            </w:pPr>
            <w:r w:rsidRPr="000E1177">
              <w:rPr>
                <w:rFonts w:ascii="仿宋_GB2312" w:eastAsia="仿宋_GB2312" w:hAnsi="仿宋" w:hint="eastAsia"/>
              </w:rPr>
              <w:t>0.25%</w:t>
            </w:r>
          </w:p>
        </w:tc>
        <w:tc>
          <w:tcPr>
            <w:tcW w:w="1687" w:type="dxa"/>
            <w:tcBorders>
              <w:top w:val="single" w:sz="4" w:space="0" w:color="auto"/>
              <w:left w:val="single" w:sz="4" w:space="0" w:color="auto"/>
              <w:bottom w:val="single" w:sz="4" w:space="0" w:color="auto"/>
              <w:right w:val="single" w:sz="4" w:space="0" w:color="auto"/>
            </w:tcBorders>
            <w:vAlign w:val="center"/>
          </w:tcPr>
          <w:p w14:paraId="1CE3BA82" w14:textId="77777777" w:rsidR="000E1177" w:rsidRPr="000E1177" w:rsidRDefault="000E1177" w:rsidP="000E1177">
            <w:pPr>
              <w:jc w:val="center"/>
              <w:rPr>
                <w:rFonts w:ascii="仿宋_GB2312" w:eastAsia="仿宋_GB2312" w:hAnsi="仿宋"/>
              </w:rPr>
            </w:pPr>
            <w:r w:rsidRPr="000E1177">
              <w:rPr>
                <w:rFonts w:ascii="仿宋_GB2312" w:eastAsia="仿宋_GB2312" w:hAnsi="仿宋" w:hint="eastAsia"/>
              </w:rPr>
              <w:t xml:space="preserve">18.46 </w:t>
            </w:r>
          </w:p>
        </w:tc>
        <w:tc>
          <w:tcPr>
            <w:tcW w:w="3113" w:type="dxa"/>
            <w:tcBorders>
              <w:top w:val="single" w:sz="4" w:space="0" w:color="auto"/>
              <w:left w:val="single" w:sz="4" w:space="0" w:color="auto"/>
              <w:bottom w:val="single" w:sz="4" w:space="0" w:color="auto"/>
              <w:right w:val="single" w:sz="4" w:space="0" w:color="auto"/>
            </w:tcBorders>
            <w:noWrap/>
            <w:vAlign w:val="center"/>
          </w:tcPr>
          <w:p w14:paraId="6776BED4" w14:textId="77777777" w:rsidR="000E1177" w:rsidRPr="000E1177" w:rsidRDefault="000E1177" w:rsidP="000E1177">
            <w:pPr>
              <w:jc w:val="center"/>
              <w:rPr>
                <w:rFonts w:ascii="仿宋_GB2312" w:eastAsia="仿宋_GB2312" w:hAnsi="仿宋"/>
              </w:rPr>
            </w:pPr>
            <w:r w:rsidRPr="000E1177">
              <w:rPr>
                <w:rFonts w:ascii="仿宋_GB2312" w:eastAsia="仿宋_GB2312" w:hAnsi="仿宋" w:hint="eastAsia"/>
              </w:rPr>
              <w:t>2.33%</w:t>
            </w:r>
          </w:p>
        </w:tc>
      </w:tr>
    </w:tbl>
    <w:p w14:paraId="43C266EF" w14:textId="77777777" w:rsidR="00681B55" w:rsidRPr="00741FEC" w:rsidRDefault="003C6E41" w:rsidP="00681B55">
      <w:pPr>
        <w:spacing w:line="560" w:lineRule="exact"/>
        <w:ind w:firstLineChars="200" w:firstLine="560"/>
        <w:rPr>
          <w:rFonts w:ascii="仿宋_GB2312" w:eastAsia="仿宋_GB2312" w:hAnsi="仿宋"/>
          <w:sz w:val="28"/>
        </w:rPr>
      </w:pPr>
      <w:r w:rsidRPr="00757C3C">
        <w:rPr>
          <w:rFonts w:ascii="仿宋_GB2312" w:eastAsia="仿宋_GB2312" w:hAnsi="仿宋" w:hint="eastAsia"/>
          <w:sz w:val="28"/>
        </w:rPr>
        <w:t>根据上表</w:t>
      </w:r>
      <w:r w:rsidRPr="00757C3C">
        <w:rPr>
          <w:rFonts w:ascii="仿宋_GB2312" w:eastAsia="仿宋_GB2312" w:hAnsi="仿宋"/>
          <w:sz w:val="28"/>
        </w:rPr>
        <w:t>，</w:t>
      </w:r>
      <w:r>
        <w:rPr>
          <w:rFonts w:ascii="仿宋_GB2312" w:eastAsia="仿宋_GB2312" w:hAnsi="仿宋" w:hint="eastAsia"/>
          <w:sz w:val="28"/>
        </w:rPr>
        <w:t>当基金合计规模为</w:t>
      </w:r>
      <w:r w:rsidR="000E1177">
        <w:rPr>
          <w:rFonts w:ascii="仿宋_GB2312" w:eastAsia="仿宋_GB2312" w:hAnsi="仿宋"/>
          <w:sz w:val="28"/>
        </w:rPr>
        <w:t>170</w:t>
      </w:r>
      <w:r>
        <w:rPr>
          <w:rFonts w:ascii="仿宋_GB2312" w:eastAsia="仿宋_GB2312" w:hAnsi="仿宋" w:hint="eastAsia"/>
          <w:sz w:val="28"/>
        </w:rPr>
        <w:t>亿时，基金持仓</w:t>
      </w:r>
      <w:r>
        <w:rPr>
          <w:rFonts w:ascii="仿宋_GB2312" w:eastAsia="仿宋_GB2312" w:hAnsi="仿宋"/>
          <w:sz w:val="28"/>
        </w:rPr>
        <w:t>所有</w:t>
      </w:r>
      <w:r>
        <w:rPr>
          <w:rFonts w:ascii="仿宋_GB2312" w:eastAsia="仿宋_GB2312" w:hAnsi="仿宋" w:hint="eastAsia"/>
          <w:sz w:val="28"/>
        </w:rPr>
        <w:t>成份股的自由流通市值比例均低于</w:t>
      </w:r>
      <w:r w:rsidR="000E1177">
        <w:rPr>
          <w:rFonts w:ascii="仿宋_GB2312" w:eastAsia="仿宋_GB2312" w:hAnsi="仿宋"/>
          <w:sz w:val="28"/>
        </w:rPr>
        <w:t>3</w:t>
      </w:r>
      <w:r>
        <w:rPr>
          <w:rFonts w:ascii="仿宋_GB2312" w:eastAsia="仿宋_GB2312" w:hAnsi="仿宋" w:hint="eastAsia"/>
          <w:sz w:val="28"/>
        </w:rPr>
        <w:t>%，因此在</w:t>
      </w:r>
      <w:proofErr w:type="gramStart"/>
      <w:r>
        <w:rPr>
          <w:rFonts w:ascii="仿宋_GB2312" w:eastAsia="仿宋_GB2312" w:hAnsi="仿宋" w:hint="eastAsia"/>
          <w:sz w:val="28"/>
        </w:rPr>
        <w:t>该规模</w:t>
      </w:r>
      <w:proofErr w:type="gramEnd"/>
      <w:r>
        <w:rPr>
          <w:rFonts w:ascii="仿宋_GB2312" w:eastAsia="仿宋_GB2312" w:hAnsi="仿宋" w:hint="eastAsia"/>
          <w:sz w:val="28"/>
        </w:rPr>
        <w:t>下绝大部分成份股的市场流动性良好。</w:t>
      </w:r>
    </w:p>
    <w:p w14:paraId="13F3CA0D" w14:textId="77777777" w:rsidR="007E36B2" w:rsidRPr="00B8267D" w:rsidRDefault="00DD65B2" w:rsidP="00F41661">
      <w:pPr>
        <w:spacing w:line="550" w:lineRule="exact"/>
        <w:ind w:firstLineChars="200" w:firstLine="562"/>
        <w:rPr>
          <w:rFonts w:ascii="仿宋_GB2312" w:eastAsia="仿宋_GB2312" w:hAnsi="仿宋"/>
          <w:sz w:val="28"/>
        </w:rPr>
      </w:pPr>
      <w:r w:rsidRPr="00987CAE">
        <w:rPr>
          <w:rFonts w:ascii="仿宋_GB2312" w:eastAsia="仿宋_GB2312" w:hAnsi="仿宋" w:hint="eastAsia"/>
          <w:b/>
          <w:sz w:val="28"/>
        </w:rPr>
        <w:t>综上，</w:t>
      </w:r>
      <w:r w:rsidRPr="00ED7500">
        <w:rPr>
          <w:rFonts w:ascii="仿宋_GB2312" w:eastAsia="仿宋_GB2312" w:hAnsi="仿宋" w:hint="eastAsia"/>
          <w:sz w:val="28"/>
        </w:rPr>
        <w:t>结合成份股日均成交量、自由流通市值两个角度评估后，</w:t>
      </w:r>
      <w:r w:rsidR="00E53E13">
        <w:rPr>
          <w:rFonts w:ascii="仿宋_GB2312" w:eastAsia="仿宋_GB2312" w:hAnsi="仿宋"/>
          <w:sz w:val="28"/>
        </w:rPr>
        <w:t>170</w:t>
      </w:r>
      <w:r w:rsidRPr="00ED7500">
        <w:rPr>
          <w:rFonts w:ascii="仿宋_GB2312" w:eastAsia="仿宋_GB2312" w:hAnsi="仿宋" w:hint="eastAsia"/>
          <w:sz w:val="28"/>
        </w:rPr>
        <w:t>亿是</w:t>
      </w:r>
      <w:r>
        <w:rPr>
          <w:rFonts w:ascii="仿宋_GB2312" w:eastAsia="仿宋_GB2312" w:hAnsi="仿宋" w:hint="eastAsia"/>
          <w:sz w:val="28"/>
        </w:rPr>
        <w:t>该</w:t>
      </w:r>
      <w:r w:rsidRPr="00ED7500">
        <w:rPr>
          <w:rFonts w:ascii="仿宋_GB2312" w:eastAsia="仿宋_GB2312" w:hAnsi="仿宋" w:hint="eastAsia"/>
          <w:sz w:val="28"/>
        </w:rPr>
        <w:t>指数可以支持的合理市场规模</w:t>
      </w:r>
      <w:r>
        <w:rPr>
          <w:rFonts w:ascii="仿宋_GB2312" w:eastAsia="仿宋_GB2312" w:hAnsi="仿宋" w:hint="eastAsia"/>
          <w:sz w:val="28"/>
        </w:rPr>
        <w:t>，</w:t>
      </w:r>
      <w:r>
        <w:rPr>
          <w:rFonts w:ascii="仿宋_GB2312" w:eastAsia="仿宋_GB2312" w:hAnsi="仿宋"/>
          <w:sz w:val="28"/>
        </w:rPr>
        <w:t>且有望在未来</w:t>
      </w:r>
      <w:r>
        <w:rPr>
          <w:rFonts w:ascii="仿宋_GB2312" w:eastAsia="仿宋_GB2312" w:hAnsi="仿宋" w:hint="eastAsia"/>
          <w:sz w:val="28"/>
        </w:rPr>
        <w:t>进一步</w:t>
      </w:r>
      <w:r>
        <w:rPr>
          <w:rFonts w:ascii="仿宋_GB2312" w:eastAsia="仿宋_GB2312" w:hAnsi="仿宋"/>
          <w:sz w:val="28"/>
        </w:rPr>
        <w:t>扩容</w:t>
      </w:r>
      <w:r w:rsidRPr="00ED7500">
        <w:rPr>
          <w:rFonts w:ascii="仿宋_GB2312" w:eastAsia="仿宋_GB2312" w:hAnsi="仿宋" w:hint="eastAsia"/>
          <w:sz w:val="28"/>
        </w:rPr>
        <w:t>。</w:t>
      </w:r>
    </w:p>
    <w:p w14:paraId="0A9B056E" w14:textId="77777777" w:rsidR="00A8617C" w:rsidRPr="0096005E" w:rsidRDefault="0096005E" w:rsidP="001621E4">
      <w:pPr>
        <w:pStyle w:val="a7"/>
        <w:numPr>
          <w:ilvl w:val="0"/>
          <w:numId w:val="6"/>
        </w:numPr>
        <w:spacing w:line="550" w:lineRule="exact"/>
        <w:ind w:left="0" w:firstLine="562"/>
        <w:outlineLvl w:val="0"/>
        <w:rPr>
          <w:rFonts w:ascii="仿宋_GB2312" w:eastAsia="仿宋_GB2312" w:hAnsi="仿宋" w:cs="Times New Roman"/>
          <w:b/>
          <w:sz w:val="28"/>
          <w:szCs w:val="28"/>
        </w:rPr>
      </w:pPr>
      <w:r w:rsidRPr="0096005E">
        <w:rPr>
          <w:rFonts w:ascii="仿宋_GB2312" w:eastAsia="仿宋_GB2312" w:hAnsi="仿宋" w:cs="Times New Roman" w:hint="eastAsia"/>
          <w:b/>
          <w:sz w:val="28"/>
          <w:szCs w:val="28"/>
        </w:rPr>
        <w:t>本基金标的指数编制方法和指数编制机构相关情况。</w:t>
      </w:r>
    </w:p>
    <w:p w14:paraId="782C02FB" w14:textId="48D67512" w:rsidR="00C9538D" w:rsidRPr="005D7BA0" w:rsidRDefault="001542BA" w:rsidP="001621E4">
      <w:pPr>
        <w:spacing w:line="550" w:lineRule="exact"/>
        <w:ind w:firstLineChars="200" w:firstLine="562"/>
        <w:rPr>
          <w:rFonts w:ascii="仿宋_GB2312" w:eastAsia="仿宋_GB2312" w:hAnsi="仿宋" w:cs="Times New Roman"/>
          <w:b/>
          <w:sz w:val="28"/>
        </w:rPr>
      </w:pPr>
      <w:r>
        <w:rPr>
          <w:rFonts w:ascii="仿宋_GB2312" w:eastAsia="仿宋_GB2312" w:hAnsi="仿宋" w:cs="Times New Roman" w:hint="eastAsia"/>
          <w:b/>
          <w:sz w:val="28"/>
        </w:rPr>
        <w:t>（一）</w:t>
      </w:r>
      <w:del w:id="73" w:author="罗依灵" w:date="2026-02-03T14:39:00Z">
        <w:r w:rsidDel="00431789">
          <w:rPr>
            <w:rFonts w:ascii="仿宋_GB2312" w:eastAsia="仿宋_GB2312" w:hAnsi="仿宋" w:cs="Times New Roman" w:hint="eastAsia"/>
            <w:b/>
            <w:sz w:val="28"/>
          </w:rPr>
          <w:delText>恒生A股电网设备</w:delText>
        </w:r>
      </w:del>
      <w:ins w:id="74" w:author="罗依灵" w:date="2026-02-03T14:39:00Z">
        <w:r w:rsidR="00431789">
          <w:rPr>
            <w:rFonts w:ascii="仿宋_GB2312" w:eastAsia="仿宋_GB2312" w:hAnsi="仿宋" w:cs="Times New Roman" w:hint="eastAsia"/>
            <w:b/>
            <w:sz w:val="28"/>
          </w:rPr>
          <w:t>{{指数名称}}</w:t>
        </w:r>
      </w:ins>
      <w:r>
        <w:rPr>
          <w:rFonts w:ascii="仿宋_GB2312" w:eastAsia="仿宋_GB2312" w:hAnsi="仿宋" w:cs="Times New Roman" w:hint="eastAsia"/>
          <w:b/>
          <w:sz w:val="28"/>
        </w:rPr>
        <w:t>指数编制方法具体如下：</w:t>
      </w:r>
    </w:p>
    <w:tbl>
      <w:tblPr>
        <w:tblStyle w:val="af5"/>
        <w:tblW w:w="9067" w:type="dxa"/>
        <w:jc w:val="center"/>
        <w:tblLook w:val="04A0" w:firstRow="1" w:lastRow="0" w:firstColumn="1" w:lastColumn="0" w:noHBand="0" w:noVBand="1"/>
      </w:tblPr>
      <w:tblGrid>
        <w:gridCol w:w="1980"/>
        <w:gridCol w:w="7087"/>
      </w:tblGrid>
      <w:tr w:rsidR="00C9538D" w:rsidRPr="005D7BA0" w14:paraId="1BD364AF" w14:textId="77777777" w:rsidTr="00A2014C">
        <w:trPr>
          <w:jc w:val="center"/>
        </w:trPr>
        <w:tc>
          <w:tcPr>
            <w:tcW w:w="1980" w:type="dxa"/>
          </w:tcPr>
          <w:p w14:paraId="4B7B55F6" w14:textId="77777777" w:rsidR="00C9538D" w:rsidRPr="005D7BA0" w:rsidRDefault="00C9538D" w:rsidP="00FA5DAE">
            <w:pPr>
              <w:rPr>
                <w:rFonts w:ascii="仿宋_GB2312" w:eastAsia="仿宋_GB2312" w:hAnsi="仿宋" w:cs="Times New Roman"/>
                <w:sz w:val="28"/>
              </w:rPr>
            </w:pPr>
            <w:r w:rsidRPr="005D7BA0">
              <w:rPr>
                <w:rFonts w:ascii="仿宋_GB2312" w:eastAsia="仿宋_GB2312" w:hAnsi="仿宋" w:cs="Times New Roman" w:hint="eastAsia"/>
              </w:rPr>
              <w:t>指数代码</w:t>
            </w:r>
          </w:p>
        </w:tc>
        <w:tc>
          <w:tcPr>
            <w:tcW w:w="7087" w:type="dxa"/>
          </w:tcPr>
          <w:p w14:paraId="559DA518" w14:textId="5A80E5FF" w:rsidR="00C9538D" w:rsidRPr="005D7BA0" w:rsidRDefault="006F741A" w:rsidP="00B03C52">
            <w:pPr>
              <w:rPr>
                <w:rFonts w:ascii="仿宋_GB2312" w:eastAsia="仿宋_GB2312" w:hAnsi="仿宋" w:cs="Times New Roman"/>
              </w:rPr>
            </w:pPr>
            <w:del w:id="75" w:author="罗依灵" w:date="2026-02-03T14:43:00Z">
              <w:r w:rsidRPr="006F741A" w:rsidDel="00431789">
                <w:rPr>
                  <w:rFonts w:ascii="仿宋_GB2312" w:eastAsia="仿宋_GB2312" w:hAnsi="仿宋" w:cs="Times New Roman" w:hint="eastAsia"/>
                </w:rPr>
                <w:delText>HSCAUPG.HI</w:delText>
              </w:r>
            </w:del>
            <w:ins w:id="76" w:author="罗依灵" w:date="2026-02-03T14:43:00Z">
              <w:r w:rsidR="00431789">
                <w:rPr>
                  <w:rFonts w:ascii="仿宋_GB2312" w:eastAsia="仿宋_GB2312" w:hAnsi="仿宋" w:cs="Times New Roman" w:hint="eastAsia"/>
                </w:rPr>
                <w:t>{{指数代码}}</w:t>
              </w:r>
            </w:ins>
          </w:p>
        </w:tc>
      </w:tr>
      <w:tr w:rsidR="00C9538D" w:rsidRPr="005D7BA0" w14:paraId="7B6B986E" w14:textId="77777777" w:rsidTr="00A2014C">
        <w:trPr>
          <w:jc w:val="center"/>
        </w:trPr>
        <w:tc>
          <w:tcPr>
            <w:tcW w:w="1980" w:type="dxa"/>
          </w:tcPr>
          <w:p w14:paraId="17CA54AF" w14:textId="77777777" w:rsidR="00C9538D" w:rsidRPr="005D7BA0" w:rsidRDefault="00C9538D" w:rsidP="00FA5DAE">
            <w:pPr>
              <w:rPr>
                <w:rFonts w:ascii="仿宋_GB2312" w:eastAsia="仿宋_GB2312" w:hAnsi="仿宋" w:cs="Times New Roman"/>
              </w:rPr>
            </w:pPr>
            <w:r w:rsidRPr="005D7BA0">
              <w:rPr>
                <w:rFonts w:ascii="仿宋_GB2312" w:eastAsia="仿宋_GB2312" w:hAnsi="仿宋" w:cs="Times New Roman" w:hint="eastAsia"/>
              </w:rPr>
              <w:t>指数名称</w:t>
            </w:r>
          </w:p>
        </w:tc>
        <w:tc>
          <w:tcPr>
            <w:tcW w:w="7087" w:type="dxa"/>
          </w:tcPr>
          <w:p w14:paraId="481F7F83" w14:textId="6655FDF1" w:rsidR="00C9538D" w:rsidRPr="005D7BA0" w:rsidRDefault="00FD1633" w:rsidP="00FA5DAE">
            <w:pPr>
              <w:rPr>
                <w:rFonts w:ascii="仿宋_GB2312" w:eastAsia="仿宋_GB2312" w:hAnsi="仿宋" w:cs="Times New Roman"/>
              </w:rPr>
            </w:pPr>
            <w:del w:id="77" w:author="罗依灵" w:date="2026-02-03T14:39:00Z">
              <w:r w:rsidDel="00431789">
                <w:rPr>
                  <w:rFonts w:ascii="仿宋_GB2312" w:eastAsia="仿宋_GB2312" w:hAnsi="仿宋" w:cs="Times New Roman" w:hint="eastAsia"/>
                </w:rPr>
                <w:delText>恒生A股电网设备</w:delText>
              </w:r>
            </w:del>
            <w:ins w:id="78" w:author="罗依灵" w:date="2026-02-03T14:39:00Z">
              <w:r w:rsidR="00431789">
                <w:rPr>
                  <w:rFonts w:ascii="仿宋_GB2312" w:eastAsia="仿宋_GB2312" w:hAnsi="仿宋" w:cs="Times New Roman" w:hint="eastAsia"/>
                </w:rPr>
                <w:t>{{指数名称}}</w:t>
              </w:r>
            </w:ins>
            <w:r>
              <w:rPr>
                <w:rFonts w:ascii="仿宋_GB2312" w:eastAsia="仿宋_GB2312" w:hAnsi="仿宋" w:cs="Times New Roman" w:hint="eastAsia"/>
              </w:rPr>
              <w:t>指数</w:t>
            </w:r>
          </w:p>
        </w:tc>
      </w:tr>
      <w:tr w:rsidR="008C6E8A" w:rsidRPr="005D7BA0" w14:paraId="07E3F346" w14:textId="77777777" w:rsidTr="00A2014C">
        <w:trPr>
          <w:jc w:val="center"/>
        </w:trPr>
        <w:tc>
          <w:tcPr>
            <w:tcW w:w="1980" w:type="dxa"/>
          </w:tcPr>
          <w:p w14:paraId="69C3BDFA" w14:textId="77777777" w:rsidR="008C6E8A" w:rsidRPr="005D7BA0" w:rsidRDefault="008C6E8A" w:rsidP="00FA5DAE">
            <w:pPr>
              <w:rPr>
                <w:rFonts w:ascii="仿宋_GB2312" w:eastAsia="仿宋_GB2312" w:hAnsi="仿宋" w:cs="Times New Roman"/>
              </w:rPr>
            </w:pPr>
            <w:r w:rsidRPr="005D7BA0">
              <w:rPr>
                <w:rFonts w:ascii="仿宋_GB2312" w:eastAsia="仿宋_GB2312" w:hAnsi="仿宋" w:cs="Times New Roman" w:hint="eastAsia"/>
              </w:rPr>
              <w:t>指数发布时间</w:t>
            </w:r>
          </w:p>
        </w:tc>
        <w:tc>
          <w:tcPr>
            <w:tcW w:w="7087" w:type="dxa"/>
          </w:tcPr>
          <w:p w14:paraId="155C1024" w14:textId="2C9455B3" w:rsidR="008C6E8A" w:rsidRPr="005D7BA0" w:rsidRDefault="006F741A">
            <w:pPr>
              <w:rPr>
                <w:rFonts w:ascii="仿宋_GB2312" w:eastAsia="仿宋_GB2312" w:hAnsi="仿宋" w:cs="Times New Roman"/>
              </w:rPr>
            </w:pPr>
            <w:del w:id="79" w:author="罗依灵" w:date="2026-02-03T14:43:00Z">
              <w:r w:rsidDel="00431789">
                <w:rPr>
                  <w:rFonts w:ascii="仿宋_GB2312" w:eastAsia="仿宋_GB2312" w:hAnsi="仿宋" w:cs="Times New Roman" w:hint="eastAsia"/>
                </w:rPr>
                <w:delText>2022年2</w:delText>
              </w:r>
              <w:r w:rsidR="00312107" w:rsidDel="00431789">
                <w:rPr>
                  <w:rFonts w:ascii="仿宋_GB2312" w:eastAsia="仿宋_GB2312" w:hAnsi="仿宋" w:cs="Times New Roman" w:hint="eastAsia"/>
                </w:rPr>
                <w:delText>月</w:delText>
              </w:r>
              <w:r w:rsidDel="00431789">
                <w:rPr>
                  <w:rFonts w:ascii="仿宋_GB2312" w:eastAsia="仿宋_GB2312" w:hAnsi="仿宋" w:cs="Times New Roman" w:hint="eastAsia"/>
                </w:rPr>
                <w:delText>28</w:delText>
              </w:r>
              <w:r w:rsidR="00312107" w:rsidDel="00431789">
                <w:rPr>
                  <w:rFonts w:ascii="仿宋_GB2312" w:eastAsia="仿宋_GB2312" w:hAnsi="仿宋" w:cs="Times New Roman" w:hint="eastAsia"/>
                </w:rPr>
                <w:delText>日</w:delText>
              </w:r>
            </w:del>
            <w:ins w:id="80" w:author="罗依灵" w:date="2026-02-03T14:43:00Z">
              <w:r w:rsidR="00431789">
                <w:rPr>
                  <w:rFonts w:ascii="仿宋_GB2312" w:eastAsia="仿宋_GB2312" w:hAnsi="仿宋" w:cs="Times New Roman" w:hint="eastAsia"/>
                </w:rPr>
                <w:t>{{指数发布日期}}</w:t>
              </w:r>
            </w:ins>
          </w:p>
        </w:tc>
      </w:tr>
      <w:tr w:rsidR="00CA3B8C" w:rsidRPr="005D7BA0" w14:paraId="37FA835F" w14:textId="77777777" w:rsidTr="00A2014C">
        <w:trPr>
          <w:jc w:val="center"/>
        </w:trPr>
        <w:tc>
          <w:tcPr>
            <w:tcW w:w="1980" w:type="dxa"/>
          </w:tcPr>
          <w:p w14:paraId="4EF86EC3" w14:textId="77777777" w:rsidR="00CA3B8C" w:rsidRPr="005D7BA0" w:rsidRDefault="00CA3B8C" w:rsidP="00FA5DAE">
            <w:pPr>
              <w:rPr>
                <w:rFonts w:ascii="仿宋_GB2312" w:eastAsia="仿宋_GB2312" w:hAnsi="仿宋" w:cs="Times New Roman"/>
              </w:rPr>
            </w:pPr>
            <w:r w:rsidRPr="005D7BA0">
              <w:rPr>
                <w:rFonts w:ascii="仿宋_GB2312" w:eastAsia="仿宋_GB2312" w:hAnsi="仿宋" w:cs="Times New Roman" w:hint="eastAsia"/>
              </w:rPr>
              <w:t>基日和基点</w:t>
            </w:r>
          </w:p>
        </w:tc>
        <w:tc>
          <w:tcPr>
            <w:tcW w:w="7087" w:type="dxa"/>
          </w:tcPr>
          <w:p w14:paraId="2BBE20BB" w14:textId="5482718A" w:rsidR="00CA3B8C" w:rsidRPr="005D7BA0" w:rsidRDefault="007B3342">
            <w:pPr>
              <w:rPr>
                <w:rFonts w:ascii="仿宋_GB2312" w:eastAsia="仿宋_GB2312" w:hAnsi="仿宋" w:cs="Times New Roman"/>
              </w:rPr>
            </w:pPr>
            <w:r w:rsidRPr="007B3342">
              <w:rPr>
                <w:rFonts w:ascii="仿宋_GB2312" w:eastAsia="仿宋_GB2312" w:hAnsi="仿宋" w:cs="Times New Roman" w:hint="eastAsia"/>
              </w:rPr>
              <w:t>指数以</w:t>
            </w:r>
            <w:del w:id="81" w:author="罗依灵" w:date="2026-02-03T14:43:00Z">
              <w:r w:rsidR="006F741A" w:rsidRPr="007B3342" w:rsidDel="00431789">
                <w:rPr>
                  <w:rFonts w:ascii="仿宋_GB2312" w:eastAsia="仿宋_GB2312" w:hAnsi="仿宋" w:cs="Times New Roman" w:hint="eastAsia"/>
                </w:rPr>
                <w:delText>20</w:delText>
              </w:r>
              <w:r w:rsidR="006F741A" w:rsidDel="00431789">
                <w:rPr>
                  <w:rFonts w:ascii="仿宋_GB2312" w:eastAsia="仿宋_GB2312" w:hAnsi="仿宋" w:cs="Times New Roman" w:hint="eastAsia"/>
                </w:rPr>
                <w:delText>18</w:delText>
              </w:r>
              <w:r w:rsidRPr="007B3342" w:rsidDel="00431789">
                <w:rPr>
                  <w:rFonts w:ascii="仿宋_GB2312" w:eastAsia="仿宋_GB2312" w:hAnsi="仿宋" w:cs="Times New Roman" w:hint="eastAsia"/>
                </w:rPr>
                <w:delText>年</w:delText>
              </w:r>
              <w:r w:rsidR="006F741A" w:rsidDel="00431789">
                <w:rPr>
                  <w:rFonts w:ascii="仿宋_GB2312" w:eastAsia="仿宋_GB2312" w:hAnsi="仿宋" w:cs="Times New Roman" w:hint="eastAsia"/>
                </w:rPr>
                <w:delText>12</w:delText>
              </w:r>
              <w:r w:rsidRPr="007B3342" w:rsidDel="00431789">
                <w:rPr>
                  <w:rFonts w:ascii="仿宋_GB2312" w:eastAsia="仿宋_GB2312" w:hAnsi="仿宋" w:cs="Times New Roman" w:hint="eastAsia"/>
                </w:rPr>
                <w:delText>月</w:delText>
              </w:r>
              <w:r w:rsidR="006F741A" w:rsidDel="00431789">
                <w:rPr>
                  <w:rFonts w:ascii="仿宋_GB2312" w:eastAsia="仿宋_GB2312" w:hAnsi="仿宋" w:cs="Times New Roman" w:hint="eastAsia"/>
                </w:rPr>
                <w:delText>31</w:delText>
              </w:r>
              <w:r w:rsidRPr="007B3342" w:rsidDel="00431789">
                <w:rPr>
                  <w:rFonts w:ascii="仿宋_GB2312" w:eastAsia="仿宋_GB2312" w:hAnsi="仿宋" w:cs="Times New Roman" w:hint="eastAsia"/>
                </w:rPr>
                <w:delText>日</w:delText>
              </w:r>
            </w:del>
            <w:ins w:id="82" w:author="罗依灵" w:date="2026-02-03T14:43:00Z">
              <w:r w:rsidR="00431789">
                <w:rPr>
                  <w:rFonts w:ascii="仿宋_GB2312" w:eastAsia="仿宋_GB2312" w:hAnsi="仿宋" w:cs="Times New Roman" w:hint="eastAsia"/>
                </w:rPr>
                <w:t>{{指数基日}}</w:t>
              </w:r>
            </w:ins>
            <w:r w:rsidRPr="007B3342">
              <w:rPr>
                <w:rFonts w:ascii="仿宋_GB2312" w:eastAsia="仿宋_GB2312" w:hAnsi="仿宋" w:cs="Times New Roman"/>
              </w:rPr>
              <w:t>为基日，以</w:t>
            </w:r>
            <w:del w:id="83" w:author="罗依灵" w:date="2026-02-03T14:43:00Z">
              <w:r w:rsidR="006F741A" w:rsidDel="00431789">
                <w:rPr>
                  <w:rFonts w:ascii="仿宋_GB2312" w:eastAsia="仿宋_GB2312" w:hAnsi="仿宋" w:cs="Times New Roman" w:hint="eastAsia"/>
                </w:rPr>
                <w:delText>3</w:delText>
              </w:r>
              <w:r w:rsidR="006F741A" w:rsidRPr="007B3342" w:rsidDel="00431789">
                <w:rPr>
                  <w:rFonts w:ascii="仿宋_GB2312" w:eastAsia="仿宋_GB2312" w:hAnsi="仿宋" w:cs="Times New Roman" w:hint="eastAsia"/>
                </w:rPr>
                <w:delText>000</w:delText>
              </w:r>
            </w:del>
            <w:ins w:id="84" w:author="罗依灵" w:date="2026-02-03T14:43:00Z">
              <w:r w:rsidR="00431789">
                <w:rPr>
                  <w:rFonts w:ascii="仿宋_GB2312" w:eastAsia="仿宋_GB2312" w:hAnsi="仿宋" w:cs="Times New Roman" w:hint="eastAsia"/>
                </w:rPr>
                <w:t>{{指数基点}}</w:t>
              </w:r>
            </w:ins>
            <w:r w:rsidRPr="007B3342">
              <w:rPr>
                <w:rFonts w:ascii="仿宋_GB2312" w:eastAsia="仿宋_GB2312" w:hAnsi="仿宋" w:cs="Times New Roman"/>
              </w:rPr>
              <w:t>点为基点。</w:t>
            </w:r>
          </w:p>
        </w:tc>
      </w:tr>
      <w:tr w:rsidR="00C9538D" w:rsidRPr="005D7BA0" w14:paraId="58657433" w14:textId="77777777" w:rsidTr="00A2014C">
        <w:trPr>
          <w:jc w:val="center"/>
        </w:trPr>
        <w:tc>
          <w:tcPr>
            <w:tcW w:w="1980" w:type="dxa"/>
          </w:tcPr>
          <w:p w14:paraId="208E9A65" w14:textId="77777777" w:rsidR="00C9538D" w:rsidRPr="005D7BA0" w:rsidRDefault="00C26BF9" w:rsidP="00FA5DAE">
            <w:pPr>
              <w:rPr>
                <w:rFonts w:ascii="仿宋_GB2312" w:eastAsia="仿宋_GB2312" w:hAnsi="仿宋" w:cs="Times New Roman"/>
              </w:rPr>
            </w:pPr>
            <w:r w:rsidRPr="005D7BA0">
              <w:rPr>
                <w:rFonts w:ascii="仿宋_GB2312" w:eastAsia="仿宋_GB2312" w:hAnsi="仿宋" w:cs="Times New Roman" w:hint="eastAsia"/>
              </w:rPr>
              <w:t>成份股</w:t>
            </w:r>
            <w:r w:rsidR="00C9538D" w:rsidRPr="005D7BA0">
              <w:rPr>
                <w:rFonts w:ascii="仿宋_GB2312" w:eastAsia="仿宋_GB2312" w:hAnsi="仿宋" w:cs="Times New Roman" w:hint="eastAsia"/>
              </w:rPr>
              <w:t>数量</w:t>
            </w:r>
          </w:p>
        </w:tc>
        <w:tc>
          <w:tcPr>
            <w:tcW w:w="7087" w:type="dxa"/>
          </w:tcPr>
          <w:p w14:paraId="19C5E817" w14:textId="5469FBF8" w:rsidR="00C9538D" w:rsidRPr="005D7BA0" w:rsidRDefault="006F741A" w:rsidP="00E65F5B">
            <w:pPr>
              <w:rPr>
                <w:rFonts w:ascii="仿宋_GB2312" w:eastAsia="仿宋_GB2312" w:hAnsi="仿宋" w:cs="Times New Roman"/>
              </w:rPr>
            </w:pPr>
            <w:del w:id="85" w:author="罗依灵" w:date="2026-02-03T14:43:00Z">
              <w:r w:rsidDel="00431789">
                <w:rPr>
                  <w:rFonts w:ascii="仿宋_GB2312" w:eastAsia="仿宋_GB2312" w:hAnsi="仿宋" w:cs="Times New Roman" w:hint="eastAsia"/>
                </w:rPr>
                <w:delText>50</w:delText>
              </w:r>
            </w:del>
            <w:ins w:id="86" w:author="罗依灵" w:date="2026-02-03T14:43:00Z">
              <w:r w:rsidR="00431789">
                <w:rPr>
                  <w:rFonts w:ascii="仿宋_GB2312" w:eastAsia="仿宋_GB2312" w:hAnsi="仿宋" w:cs="Times New Roman" w:hint="eastAsia"/>
                </w:rPr>
                <w:t>{{成分股数量}}</w:t>
              </w:r>
            </w:ins>
          </w:p>
        </w:tc>
      </w:tr>
      <w:tr w:rsidR="00C9538D" w:rsidRPr="005D7BA0" w14:paraId="68DC69FE" w14:textId="77777777" w:rsidTr="00A2014C">
        <w:trPr>
          <w:jc w:val="center"/>
        </w:trPr>
        <w:tc>
          <w:tcPr>
            <w:tcW w:w="1980" w:type="dxa"/>
          </w:tcPr>
          <w:p w14:paraId="4727AB0F" w14:textId="77777777" w:rsidR="00C9538D" w:rsidRPr="005D7BA0" w:rsidRDefault="00F32B09" w:rsidP="00FA5DAE">
            <w:pPr>
              <w:rPr>
                <w:rFonts w:ascii="仿宋_GB2312" w:eastAsia="仿宋_GB2312" w:hAnsi="仿宋" w:cs="Times New Roman"/>
              </w:rPr>
            </w:pPr>
            <w:r w:rsidRPr="005D7BA0">
              <w:rPr>
                <w:rFonts w:ascii="仿宋_GB2312" w:eastAsia="仿宋_GB2312" w:hAnsi="仿宋" w:cs="Times New Roman" w:hint="eastAsia"/>
              </w:rPr>
              <w:t>样本空间</w:t>
            </w:r>
          </w:p>
        </w:tc>
        <w:tc>
          <w:tcPr>
            <w:tcW w:w="7087" w:type="dxa"/>
          </w:tcPr>
          <w:p w14:paraId="57DA32D1" w14:textId="2F179125" w:rsidR="002808DA" w:rsidRPr="005D7BA0" w:rsidRDefault="006F741A" w:rsidP="00C41F56">
            <w:pPr>
              <w:rPr>
                <w:rFonts w:ascii="仿宋_GB2312" w:eastAsia="仿宋_GB2312" w:hAnsi="仿宋" w:cs="Times New Roman"/>
              </w:rPr>
            </w:pPr>
            <w:del w:id="87" w:author="罗依灵" w:date="2026-02-03T14:44:00Z">
              <w:r w:rsidRPr="006F741A" w:rsidDel="00431789">
                <w:rPr>
                  <w:rFonts w:ascii="仿宋_GB2312" w:eastAsia="仿宋_GB2312" w:hAnsi="仿宋" w:cs="Times New Roman" w:hint="eastAsia"/>
                </w:rPr>
                <w:delText>在上海证券交易所、深圳证券交易所或北京证券交易所上市的A股（不包括REITs）</w:delText>
              </w:r>
            </w:del>
            <w:ins w:id="88" w:author="罗依灵" w:date="2026-02-03T14:44:00Z">
              <w:r w:rsidR="00431789">
                <w:rPr>
                  <w:rFonts w:ascii="仿宋_GB2312" w:eastAsia="仿宋_GB2312" w:hAnsi="仿宋" w:cs="Times New Roman" w:hint="eastAsia"/>
                </w:rPr>
                <w:t>{{样本空间}}</w:t>
              </w:r>
            </w:ins>
          </w:p>
        </w:tc>
      </w:tr>
      <w:tr w:rsidR="00C9538D" w:rsidRPr="005D7BA0" w14:paraId="6CF03B4B" w14:textId="77777777" w:rsidTr="00A2014C">
        <w:trPr>
          <w:jc w:val="center"/>
        </w:trPr>
        <w:tc>
          <w:tcPr>
            <w:tcW w:w="1980" w:type="dxa"/>
          </w:tcPr>
          <w:p w14:paraId="6ADB2EF4" w14:textId="77777777" w:rsidR="00C9538D" w:rsidRPr="005D7BA0" w:rsidRDefault="00F32B09" w:rsidP="00851CFC">
            <w:pPr>
              <w:rPr>
                <w:rFonts w:ascii="仿宋_GB2312" w:eastAsia="仿宋_GB2312" w:hAnsi="仿宋" w:cs="Times New Roman"/>
              </w:rPr>
            </w:pPr>
            <w:r w:rsidRPr="005D7BA0">
              <w:rPr>
                <w:rFonts w:ascii="仿宋_GB2312" w:eastAsia="仿宋_GB2312" w:hAnsi="仿宋" w:cs="Times New Roman" w:hint="eastAsia"/>
              </w:rPr>
              <w:lastRenderedPageBreak/>
              <w:t>选样方法</w:t>
            </w:r>
          </w:p>
        </w:tc>
        <w:tc>
          <w:tcPr>
            <w:tcW w:w="7087" w:type="dxa"/>
          </w:tcPr>
          <w:p w14:paraId="6F500C2E" w14:textId="2A334F32" w:rsidR="00A7466D" w:rsidRPr="005D7BA0" w:rsidRDefault="006F741A" w:rsidP="00A7466D">
            <w:pPr>
              <w:rPr>
                <w:rFonts w:ascii="仿宋_GB2312" w:eastAsia="仿宋_GB2312" w:hAnsi="仿宋" w:cs="Times New Roman"/>
              </w:rPr>
            </w:pPr>
            <w:del w:id="89" w:author="罗依灵" w:date="2026-02-03T14:44:00Z">
              <w:r w:rsidRPr="006F741A" w:rsidDel="00431789">
                <w:rPr>
                  <w:rFonts w:ascii="仿宋_GB2312" w:eastAsia="仿宋_GB2312" w:hAnsi="仿宋" w:cs="Times New Roman" w:hint="eastAsia"/>
                </w:rPr>
                <w:delText>市值排名最高的50只证券会被选为成份股；排名60名以下的现有成份股将从指数中剔除，而排名40名或以上的非成份股将加入指数；最终成份股剔除数目和证券新增数目，将按市值排名决定，以维持成份股数目于50</w:delText>
              </w:r>
            </w:del>
            <w:ins w:id="90" w:author="罗依灵" w:date="2026-02-03T14:44:00Z">
              <w:r w:rsidR="00431789">
                <w:rPr>
                  <w:rFonts w:ascii="仿宋_GB2312" w:eastAsia="仿宋_GB2312" w:hAnsi="仿宋" w:cs="Times New Roman" w:hint="eastAsia"/>
                </w:rPr>
                <w:t>{{选样方法}}</w:t>
              </w:r>
            </w:ins>
          </w:p>
        </w:tc>
      </w:tr>
      <w:tr w:rsidR="00653357" w:rsidRPr="005D7BA0" w14:paraId="2B1AB0D6" w14:textId="77777777" w:rsidTr="00A2014C">
        <w:trPr>
          <w:jc w:val="center"/>
        </w:trPr>
        <w:tc>
          <w:tcPr>
            <w:tcW w:w="1980" w:type="dxa"/>
          </w:tcPr>
          <w:p w14:paraId="571F8C61" w14:textId="77777777" w:rsidR="00653357" w:rsidRPr="005D7BA0" w:rsidRDefault="00653357" w:rsidP="00FA5DAE">
            <w:pPr>
              <w:rPr>
                <w:rFonts w:ascii="仿宋_GB2312" w:eastAsia="仿宋_GB2312" w:hAnsi="仿宋" w:cs="Times New Roman"/>
              </w:rPr>
            </w:pPr>
            <w:r w:rsidRPr="005D7BA0">
              <w:rPr>
                <w:rFonts w:ascii="仿宋_GB2312" w:eastAsia="仿宋_GB2312" w:hAnsi="仿宋" w:cs="Times New Roman" w:hint="eastAsia"/>
              </w:rPr>
              <w:t>权重设置</w:t>
            </w:r>
          </w:p>
        </w:tc>
        <w:tc>
          <w:tcPr>
            <w:tcW w:w="7087" w:type="dxa"/>
          </w:tcPr>
          <w:p w14:paraId="705940DF" w14:textId="06317119" w:rsidR="00653357" w:rsidRPr="005D7BA0" w:rsidRDefault="006F741A" w:rsidP="00CF1417">
            <w:pPr>
              <w:pStyle w:val="af9"/>
              <w:ind w:firstLineChars="0" w:firstLine="0"/>
              <w:rPr>
                <w:rFonts w:ascii="仿宋_GB2312" w:eastAsia="仿宋_GB2312" w:hAnsi="仿宋"/>
              </w:rPr>
            </w:pPr>
            <w:del w:id="91" w:author="罗依灵" w:date="2026-02-03T14:44:00Z">
              <w:r w:rsidRPr="006F741A" w:rsidDel="00431789">
                <w:rPr>
                  <w:rFonts w:ascii="仿宋_GB2312" w:eastAsia="仿宋_GB2312" w:hAnsi="仿宋" w:hint="eastAsia"/>
                </w:rPr>
                <w:delText>每只成份股10%</w:delText>
              </w:r>
            </w:del>
            <w:ins w:id="92" w:author="罗依灵" w:date="2026-02-03T14:44:00Z">
              <w:r w:rsidR="00431789">
                <w:rPr>
                  <w:rFonts w:ascii="仿宋_GB2312" w:eastAsia="仿宋_GB2312" w:hAnsi="仿宋" w:hint="eastAsia"/>
                </w:rPr>
                <w:t>{{权重设置}}</w:t>
              </w:r>
            </w:ins>
          </w:p>
        </w:tc>
      </w:tr>
      <w:tr w:rsidR="00AB2BE2" w:rsidRPr="005D7BA0" w14:paraId="74650383" w14:textId="77777777" w:rsidTr="00A2014C">
        <w:trPr>
          <w:jc w:val="center"/>
        </w:trPr>
        <w:tc>
          <w:tcPr>
            <w:tcW w:w="1980" w:type="dxa"/>
          </w:tcPr>
          <w:p w14:paraId="39FEC51A" w14:textId="77777777" w:rsidR="00AB2BE2" w:rsidRPr="005D7BA0" w:rsidRDefault="00FD341B" w:rsidP="001A295A">
            <w:pPr>
              <w:rPr>
                <w:rFonts w:ascii="仿宋_GB2312" w:eastAsia="仿宋_GB2312" w:hAnsi="仿宋" w:cs="Times New Roman"/>
              </w:rPr>
            </w:pPr>
            <w:r w:rsidRPr="005D7BA0">
              <w:rPr>
                <w:rFonts w:ascii="仿宋_GB2312" w:eastAsia="仿宋_GB2312" w:hAnsi="仿宋" w:cs="Times New Roman" w:hint="eastAsia"/>
              </w:rPr>
              <w:t>成份股权重分布</w:t>
            </w:r>
          </w:p>
        </w:tc>
        <w:tc>
          <w:tcPr>
            <w:tcW w:w="7087" w:type="dxa"/>
          </w:tcPr>
          <w:p w14:paraId="7DDC5B98" w14:textId="5603316A" w:rsidR="007C1BFF" w:rsidRPr="005D7BA0" w:rsidRDefault="00D24D77" w:rsidP="001A295A">
            <w:pPr>
              <w:rPr>
                <w:rFonts w:ascii="仿宋_GB2312" w:eastAsia="仿宋_GB2312" w:hAnsi="仿宋" w:cs="Times New Roman"/>
              </w:rPr>
            </w:pPr>
            <w:commentRangeStart w:id="93"/>
            <w:r>
              <w:rPr>
                <w:rFonts w:ascii="仿宋_GB2312" w:eastAsia="仿宋_GB2312" w:hAnsi="仿宋" w:cs="Times New Roman" w:hint="eastAsia"/>
              </w:rPr>
              <w:t>截至</w:t>
            </w:r>
            <w:del w:id="94" w:author="罗依灵" w:date="2026-02-03T14:44:00Z">
              <w:r w:rsidR="001503AD" w:rsidRPr="001503AD" w:rsidDel="00431789">
                <w:rPr>
                  <w:rFonts w:ascii="仿宋_GB2312" w:eastAsia="仿宋_GB2312" w:hAnsi="仿宋" w:cs="Times New Roman" w:hint="eastAsia"/>
                </w:rPr>
                <w:delText>2025年12月31日</w:delText>
              </w:r>
            </w:del>
            <w:ins w:id="95" w:author="罗依灵" w:date="2026-02-03T14:44:00Z">
              <w:r w:rsidR="00431789">
                <w:rPr>
                  <w:rFonts w:ascii="仿宋_GB2312" w:eastAsia="仿宋_GB2312" w:hAnsi="仿宋" w:cs="Times New Roman" w:hint="eastAsia"/>
                </w:rPr>
                <w:t>{{数据截止日期}}</w:t>
              </w:r>
            </w:ins>
            <w:r>
              <w:rPr>
                <w:rFonts w:ascii="仿宋_GB2312" w:eastAsia="仿宋_GB2312" w:hAnsi="仿宋" w:cs="Times New Roman" w:hint="eastAsia"/>
              </w:rPr>
              <w:t>：</w:t>
            </w:r>
          </w:p>
          <w:p w14:paraId="09B2DEAB" w14:textId="77777777" w:rsidR="00E82195" w:rsidRPr="00E82195" w:rsidRDefault="00E82195" w:rsidP="00E82195">
            <w:pPr>
              <w:rPr>
                <w:rFonts w:ascii="仿宋_GB2312" w:eastAsia="仿宋_GB2312" w:hAnsi="仿宋" w:cs="Times New Roman"/>
              </w:rPr>
            </w:pPr>
            <w:r w:rsidRPr="00E82195">
              <w:rPr>
                <w:rFonts w:ascii="仿宋_GB2312" w:eastAsia="仿宋_GB2312" w:hAnsi="仿宋" w:cs="Times New Roman"/>
              </w:rPr>
              <w:t>1、最大成份股权重及名称：</w:t>
            </w:r>
            <w:r w:rsidR="002610F6">
              <w:rPr>
                <w:rFonts w:ascii="仿宋_GB2312" w:eastAsia="仿宋_GB2312" w:hAnsi="仿宋" w:cs="Times New Roman"/>
              </w:rPr>
              <w:t>10.95</w:t>
            </w:r>
            <w:r w:rsidRPr="00E82195">
              <w:rPr>
                <w:rFonts w:ascii="仿宋_GB2312" w:eastAsia="仿宋_GB2312" w:hAnsi="仿宋" w:cs="Times New Roman"/>
              </w:rPr>
              <w:t>%，</w:t>
            </w:r>
            <w:r w:rsidR="002610F6">
              <w:rPr>
                <w:rFonts w:ascii="仿宋_GB2312" w:eastAsia="仿宋_GB2312" w:hAnsi="仿宋" w:cs="Times New Roman" w:hint="eastAsia"/>
              </w:rPr>
              <w:t>特变电工</w:t>
            </w:r>
            <w:r w:rsidRPr="00E82195">
              <w:rPr>
                <w:rFonts w:ascii="仿宋_GB2312" w:eastAsia="仿宋_GB2312" w:hAnsi="仿宋" w:cs="Times New Roman"/>
              </w:rPr>
              <w:t>；</w:t>
            </w:r>
          </w:p>
          <w:p w14:paraId="2E14F0C2" w14:textId="77777777" w:rsidR="00AB2BE2" w:rsidRPr="005D7BA0" w:rsidRDefault="00E82195" w:rsidP="00FC1592">
            <w:pPr>
              <w:rPr>
                <w:rFonts w:ascii="仿宋_GB2312" w:eastAsia="仿宋_GB2312" w:hAnsi="仿宋" w:cs="Times New Roman"/>
              </w:rPr>
            </w:pPr>
            <w:r w:rsidRPr="00E82195">
              <w:rPr>
                <w:rFonts w:ascii="仿宋_GB2312" w:eastAsia="仿宋_GB2312" w:hAnsi="仿宋" w:cs="Times New Roman"/>
              </w:rPr>
              <w:t>2、前五大成份股权重合计：</w:t>
            </w:r>
            <w:r w:rsidR="002610F6">
              <w:rPr>
                <w:rFonts w:ascii="仿宋_GB2312" w:eastAsia="仿宋_GB2312" w:hAnsi="仿宋" w:cs="Times New Roman"/>
              </w:rPr>
              <w:t>40</w:t>
            </w:r>
            <w:r w:rsidRPr="00E82195">
              <w:rPr>
                <w:rFonts w:ascii="仿宋_GB2312" w:eastAsia="仿宋_GB2312" w:hAnsi="仿宋" w:cs="Times New Roman"/>
              </w:rPr>
              <w:t>.76%。</w:t>
            </w:r>
            <w:commentRangeEnd w:id="93"/>
            <w:r w:rsidR="006F741A">
              <w:rPr>
                <w:rStyle w:val="ac"/>
                <w:rFonts w:ascii="Times New Roman" w:hAnsi="Times New Roman" w:cs="Times New Roman"/>
              </w:rPr>
              <w:commentReference w:id="93"/>
            </w:r>
          </w:p>
        </w:tc>
      </w:tr>
      <w:tr w:rsidR="00AB2BE2" w:rsidRPr="005D7BA0" w14:paraId="3225B421" w14:textId="77777777" w:rsidTr="00A2014C">
        <w:trPr>
          <w:jc w:val="center"/>
        </w:trPr>
        <w:tc>
          <w:tcPr>
            <w:tcW w:w="1980" w:type="dxa"/>
          </w:tcPr>
          <w:p w14:paraId="6244ABE7" w14:textId="77777777" w:rsidR="00AB2BE2" w:rsidRPr="005D7BA0" w:rsidRDefault="001A5AA4" w:rsidP="001A295A">
            <w:pPr>
              <w:rPr>
                <w:rFonts w:ascii="仿宋_GB2312" w:eastAsia="仿宋_GB2312" w:hAnsi="仿宋" w:cs="Times New Roman"/>
              </w:rPr>
            </w:pPr>
            <w:r w:rsidRPr="005D7BA0">
              <w:rPr>
                <w:rFonts w:ascii="仿宋_GB2312" w:eastAsia="仿宋_GB2312" w:hAnsi="仿宋" w:cs="Times New Roman" w:hint="eastAsia"/>
              </w:rPr>
              <w:t>各个市场最近一年日均成交金额最小</w:t>
            </w:r>
            <w:r w:rsidR="0098376F" w:rsidRPr="005D7BA0">
              <w:rPr>
                <w:rFonts w:ascii="仿宋_GB2312" w:eastAsia="仿宋_GB2312" w:hAnsi="仿宋" w:cs="Times New Roman" w:hint="eastAsia"/>
              </w:rPr>
              <w:t>成份股</w:t>
            </w:r>
            <w:r w:rsidRPr="005D7BA0">
              <w:rPr>
                <w:rFonts w:ascii="仿宋_GB2312" w:eastAsia="仿宋_GB2312" w:hAnsi="仿宋" w:cs="Times New Roman" w:hint="eastAsia"/>
              </w:rPr>
              <w:t>名称</w:t>
            </w:r>
            <w:r w:rsidR="007A4D84">
              <w:rPr>
                <w:rFonts w:ascii="仿宋_GB2312" w:eastAsia="仿宋_GB2312" w:hAnsi="仿宋" w:cs="Times New Roman" w:hint="eastAsia"/>
              </w:rPr>
              <w:t>、</w:t>
            </w:r>
            <w:r w:rsidRPr="005D7BA0">
              <w:rPr>
                <w:rFonts w:ascii="仿宋_GB2312" w:eastAsia="仿宋_GB2312" w:hAnsi="仿宋" w:cs="Times New Roman" w:hint="eastAsia"/>
              </w:rPr>
              <w:t>金额</w:t>
            </w:r>
            <w:r w:rsidR="00EA6E4B" w:rsidRPr="005D7BA0">
              <w:rPr>
                <w:rFonts w:ascii="仿宋_GB2312" w:eastAsia="仿宋_GB2312" w:hAnsi="仿宋" w:cs="Times New Roman" w:hint="eastAsia"/>
              </w:rPr>
              <w:t>及</w:t>
            </w:r>
            <w:r w:rsidR="00EA6E4B">
              <w:rPr>
                <w:rFonts w:ascii="仿宋_GB2312" w:eastAsia="仿宋_GB2312" w:hAnsi="仿宋" w:cs="Times New Roman" w:hint="eastAsia"/>
              </w:rPr>
              <w:t>占比</w:t>
            </w:r>
          </w:p>
        </w:tc>
        <w:tc>
          <w:tcPr>
            <w:tcW w:w="7087" w:type="dxa"/>
          </w:tcPr>
          <w:p w14:paraId="7F83ABBC" w14:textId="66592144" w:rsidR="0005730C" w:rsidRPr="005D7BA0" w:rsidRDefault="0005730C" w:rsidP="001A295A">
            <w:pPr>
              <w:rPr>
                <w:rFonts w:ascii="仿宋_GB2312" w:eastAsia="仿宋_GB2312" w:hAnsi="仿宋" w:cs="Times New Roman"/>
              </w:rPr>
            </w:pPr>
            <w:commentRangeStart w:id="96"/>
            <w:r>
              <w:rPr>
                <w:rFonts w:ascii="仿宋_GB2312" w:eastAsia="仿宋_GB2312" w:hAnsi="仿宋" w:cs="Times New Roman" w:hint="eastAsia"/>
              </w:rPr>
              <w:t>截至</w:t>
            </w:r>
            <w:ins w:id="97" w:author="罗依灵" w:date="2026-02-03T14:44:00Z">
              <w:r w:rsidR="00431789" w:rsidRPr="00431789">
                <w:rPr>
                  <w:rFonts w:ascii="仿宋_GB2312" w:eastAsia="仿宋_GB2312" w:hAnsi="仿宋" w:cs="Times New Roman"/>
                </w:rPr>
                <w:t>{{数据截止日期}}</w:t>
              </w:r>
            </w:ins>
            <w:del w:id="98" w:author="罗依灵" w:date="2026-02-03T14:44:00Z">
              <w:r w:rsidR="001503AD" w:rsidRPr="001503AD" w:rsidDel="00431789">
                <w:rPr>
                  <w:rFonts w:ascii="仿宋_GB2312" w:eastAsia="仿宋_GB2312" w:hAnsi="仿宋" w:cs="Times New Roman"/>
                </w:rPr>
                <w:delText>2025年12月31日</w:delText>
              </w:r>
            </w:del>
            <w:r>
              <w:rPr>
                <w:rFonts w:ascii="仿宋_GB2312" w:eastAsia="仿宋_GB2312" w:hAnsi="仿宋" w:cs="Times New Roman" w:hint="eastAsia"/>
              </w:rPr>
              <w:t>：</w:t>
            </w:r>
            <w:commentRangeEnd w:id="96"/>
            <w:r w:rsidR="006F741A">
              <w:rPr>
                <w:rStyle w:val="ac"/>
                <w:rFonts w:ascii="Times New Roman" w:hAnsi="Times New Roman" w:cs="Times New Roman"/>
              </w:rPr>
              <w:commentReference w:id="96"/>
            </w:r>
          </w:p>
          <w:p w14:paraId="79603DEF" w14:textId="77777777" w:rsidR="001D47C7" w:rsidRPr="001D47C7" w:rsidRDefault="001D47C7" w:rsidP="001D47C7">
            <w:pPr>
              <w:rPr>
                <w:rFonts w:ascii="仿宋_GB2312" w:eastAsia="仿宋_GB2312" w:hAnsi="仿宋" w:cs="Times New Roman"/>
              </w:rPr>
            </w:pPr>
            <w:r w:rsidRPr="001D47C7">
              <w:rPr>
                <w:rFonts w:ascii="仿宋_GB2312" w:eastAsia="仿宋_GB2312" w:hAnsi="仿宋" w:cs="Times New Roman"/>
              </w:rPr>
              <w:t>1、上海：</w:t>
            </w:r>
            <w:r w:rsidR="00891E35">
              <w:rPr>
                <w:rFonts w:ascii="仿宋_GB2312" w:eastAsia="仿宋_GB2312" w:hAnsi="仿宋" w:cs="Times New Roman" w:hint="eastAsia"/>
              </w:rPr>
              <w:t>风范股份</w:t>
            </w:r>
            <w:r w:rsidRPr="001D47C7">
              <w:rPr>
                <w:rFonts w:ascii="仿宋_GB2312" w:eastAsia="仿宋_GB2312" w:hAnsi="仿宋" w:cs="Times New Roman"/>
              </w:rPr>
              <w:t>（</w:t>
            </w:r>
            <w:r w:rsidR="00891E35">
              <w:rPr>
                <w:rFonts w:ascii="仿宋_GB2312" w:eastAsia="仿宋_GB2312" w:hAnsi="仿宋" w:cs="Times New Roman"/>
              </w:rPr>
              <w:t>601700</w:t>
            </w:r>
            <w:r w:rsidRPr="001D47C7">
              <w:rPr>
                <w:rFonts w:ascii="仿宋_GB2312" w:eastAsia="仿宋_GB2312" w:hAnsi="仿宋" w:cs="Times New Roman"/>
              </w:rPr>
              <w:t>），0.</w:t>
            </w:r>
            <w:r w:rsidR="00891E35">
              <w:rPr>
                <w:rFonts w:ascii="仿宋_GB2312" w:eastAsia="仿宋_GB2312" w:hAnsi="仿宋" w:cs="Times New Roman"/>
              </w:rPr>
              <w:t>66</w:t>
            </w:r>
            <w:r w:rsidRPr="001D47C7">
              <w:rPr>
                <w:rFonts w:ascii="仿宋_GB2312" w:eastAsia="仿宋_GB2312" w:hAnsi="仿宋" w:cs="Times New Roman"/>
              </w:rPr>
              <w:t>亿元；</w:t>
            </w:r>
          </w:p>
          <w:p w14:paraId="7C34F6BA" w14:textId="77777777" w:rsidR="00891E35" w:rsidRDefault="001D47C7" w:rsidP="00AC1319">
            <w:pPr>
              <w:rPr>
                <w:rFonts w:ascii="仿宋_GB2312" w:eastAsia="仿宋_GB2312" w:hAnsi="仿宋" w:cs="Times New Roman"/>
              </w:rPr>
            </w:pPr>
            <w:bookmarkStart w:id="99" w:name="OLE_LINK117"/>
            <w:bookmarkStart w:id="100" w:name="OLE_LINK118"/>
            <w:r w:rsidRPr="001D47C7">
              <w:rPr>
                <w:rFonts w:ascii="仿宋_GB2312" w:eastAsia="仿宋_GB2312" w:hAnsi="仿宋" w:cs="Times New Roman"/>
              </w:rPr>
              <w:t>2、深圳：</w:t>
            </w:r>
            <w:r w:rsidR="00891E35">
              <w:rPr>
                <w:rFonts w:ascii="仿宋_GB2312" w:eastAsia="仿宋_GB2312" w:hAnsi="仿宋" w:cs="Times New Roman" w:hint="eastAsia"/>
              </w:rPr>
              <w:t>友讯达</w:t>
            </w:r>
            <w:r w:rsidRPr="001D47C7">
              <w:rPr>
                <w:rFonts w:ascii="仿宋_GB2312" w:eastAsia="仿宋_GB2312" w:hAnsi="仿宋" w:cs="Times New Roman"/>
              </w:rPr>
              <w:t>（</w:t>
            </w:r>
            <w:r w:rsidR="00891E35">
              <w:rPr>
                <w:rFonts w:ascii="仿宋_GB2312" w:eastAsia="仿宋_GB2312" w:hAnsi="仿宋" w:cs="Times New Roman"/>
              </w:rPr>
              <w:t>300514</w:t>
            </w:r>
            <w:r w:rsidRPr="001D47C7">
              <w:rPr>
                <w:rFonts w:ascii="仿宋_GB2312" w:eastAsia="仿宋_GB2312" w:hAnsi="仿宋" w:cs="Times New Roman"/>
              </w:rPr>
              <w:t>），0.</w:t>
            </w:r>
            <w:r w:rsidR="00891E35">
              <w:rPr>
                <w:rFonts w:ascii="仿宋_GB2312" w:eastAsia="仿宋_GB2312" w:hAnsi="仿宋" w:cs="Times New Roman"/>
              </w:rPr>
              <w:t>79</w:t>
            </w:r>
            <w:r w:rsidRPr="001D47C7">
              <w:rPr>
                <w:rFonts w:ascii="仿宋_GB2312" w:eastAsia="仿宋_GB2312" w:hAnsi="仿宋" w:cs="Times New Roman"/>
              </w:rPr>
              <w:t>亿元</w:t>
            </w:r>
            <w:r w:rsidR="00891E35">
              <w:rPr>
                <w:rFonts w:ascii="仿宋_GB2312" w:eastAsia="仿宋_GB2312" w:hAnsi="仿宋" w:cs="Times New Roman" w:hint="eastAsia"/>
              </w:rPr>
              <w:t>；</w:t>
            </w:r>
            <w:bookmarkEnd w:id="99"/>
            <w:bookmarkEnd w:id="100"/>
          </w:p>
          <w:p w14:paraId="16EA35FC" w14:textId="77777777" w:rsidR="00EA6E4B" w:rsidRPr="005D7BA0" w:rsidRDefault="00891E35" w:rsidP="00AC1319">
            <w:pPr>
              <w:rPr>
                <w:rFonts w:ascii="仿宋_GB2312" w:eastAsia="仿宋_GB2312" w:hAnsi="仿宋" w:cs="Times New Roman"/>
              </w:rPr>
            </w:pPr>
            <w:r>
              <w:rPr>
                <w:rFonts w:ascii="仿宋_GB2312" w:eastAsia="仿宋_GB2312" w:hAnsi="仿宋" w:cs="Times New Roman"/>
              </w:rPr>
              <w:t>3、</w:t>
            </w:r>
            <w:r>
              <w:rPr>
                <w:rFonts w:ascii="仿宋_GB2312" w:eastAsia="仿宋_GB2312" w:hAnsi="仿宋" w:cs="Times New Roman" w:hint="eastAsia"/>
              </w:rPr>
              <w:t>北京</w:t>
            </w:r>
            <w:r w:rsidRPr="001D47C7">
              <w:rPr>
                <w:rFonts w:ascii="仿宋_GB2312" w:eastAsia="仿宋_GB2312" w:hAnsi="仿宋" w:cs="Times New Roman"/>
              </w:rPr>
              <w:t>：</w:t>
            </w:r>
            <w:proofErr w:type="gramStart"/>
            <w:r>
              <w:rPr>
                <w:rFonts w:ascii="仿宋_GB2312" w:eastAsia="仿宋_GB2312" w:hAnsi="仿宋" w:cs="Times New Roman" w:hint="eastAsia"/>
              </w:rPr>
              <w:t>殷图网</w:t>
            </w:r>
            <w:proofErr w:type="gramEnd"/>
            <w:r>
              <w:rPr>
                <w:rFonts w:ascii="仿宋_GB2312" w:eastAsia="仿宋_GB2312" w:hAnsi="仿宋" w:cs="Times New Roman" w:hint="eastAsia"/>
              </w:rPr>
              <w:t>联</w:t>
            </w:r>
            <w:r w:rsidRPr="001D47C7">
              <w:rPr>
                <w:rFonts w:ascii="仿宋_GB2312" w:eastAsia="仿宋_GB2312" w:hAnsi="仿宋" w:cs="Times New Roman"/>
              </w:rPr>
              <w:t>（</w:t>
            </w:r>
            <w:r>
              <w:rPr>
                <w:rFonts w:ascii="仿宋_GB2312" w:eastAsia="仿宋_GB2312" w:hAnsi="仿宋" w:cs="Times New Roman"/>
              </w:rPr>
              <w:t>920508</w:t>
            </w:r>
            <w:r w:rsidRPr="001D47C7">
              <w:rPr>
                <w:rFonts w:ascii="仿宋_GB2312" w:eastAsia="仿宋_GB2312" w:hAnsi="仿宋" w:cs="Times New Roman"/>
              </w:rPr>
              <w:t>），0.</w:t>
            </w:r>
            <w:r>
              <w:rPr>
                <w:rFonts w:ascii="仿宋_GB2312" w:eastAsia="仿宋_GB2312" w:hAnsi="仿宋" w:cs="Times New Roman"/>
              </w:rPr>
              <w:t>74</w:t>
            </w:r>
            <w:r w:rsidRPr="001D47C7">
              <w:rPr>
                <w:rFonts w:ascii="仿宋_GB2312" w:eastAsia="仿宋_GB2312" w:hAnsi="仿宋" w:cs="Times New Roman"/>
              </w:rPr>
              <w:t>亿元</w:t>
            </w:r>
            <w:r>
              <w:rPr>
                <w:rFonts w:ascii="仿宋_GB2312" w:eastAsia="仿宋_GB2312" w:hAnsi="仿宋" w:cs="Times New Roman" w:hint="eastAsia"/>
              </w:rPr>
              <w:t>；</w:t>
            </w:r>
          </w:p>
        </w:tc>
      </w:tr>
    </w:tbl>
    <w:p w14:paraId="6B7C1693" w14:textId="0BFBEE8E" w:rsidR="00344B20" w:rsidRPr="005D7BA0" w:rsidRDefault="00344B20" w:rsidP="001621E4">
      <w:pPr>
        <w:spacing w:line="550" w:lineRule="exact"/>
        <w:ind w:firstLineChars="200" w:firstLine="562"/>
        <w:rPr>
          <w:rFonts w:ascii="仿宋_GB2312" w:eastAsia="仿宋_GB2312" w:hAnsi="仿宋" w:cs="Times New Roman"/>
          <w:b/>
          <w:sz w:val="28"/>
        </w:rPr>
      </w:pPr>
      <w:r>
        <w:rPr>
          <w:rFonts w:ascii="仿宋_GB2312" w:eastAsia="仿宋_GB2312" w:hAnsi="仿宋" w:cs="Times New Roman" w:hint="eastAsia"/>
          <w:b/>
          <w:sz w:val="28"/>
        </w:rPr>
        <w:t>（二）</w:t>
      </w:r>
      <w:del w:id="101" w:author="罗依灵" w:date="2026-02-03T14:39:00Z">
        <w:r w:rsidDel="00431789">
          <w:rPr>
            <w:rFonts w:ascii="仿宋_GB2312" w:eastAsia="仿宋_GB2312" w:hAnsi="仿宋" w:cs="Times New Roman" w:hint="eastAsia"/>
            <w:b/>
            <w:sz w:val="28"/>
          </w:rPr>
          <w:delText>恒生A股电网设备</w:delText>
        </w:r>
      </w:del>
      <w:ins w:id="102" w:author="罗依灵" w:date="2026-02-03T14:39:00Z">
        <w:r w:rsidR="00431789">
          <w:rPr>
            <w:rFonts w:ascii="仿宋_GB2312" w:eastAsia="仿宋_GB2312" w:hAnsi="仿宋" w:cs="Times New Roman" w:hint="eastAsia"/>
            <w:b/>
            <w:sz w:val="28"/>
          </w:rPr>
          <w:t>{{指数名称}}</w:t>
        </w:r>
      </w:ins>
      <w:r>
        <w:rPr>
          <w:rFonts w:ascii="仿宋_GB2312" w:eastAsia="仿宋_GB2312" w:hAnsi="仿宋" w:cs="Times New Roman" w:hint="eastAsia"/>
          <w:b/>
          <w:sz w:val="28"/>
        </w:rPr>
        <w:t>指数的指数编制机构相关情况具体如下：</w:t>
      </w:r>
    </w:p>
    <w:p w14:paraId="127AF546" w14:textId="60100607" w:rsidR="005A3373" w:rsidRPr="003433F2" w:rsidRDefault="00FD1633" w:rsidP="003433F2">
      <w:pPr>
        <w:ind w:firstLineChars="200" w:firstLine="560"/>
        <w:rPr>
          <w:rFonts w:ascii="仿宋_GB2312" w:eastAsia="仿宋_GB2312" w:hAnsi="仿宋"/>
          <w:sz w:val="28"/>
        </w:rPr>
      </w:pPr>
      <w:del w:id="103" w:author="罗依灵" w:date="2026-02-03T14:39:00Z">
        <w:r w:rsidDel="00431789">
          <w:rPr>
            <w:rFonts w:ascii="仿宋_GB2312" w:eastAsia="仿宋_GB2312" w:hAnsi="仿宋" w:hint="eastAsia"/>
            <w:sz w:val="28"/>
          </w:rPr>
          <w:delText>恒生A股电网设备</w:delText>
        </w:r>
      </w:del>
      <w:ins w:id="104" w:author="罗依灵" w:date="2026-02-03T14:39:00Z">
        <w:r w:rsidR="00431789">
          <w:rPr>
            <w:rFonts w:ascii="仿宋_GB2312" w:eastAsia="仿宋_GB2312" w:hAnsi="仿宋" w:hint="eastAsia"/>
            <w:sz w:val="28"/>
          </w:rPr>
          <w:t>{{指数名称}}</w:t>
        </w:r>
      </w:ins>
      <w:r>
        <w:rPr>
          <w:rFonts w:ascii="仿宋_GB2312" w:eastAsia="仿宋_GB2312" w:hAnsi="仿宋" w:hint="eastAsia"/>
          <w:sz w:val="28"/>
        </w:rPr>
        <w:t>指数的指数编制机构为</w:t>
      </w:r>
      <w:del w:id="105" w:author="罗依灵" w:date="2026-02-03T14:45:00Z">
        <w:r w:rsidR="006F741A" w:rsidRPr="006F741A" w:rsidDel="00431789">
          <w:rPr>
            <w:rFonts w:ascii="仿宋_GB2312" w:eastAsia="仿宋_GB2312" w:hAnsi="仿宋" w:hint="eastAsia"/>
            <w:sz w:val="28"/>
          </w:rPr>
          <w:delText>恒生指数有限公司</w:delText>
        </w:r>
      </w:del>
      <w:ins w:id="106" w:author="罗依灵" w:date="2026-02-03T14:45:00Z">
        <w:r w:rsidR="00431789">
          <w:rPr>
            <w:rFonts w:ascii="仿宋_GB2312" w:eastAsia="仿宋_GB2312" w:hAnsi="仿宋" w:hint="eastAsia"/>
            <w:sz w:val="28"/>
          </w:rPr>
          <w:t>{{指数公司名称}}</w:t>
        </w:r>
      </w:ins>
      <w:r w:rsidR="006F741A" w:rsidRPr="006F741A">
        <w:rPr>
          <w:rFonts w:ascii="仿宋_GB2312" w:eastAsia="仿宋_GB2312" w:hAnsi="仿宋" w:hint="eastAsia"/>
          <w:sz w:val="28"/>
        </w:rPr>
        <w:t>（简称“</w:t>
      </w:r>
      <w:del w:id="107" w:author="罗依灵" w:date="2026-02-03T14:45:00Z">
        <w:r w:rsidR="006F741A" w:rsidRPr="006F741A" w:rsidDel="00431789">
          <w:rPr>
            <w:rFonts w:ascii="仿宋_GB2312" w:eastAsia="仿宋_GB2312" w:hAnsi="仿宋" w:hint="eastAsia"/>
            <w:sz w:val="28"/>
          </w:rPr>
          <w:delText>恒生指数公司</w:delText>
        </w:r>
      </w:del>
      <w:ins w:id="108" w:author="罗依灵" w:date="2026-02-03T14:45:00Z">
        <w:r w:rsidR="00431789">
          <w:rPr>
            <w:rFonts w:ascii="仿宋_GB2312" w:eastAsia="仿宋_GB2312" w:hAnsi="仿宋" w:hint="eastAsia"/>
            <w:sz w:val="28"/>
          </w:rPr>
          <w:t>{{指数公司简称}}</w:t>
        </w:r>
      </w:ins>
      <w:r w:rsidR="006F741A" w:rsidRPr="006F741A">
        <w:rPr>
          <w:rFonts w:ascii="仿宋_GB2312" w:eastAsia="仿宋_GB2312" w:hAnsi="仿宋" w:hint="eastAsia"/>
          <w:sz w:val="28"/>
        </w:rPr>
        <w:t>”）</w:t>
      </w:r>
      <w:r>
        <w:rPr>
          <w:rFonts w:ascii="仿宋_GB2312" w:eastAsia="仿宋_GB2312" w:hAnsi="仿宋" w:hint="eastAsia"/>
          <w:sz w:val="28"/>
        </w:rPr>
        <w:t>。</w:t>
      </w:r>
    </w:p>
    <w:p w14:paraId="12203940" w14:textId="0C3403A3" w:rsidR="006F741A" w:rsidRPr="00431789" w:rsidDel="00431789" w:rsidRDefault="006F741A" w:rsidP="006F741A">
      <w:pPr>
        <w:ind w:firstLineChars="200" w:firstLine="560"/>
        <w:jc w:val="both"/>
        <w:rPr>
          <w:del w:id="109" w:author="罗依灵" w:date="2026-02-03T14:45:00Z"/>
          <w:rFonts w:ascii="仿宋_GB2312" w:eastAsia="仿宋_GB2312" w:hAnsi="仿宋" w:hint="eastAsia"/>
          <w:sz w:val="28"/>
          <w:rPrChange w:id="110" w:author="罗依灵" w:date="2026-02-03T14:46:00Z">
            <w:rPr>
              <w:del w:id="111" w:author="罗依灵" w:date="2026-02-03T14:45:00Z"/>
              <w:rFonts w:ascii="仿宋_GB2312" w:eastAsia="仿宋_GB2312" w:hAnsi="仿宋" w:hint="eastAsia"/>
              <w:sz w:val="28"/>
            </w:rPr>
          </w:rPrChange>
        </w:rPr>
      </w:pPr>
      <w:del w:id="112" w:author="罗依灵" w:date="2026-02-03T14:45:00Z">
        <w:r w:rsidRPr="00431789" w:rsidDel="00431789">
          <w:rPr>
            <w:rFonts w:ascii="仿宋_GB2312" w:eastAsia="仿宋_GB2312" w:hAnsi="仿宋" w:cs="Times New Roman" w:hint="eastAsia"/>
            <w:sz w:val="28"/>
            <w:rPrChange w:id="113" w:author="罗依灵" w:date="2026-02-03T14:46:00Z">
              <w:rPr>
                <w:rFonts w:ascii="仿宋_GB2312" w:eastAsia="仿宋_GB2312" w:hAnsi="仿宋" w:cs="Times New Roman" w:hint="eastAsia"/>
                <w:b/>
                <w:sz w:val="28"/>
              </w:rPr>
            </w:rPrChange>
          </w:rPr>
          <w:delText>一是</w:delText>
        </w:r>
        <w:r w:rsidRPr="00431789" w:rsidDel="00431789">
          <w:rPr>
            <w:rFonts w:ascii="仿宋_GB2312" w:eastAsia="仿宋_GB2312" w:hAnsi="仿宋" w:cs="Times New Roman" w:hint="eastAsia"/>
            <w:sz w:val="28"/>
            <w:rPrChange w:id="114" w:author="罗依灵" w:date="2026-02-03T14:46:00Z">
              <w:rPr>
                <w:rFonts w:ascii="仿宋_GB2312" w:eastAsia="仿宋_GB2312" w:hAnsi="仿宋" w:cs="Times New Roman" w:hint="eastAsia"/>
                <w:sz w:val="28"/>
              </w:rPr>
            </w:rPrChange>
          </w:rPr>
          <w:delText>从发展历程上看，恒生指数公司于1984年成立，乃恒生银行全资附属机构，为香港领先行业的指数公司，其所编算的恒生指数系列涵盖香港及中国内地市场。自1969年推出被视为香港股票市场指标的恒生指数开始，恒生指数公司一直处于市场前沿，并且推出不同系列的市场指标，协助投资者作出投资决定。</w:delText>
        </w:r>
      </w:del>
    </w:p>
    <w:p w14:paraId="79411647" w14:textId="1F98B086" w:rsidR="006F741A" w:rsidRPr="00431789" w:rsidDel="00431789" w:rsidRDefault="006F741A" w:rsidP="006F741A">
      <w:pPr>
        <w:ind w:firstLineChars="200" w:firstLine="560"/>
        <w:jc w:val="both"/>
        <w:rPr>
          <w:del w:id="115" w:author="罗依灵" w:date="2026-02-03T14:45:00Z"/>
          <w:rFonts w:ascii="仿宋_GB2312" w:eastAsia="仿宋_GB2312" w:hAnsi="仿宋" w:cs="Times New Roman" w:hint="eastAsia"/>
          <w:sz w:val="28"/>
          <w:rPrChange w:id="116" w:author="罗依灵" w:date="2026-02-03T14:46:00Z">
            <w:rPr>
              <w:del w:id="117" w:author="罗依灵" w:date="2026-02-03T14:45:00Z"/>
              <w:rFonts w:ascii="仿宋_GB2312" w:eastAsia="仿宋_GB2312" w:hAnsi="仿宋" w:cs="Times New Roman" w:hint="eastAsia"/>
              <w:sz w:val="28"/>
            </w:rPr>
          </w:rPrChange>
        </w:rPr>
      </w:pPr>
      <w:del w:id="118" w:author="罗依灵" w:date="2026-02-03T14:45:00Z">
        <w:r w:rsidRPr="00431789" w:rsidDel="00431789">
          <w:rPr>
            <w:rFonts w:ascii="仿宋_GB2312" w:eastAsia="仿宋_GB2312" w:hAnsi="仿宋" w:hint="eastAsia"/>
            <w:sz w:val="28"/>
            <w:rPrChange w:id="119" w:author="罗依灵" w:date="2026-02-03T14:46:00Z">
              <w:rPr>
                <w:rFonts w:ascii="仿宋_GB2312" w:eastAsia="仿宋_GB2312" w:hAnsi="仿宋" w:hint="eastAsia"/>
                <w:b/>
                <w:sz w:val="28"/>
              </w:rPr>
            </w:rPrChange>
          </w:rPr>
          <w:delText>二</w:delText>
        </w:r>
        <w:r w:rsidRPr="00431789" w:rsidDel="00431789">
          <w:rPr>
            <w:rFonts w:ascii="仿宋_GB2312" w:eastAsia="仿宋_GB2312" w:hAnsi="仿宋" w:cs="Times New Roman" w:hint="eastAsia"/>
            <w:sz w:val="28"/>
            <w:rPrChange w:id="120" w:author="罗依灵" w:date="2026-02-03T14:46:00Z">
              <w:rPr>
                <w:rFonts w:ascii="仿宋_GB2312" w:eastAsia="仿宋_GB2312" w:hAnsi="仿宋" w:cs="Times New Roman" w:hint="eastAsia"/>
                <w:b/>
                <w:sz w:val="28"/>
              </w:rPr>
            </w:rPrChange>
          </w:rPr>
          <w:delText>是</w:delText>
        </w:r>
        <w:r w:rsidRPr="00431789" w:rsidDel="00431789">
          <w:rPr>
            <w:rFonts w:ascii="仿宋_GB2312" w:eastAsia="仿宋_GB2312" w:hAnsi="仿宋" w:cs="Times New Roman" w:hint="eastAsia"/>
            <w:sz w:val="28"/>
            <w:rPrChange w:id="121" w:author="罗依灵" w:date="2026-02-03T14:46:00Z">
              <w:rPr>
                <w:rFonts w:ascii="仿宋_GB2312" w:eastAsia="仿宋_GB2312" w:hAnsi="仿宋" w:cs="Times New Roman" w:hint="eastAsia"/>
                <w:sz w:val="28"/>
              </w:rPr>
            </w:rPrChange>
          </w:rPr>
          <w:delText>从专业能力上看，恒生指数公司目前管理各类指数1500余条，指数系列分为六个类别：市值指数、因子指数、策略指数、行业指数、可持续发展指数和固定收益产品指数，并按指数成份股的上市地域分类为香港上市、跨市场及内地上市。恒生指数公司在指数开发领域具有重要的行业影响力与国际影响力，旗下指数在境外多个市场得到应用，并多次获得国际奖项。</w:delText>
        </w:r>
      </w:del>
    </w:p>
    <w:p w14:paraId="51008D50" w14:textId="6958A226" w:rsidR="006F741A" w:rsidRPr="00431789" w:rsidDel="00431789" w:rsidRDefault="006F741A" w:rsidP="006F741A">
      <w:pPr>
        <w:ind w:firstLineChars="200" w:firstLine="560"/>
        <w:jc w:val="both"/>
        <w:rPr>
          <w:del w:id="122" w:author="罗依灵" w:date="2026-02-03T14:45:00Z"/>
          <w:rFonts w:ascii="仿宋_GB2312" w:eastAsia="仿宋_GB2312" w:hAnsi="仿宋" w:hint="eastAsia"/>
          <w:sz w:val="28"/>
          <w:rPrChange w:id="123" w:author="罗依灵" w:date="2026-02-03T14:46:00Z">
            <w:rPr>
              <w:del w:id="124" w:author="罗依灵" w:date="2026-02-03T14:45:00Z"/>
              <w:rFonts w:ascii="仿宋_GB2312" w:eastAsia="仿宋_GB2312" w:hAnsi="仿宋" w:hint="eastAsia"/>
              <w:sz w:val="28"/>
            </w:rPr>
          </w:rPrChange>
        </w:rPr>
      </w:pPr>
      <w:del w:id="125" w:author="罗依灵" w:date="2026-02-03T14:45:00Z">
        <w:r w:rsidRPr="00431789" w:rsidDel="00431789">
          <w:rPr>
            <w:rFonts w:ascii="仿宋_GB2312" w:eastAsia="仿宋_GB2312" w:hAnsi="仿宋" w:cs="Times New Roman" w:hint="eastAsia"/>
            <w:sz w:val="28"/>
            <w:rPrChange w:id="126" w:author="罗依灵" w:date="2026-02-03T14:46:00Z">
              <w:rPr>
                <w:rFonts w:ascii="仿宋_GB2312" w:eastAsia="仿宋_GB2312" w:hAnsi="仿宋" w:cs="Times New Roman" w:hint="eastAsia"/>
                <w:b/>
                <w:sz w:val="28"/>
              </w:rPr>
            </w:rPrChange>
          </w:rPr>
          <w:delText>三是</w:delText>
        </w:r>
        <w:r w:rsidRPr="00431789" w:rsidDel="00431789">
          <w:rPr>
            <w:rFonts w:ascii="仿宋_GB2312" w:eastAsia="仿宋_GB2312" w:hAnsi="仿宋" w:cs="Times New Roman" w:hint="eastAsia"/>
            <w:sz w:val="28"/>
            <w:rPrChange w:id="127" w:author="罗依灵" w:date="2026-02-03T14:46:00Z">
              <w:rPr>
                <w:rFonts w:ascii="仿宋_GB2312" w:eastAsia="仿宋_GB2312" w:hAnsi="仿宋" w:cs="Times New Roman" w:hint="eastAsia"/>
                <w:sz w:val="28"/>
              </w:rPr>
            </w:rPrChange>
          </w:rPr>
          <w:delText>从技术资源上看，依托专业的研发团队、规范的维护流程、可靠的技术支持、卓越的服务质量以及完备的保障机制，恒生指数公司有丰富的经验编制、计算、发布、管理覆盖不同资产类别和不同国家或地区范围的指数。为了确保运作中立，恒生指数公司成立了一个独立顾问委员会——指数顾问委员会，成员包括统计、金融学术、专业服务、机构投资及投资顾问组织的专业人士。委员会定期举行会议，讨论各项与恒生指数系列有关的事宜。</w:delText>
        </w:r>
      </w:del>
    </w:p>
    <w:p w14:paraId="084A473F" w14:textId="1C80AB92" w:rsidR="00632428" w:rsidRPr="00431789" w:rsidRDefault="006F741A" w:rsidP="003433F2">
      <w:pPr>
        <w:ind w:firstLineChars="200" w:firstLine="560"/>
        <w:rPr>
          <w:rFonts w:ascii="仿宋_GB2312" w:eastAsia="仿宋_GB2312" w:hAnsi="仿宋"/>
          <w:sz w:val="28"/>
          <w:rPrChange w:id="128" w:author="罗依灵" w:date="2026-02-03T14:46:00Z">
            <w:rPr>
              <w:rFonts w:ascii="仿宋_GB2312" w:eastAsia="仿宋_GB2312" w:hAnsi="仿宋"/>
              <w:sz w:val="28"/>
            </w:rPr>
          </w:rPrChange>
        </w:rPr>
      </w:pPr>
      <w:del w:id="129" w:author="罗依灵" w:date="2026-02-03T14:45:00Z">
        <w:r w:rsidRPr="00431789" w:rsidDel="00431789">
          <w:rPr>
            <w:rFonts w:ascii="仿宋_GB2312" w:eastAsia="仿宋_GB2312" w:hAnsi="仿宋" w:cs="Times New Roman" w:hint="eastAsia"/>
            <w:sz w:val="28"/>
            <w:szCs w:val="28"/>
            <w:rPrChange w:id="130" w:author="罗依灵" w:date="2026-02-03T14:46:00Z">
              <w:rPr>
                <w:rFonts w:ascii="仿宋_GB2312" w:eastAsia="仿宋_GB2312" w:hAnsi="仿宋" w:cs="Times New Roman" w:hint="eastAsia"/>
                <w:b/>
                <w:sz w:val="28"/>
                <w:szCs w:val="28"/>
              </w:rPr>
            </w:rPrChange>
          </w:rPr>
          <w:delText>综上所述，</w:delText>
        </w:r>
        <w:r w:rsidRPr="00431789" w:rsidDel="00431789">
          <w:rPr>
            <w:rFonts w:ascii="仿宋_GB2312" w:eastAsia="仿宋_GB2312" w:hAnsi="仿宋" w:hint="eastAsia"/>
            <w:sz w:val="28"/>
            <w:rPrChange w:id="131" w:author="罗依灵" w:date="2026-02-03T14:46:00Z">
              <w:rPr>
                <w:rFonts w:ascii="仿宋_GB2312" w:eastAsia="仿宋_GB2312" w:hAnsi="仿宋" w:hint="eastAsia"/>
                <w:sz w:val="28"/>
              </w:rPr>
            </w:rPrChange>
          </w:rPr>
          <w:delText>恒生指数公司是香港领先的金融市场指数提供商，其专业能力、公司治理、技术资源、市场认可度，以及在指数编制方面的权威性、严谨性等能够支持和保障公募基金的投资运作。</w:delText>
        </w:r>
      </w:del>
      <w:ins w:id="132" w:author="罗依灵" w:date="2026-02-03T14:45:00Z">
        <w:r w:rsidR="00431789" w:rsidRPr="00431789">
          <w:rPr>
            <w:rFonts w:ascii="仿宋_GB2312" w:eastAsia="仿宋_GB2312" w:hAnsi="仿宋" w:cs="Times New Roman" w:hint="eastAsia"/>
            <w:sz w:val="28"/>
            <w:rPrChange w:id="133" w:author="罗依灵" w:date="2026-02-03T14:46:00Z">
              <w:rPr>
                <w:rFonts w:ascii="仿宋_GB2312" w:eastAsia="仿宋_GB2312" w:hAnsi="仿宋" w:cs="Times New Roman" w:hint="eastAsia"/>
                <w:b/>
                <w:sz w:val="28"/>
              </w:rPr>
            </w:rPrChange>
          </w:rPr>
          <w:t>{{指数公司</w:t>
        </w:r>
      </w:ins>
      <w:ins w:id="134" w:author="罗依灵" w:date="2026-02-03T14:46:00Z">
        <w:r w:rsidR="00431789" w:rsidRPr="00431789">
          <w:rPr>
            <w:rFonts w:ascii="仿宋_GB2312" w:eastAsia="仿宋_GB2312" w:hAnsi="仿宋" w:cs="Times New Roman" w:hint="eastAsia"/>
            <w:sz w:val="28"/>
            <w:rPrChange w:id="135" w:author="罗依灵" w:date="2026-02-03T14:46:00Z">
              <w:rPr>
                <w:rFonts w:ascii="仿宋_GB2312" w:eastAsia="仿宋_GB2312" w:hAnsi="仿宋" w:cs="Times New Roman" w:hint="eastAsia"/>
                <w:b/>
                <w:sz w:val="28"/>
              </w:rPr>
            </w:rPrChange>
          </w:rPr>
          <w:t>介绍</w:t>
        </w:r>
      </w:ins>
      <w:ins w:id="136" w:author="罗依灵" w:date="2026-02-03T14:45:00Z">
        <w:r w:rsidR="00431789" w:rsidRPr="00431789">
          <w:rPr>
            <w:rFonts w:ascii="仿宋_GB2312" w:eastAsia="仿宋_GB2312" w:hAnsi="仿宋" w:cs="Times New Roman" w:hint="eastAsia"/>
            <w:sz w:val="28"/>
            <w:rPrChange w:id="137" w:author="罗依灵" w:date="2026-02-03T14:46:00Z">
              <w:rPr>
                <w:rFonts w:ascii="仿宋_GB2312" w:eastAsia="仿宋_GB2312" w:hAnsi="仿宋" w:cs="Times New Roman" w:hint="eastAsia"/>
                <w:b/>
                <w:sz w:val="28"/>
              </w:rPr>
            </w:rPrChange>
          </w:rPr>
          <w:t>}}</w:t>
        </w:r>
      </w:ins>
    </w:p>
    <w:p w14:paraId="249BE746" w14:textId="77777777" w:rsidR="00296C96" w:rsidRPr="003C4775" w:rsidRDefault="0096005E" w:rsidP="006D143A">
      <w:pPr>
        <w:pStyle w:val="a7"/>
        <w:numPr>
          <w:ilvl w:val="0"/>
          <w:numId w:val="6"/>
        </w:numPr>
        <w:spacing w:beforeLines="50" w:before="156" w:line="550" w:lineRule="exact"/>
        <w:ind w:left="0" w:firstLine="562"/>
        <w:outlineLvl w:val="0"/>
        <w:rPr>
          <w:rFonts w:ascii="仿宋_GB2312" w:eastAsia="仿宋_GB2312" w:hAnsi="仿宋" w:cs="Times New Roman"/>
          <w:b/>
          <w:sz w:val="28"/>
          <w:szCs w:val="28"/>
        </w:rPr>
      </w:pPr>
      <w:r w:rsidRPr="0096005E">
        <w:rPr>
          <w:rFonts w:ascii="仿宋_GB2312" w:eastAsia="仿宋_GB2312" w:hAnsi="仿宋" w:cs="Times New Roman" w:hint="eastAsia"/>
          <w:b/>
          <w:sz w:val="28"/>
          <w:szCs w:val="28"/>
        </w:rPr>
        <w:t>对照指数指引及证券交易所配套规则论证该指数是否满足相关要求。如果涉及指数修订，补充说明修订内容。</w:t>
      </w:r>
    </w:p>
    <w:p w14:paraId="0C04226D" w14:textId="7BD9BCB9" w:rsidR="00E34B74" w:rsidRPr="00304C02" w:rsidRDefault="00FD1633" w:rsidP="00E34B74">
      <w:pPr>
        <w:spacing w:line="560" w:lineRule="exact"/>
        <w:ind w:firstLineChars="200" w:firstLine="560"/>
        <w:rPr>
          <w:rFonts w:ascii="仿宋_GB2312" w:eastAsia="仿宋_GB2312" w:hAnsi="仿宋"/>
          <w:sz w:val="28"/>
        </w:rPr>
      </w:pPr>
      <w:del w:id="138" w:author="罗依灵" w:date="2026-02-03T14:39:00Z">
        <w:r w:rsidDel="00431789">
          <w:rPr>
            <w:rFonts w:ascii="仿宋_GB2312" w:eastAsia="仿宋_GB2312" w:hAnsi="仿宋" w:hint="eastAsia"/>
            <w:sz w:val="28"/>
          </w:rPr>
          <w:delText>恒生A股电网设备</w:delText>
        </w:r>
      </w:del>
      <w:ins w:id="139" w:author="罗依灵" w:date="2026-02-03T14:39:00Z">
        <w:r w:rsidR="00431789">
          <w:rPr>
            <w:rFonts w:ascii="仿宋_GB2312" w:eastAsia="仿宋_GB2312" w:hAnsi="仿宋" w:hint="eastAsia"/>
            <w:sz w:val="28"/>
          </w:rPr>
          <w:t>{{指数名称}}</w:t>
        </w:r>
      </w:ins>
      <w:r>
        <w:rPr>
          <w:rFonts w:ascii="仿宋_GB2312" w:eastAsia="仿宋_GB2312" w:hAnsi="仿宋" w:hint="eastAsia"/>
          <w:sz w:val="28"/>
        </w:rPr>
        <w:t>指数满足证券交易所配套规则关于股票指数基金标的指数的相关要求：</w:t>
      </w:r>
    </w:p>
    <w:p w14:paraId="15A979B4" w14:textId="18B383D3" w:rsidR="005447F9" w:rsidRPr="00304C02" w:rsidRDefault="005447F9" w:rsidP="005447F9">
      <w:pPr>
        <w:spacing w:line="580" w:lineRule="exact"/>
        <w:ind w:firstLineChars="200" w:firstLine="562"/>
        <w:rPr>
          <w:rFonts w:ascii="仿宋_GB2312" w:eastAsia="仿宋_GB2312" w:hAnsi="仿宋"/>
          <w:sz w:val="28"/>
        </w:rPr>
      </w:pPr>
      <w:r>
        <w:rPr>
          <w:rFonts w:ascii="仿宋_GB2312" w:eastAsia="仿宋_GB2312" w:hAnsi="仿宋" w:hint="eastAsia"/>
          <w:b/>
          <w:sz w:val="28"/>
        </w:rPr>
        <w:t>（一）成份证券数量不低于30只：</w:t>
      </w:r>
      <w:r w:rsidRPr="00DF29DE">
        <w:rPr>
          <w:rFonts w:ascii="仿宋_GB2312" w:eastAsia="仿宋_GB2312" w:hAnsi="仿宋" w:hint="eastAsia"/>
          <w:sz w:val="28"/>
        </w:rPr>
        <w:t>截至</w:t>
      </w:r>
      <w:ins w:id="140" w:author="罗依灵" w:date="2026-02-03T14:46:00Z">
        <w:r w:rsidR="00431789" w:rsidRPr="00431789">
          <w:rPr>
            <w:rFonts w:ascii="仿宋_GB2312" w:eastAsia="仿宋_GB2312" w:hAnsi="仿宋"/>
            <w:sz w:val="28"/>
          </w:rPr>
          <w:t>{{数据截止日期}}</w:t>
        </w:r>
      </w:ins>
      <w:del w:id="141" w:author="罗依灵" w:date="2026-02-03T14:46:00Z">
        <w:r w:rsidR="001503AD" w:rsidRPr="001503AD" w:rsidDel="00431789">
          <w:rPr>
            <w:rFonts w:ascii="仿宋_GB2312" w:eastAsia="仿宋_GB2312" w:hAnsi="仿宋"/>
            <w:sz w:val="28"/>
          </w:rPr>
          <w:delText>2025年12月31日</w:delText>
        </w:r>
      </w:del>
      <w:r w:rsidRPr="00DF29DE">
        <w:rPr>
          <w:rFonts w:ascii="仿宋_GB2312" w:eastAsia="仿宋_GB2312" w:hAnsi="仿宋" w:hint="eastAsia"/>
          <w:sz w:val="28"/>
        </w:rPr>
        <w:t>，</w:t>
      </w:r>
      <w:del w:id="142" w:author="罗依灵" w:date="2026-02-03T14:39:00Z">
        <w:r w:rsidRPr="00DF29DE" w:rsidDel="00431789">
          <w:rPr>
            <w:rFonts w:ascii="仿宋_GB2312" w:eastAsia="仿宋_GB2312" w:hAnsi="仿宋" w:hint="eastAsia"/>
            <w:sz w:val="28"/>
          </w:rPr>
          <w:delText>恒生</w:delText>
        </w:r>
        <w:r w:rsidRPr="00DF29DE" w:rsidDel="00431789">
          <w:rPr>
            <w:rFonts w:ascii="仿宋_GB2312" w:eastAsia="仿宋_GB2312" w:hAnsi="仿宋"/>
            <w:sz w:val="28"/>
          </w:rPr>
          <w:delText>A股电网设备</w:delText>
        </w:r>
      </w:del>
      <w:ins w:id="143" w:author="罗依灵" w:date="2026-02-03T14:39:00Z">
        <w:r w:rsidR="00431789">
          <w:rPr>
            <w:rFonts w:ascii="仿宋_GB2312" w:eastAsia="仿宋_GB2312" w:hAnsi="仿宋" w:hint="eastAsia"/>
            <w:sz w:val="28"/>
          </w:rPr>
          <w:t>{{指数名称}}</w:t>
        </w:r>
      </w:ins>
      <w:r w:rsidRPr="00DF29DE">
        <w:rPr>
          <w:rFonts w:ascii="仿宋_GB2312" w:eastAsia="仿宋_GB2312" w:hAnsi="仿宋"/>
          <w:sz w:val="28"/>
        </w:rPr>
        <w:t>指数成份证券数量为</w:t>
      </w:r>
      <w:del w:id="144" w:author="罗依灵" w:date="2026-02-03T14:46:00Z">
        <w:r w:rsidR="006F741A" w:rsidDel="00431789">
          <w:rPr>
            <w:rFonts w:ascii="仿宋_GB2312" w:eastAsia="仿宋_GB2312" w:hAnsi="仿宋" w:hint="eastAsia"/>
            <w:sz w:val="28"/>
          </w:rPr>
          <w:delText>5</w:delText>
        </w:r>
        <w:r w:rsidRPr="00DF29DE" w:rsidDel="00431789">
          <w:rPr>
            <w:rFonts w:ascii="仿宋_GB2312" w:eastAsia="仿宋_GB2312" w:hAnsi="仿宋" w:hint="eastAsia"/>
            <w:sz w:val="28"/>
          </w:rPr>
          <w:delText>0</w:delText>
        </w:r>
      </w:del>
      <w:ins w:id="145" w:author="罗依灵" w:date="2026-02-03T14:46:00Z">
        <w:r w:rsidR="00431789">
          <w:rPr>
            <w:rFonts w:ascii="仿宋_GB2312" w:eastAsia="仿宋_GB2312" w:hAnsi="仿宋" w:hint="eastAsia"/>
            <w:sz w:val="28"/>
          </w:rPr>
          <w:t>{{成分股数量}}</w:t>
        </w:r>
      </w:ins>
      <w:r w:rsidRPr="00DF29DE">
        <w:rPr>
          <w:rFonts w:ascii="仿宋_GB2312" w:eastAsia="仿宋_GB2312" w:hAnsi="仿宋"/>
          <w:sz w:val="28"/>
        </w:rPr>
        <w:t>只。</w:t>
      </w:r>
    </w:p>
    <w:p w14:paraId="21AEBA85" w14:textId="111853A2" w:rsidR="005447F9" w:rsidRPr="00304C02" w:rsidRDefault="005447F9" w:rsidP="0014714A">
      <w:pPr>
        <w:spacing w:line="580" w:lineRule="exact"/>
        <w:ind w:firstLineChars="200" w:firstLine="562"/>
        <w:rPr>
          <w:rFonts w:ascii="仿宋_GB2312" w:eastAsia="仿宋_GB2312" w:hAnsi="仿宋"/>
          <w:sz w:val="28"/>
        </w:rPr>
      </w:pPr>
      <w:r>
        <w:rPr>
          <w:rFonts w:ascii="仿宋_GB2312" w:eastAsia="仿宋_GB2312" w:hAnsi="仿宋" w:hint="eastAsia"/>
          <w:b/>
          <w:sz w:val="28"/>
        </w:rPr>
        <w:t>（二）单一成份证券权重不超过15%且前5大成份证券权重合计占比不超过60%：</w:t>
      </w:r>
      <w:r w:rsidRPr="00DF29DE">
        <w:rPr>
          <w:rFonts w:ascii="仿宋_GB2312" w:eastAsia="仿宋_GB2312" w:hAnsi="仿宋" w:hint="eastAsia"/>
          <w:sz w:val="28"/>
        </w:rPr>
        <w:t>截至</w:t>
      </w:r>
      <w:ins w:id="146" w:author="罗依灵" w:date="2026-02-03T14:46:00Z">
        <w:r w:rsidR="00431789" w:rsidRPr="00431789">
          <w:rPr>
            <w:rFonts w:ascii="仿宋_GB2312" w:eastAsia="仿宋_GB2312" w:hAnsi="仿宋"/>
            <w:sz w:val="28"/>
          </w:rPr>
          <w:t>{{数据截止日期}}</w:t>
        </w:r>
      </w:ins>
      <w:del w:id="147" w:author="罗依灵" w:date="2026-02-03T14:46:00Z">
        <w:r w:rsidR="001503AD" w:rsidRPr="001503AD" w:rsidDel="00431789">
          <w:rPr>
            <w:rFonts w:ascii="仿宋_GB2312" w:eastAsia="仿宋_GB2312" w:hAnsi="仿宋"/>
            <w:sz w:val="28"/>
          </w:rPr>
          <w:delText>2025年12月31日</w:delText>
        </w:r>
      </w:del>
      <w:r w:rsidRPr="00DF29DE">
        <w:rPr>
          <w:rFonts w:ascii="仿宋_GB2312" w:eastAsia="仿宋_GB2312" w:hAnsi="仿宋" w:hint="eastAsia"/>
          <w:sz w:val="28"/>
        </w:rPr>
        <w:t>，</w:t>
      </w:r>
      <w:del w:id="148" w:author="罗依灵" w:date="2026-02-03T14:39:00Z">
        <w:r w:rsidRPr="00DF29DE" w:rsidDel="00431789">
          <w:rPr>
            <w:rFonts w:ascii="仿宋_GB2312" w:eastAsia="仿宋_GB2312" w:hAnsi="仿宋" w:hint="eastAsia"/>
            <w:sz w:val="28"/>
          </w:rPr>
          <w:delText>恒生</w:delText>
        </w:r>
        <w:r w:rsidRPr="00DF29DE" w:rsidDel="00431789">
          <w:rPr>
            <w:rFonts w:ascii="仿宋_GB2312" w:eastAsia="仿宋_GB2312" w:hAnsi="仿宋"/>
            <w:sz w:val="28"/>
          </w:rPr>
          <w:delText>A股电网设备</w:delText>
        </w:r>
      </w:del>
      <w:ins w:id="149" w:author="罗依灵" w:date="2026-02-03T14:39:00Z">
        <w:r w:rsidR="00431789">
          <w:rPr>
            <w:rFonts w:ascii="仿宋_GB2312" w:eastAsia="仿宋_GB2312" w:hAnsi="仿宋" w:hint="eastAsia"/>
            <w:sz w:val="28"/>
          </w:rPr>
          <w:t>{{指数名称}}</w:t>
        </w:r>
      </w:ins>
      <w:r w:rsidRPr="00DF29DE">
        <w:rPr>
          <w:rFonts w:ascii="仿宋_GB2312" w:eastAsia="仿宋_GB2312" w:hAnsi="仿宋"/>
          <w:sz w:val="28"/>
        </w:rPr>
        <w:t>指数</w:t>
      </w:r>
      <w:del w:id="150" w:author="罗依灵" w:date="2026-01-27T09:56:00Z">
        <w:r w:rsidRPr="00DF29DE" w:rsidDel="00DF29DE">
          <w:rPr>
            <w:rFonts w:ascii="仿宋_GB2312" w:eastAsia="仿宋_GB2312" w:hAnsi="仿宋" w:hint="eastAsia"/>
            <w:sz w:val="28"/>
          </w:rPr>
          <w:delText>前3</w:delText>
        </w:r>
      </w:del>
      <w:ins w:id="151" w:author="罗依灵" w:date="2026-01-27T09:56:00Z">
        <w:r w:rsidR="00DF29DE">
          <w:rPr>
            <w:rFonts w:ascii="仿宋_GB2312" w:eastAsia="仿宋_GB2312" w:hAnsi="仿宋" w:hint="eastAsia"/>
            <w:sz w:val="28"/>
          </w:rPr>
          <w:t>最</w:t>
        </w:r>
      </w:ins>
      <w:r w:rsidRPr="00DF29DE">
        <w:rPr>
          <w:rFonts w:ascii="仿宋_GB2312" w:eastAsia="仿宋_GB2312" w:hAnsi="仿宋"/>
          <w:sz w:val="28"/>
        </w:rPr>
        <w:t>大成份股权重为</w:t>
      </w:r>
      <w:del w:id="152" w:author="罗依灵" w:date="2026-02-03T14:46:00Z">
        <w:r w:rsidRPr="00DF29DE" w:rsidDel="00431789">
          <w:rPr>
            <w:rFonts w:ascii="仿宋_GB2312" w:eastAsia="仿宋_GB2312" w:hAnsi="仿宋" w:hint="eastAsia"/>
            <w:sz w:val="28"/>
          </w:rPr>
          <w:delText>10.95</w:delText>
        </w:r>
      </w:del>
      <w:ins w:id="153" w:author="罗依灵" w:date="2026-02-03T14:46:00Z">
        <w:r w:rsidR="00431789">
          <w:rPr>
            <w:rFonts w:ascii="仿宋_GB2312" w:eastAsia="仿宋_GB2312" w:hAnsi="仿宋" w:hint="eastAsia"/>
            <w:sz w:val="28"/>
          </w:rPr>
          <w:t>XX</w:t>
        </w:r>
      </w:ins>
      <w:r w:rsidRPr="00DF29DE">
        <w:rPr>
          <w:rFonts w:ascii="仿宋_GB2312" w:eastAsia="仿宋_GB2312" w:hAnsi="仿宋"/>
          <w:sz w:val="28"/>
        </w:rPr>
        <w:t>%</w:t>
      </w:r>
      <w:del w:id="154" w:author="罗依灵" w:date="2026-01-27T09:56:00Z">
        <w:r w:rsidRPr="00DF29DE" w:rsidDel="00DF29DE">
          <w:rPr>
            <w:rFonts w:ascii="仿宋_GB2312" w:eastAsia="仿宋_GB2312" w:hAnsi="仿宋"/>
            <w:sz w:val="28"/>
          </w:rPr>
          <w:delText>、10.77%和9.05%</w:delText>
        </w:r>
      </w:del>
      <w:r w:rsidRPr="00DF29DE">
        <w:rPr>
          <w:rFonts w:ascii="仿宋_GB2312" w:eastAsia="仿宋_GB2312" w:hAnsi="仿宋"/>
          <w:sz w:val="28"/>
        </w:rPr>
        <w:t>；前5大成份股权重合计占比为</w:t>
      </w:r>
      <w:del w:id="155" w:author="罗依灵" w:date="2026-02-03T14:46:00Z">
        <w:r w:rsidRPr="00DF29DE" w:rsidDel="00431789">
          <w:rPr>
            <w:rFonts w:ascii="仿宋_GB2312" w:eastAsia="仿宋_GB2312" w:hAnsi="仿宋" w:hint="eastAsia"/>
            <w:sz w:val="28"/>
          </w:rPr>
          <w:delText>40.76</w:delText>
        </w:r>
      </w:del>
      <w:ins w:id="156" w:author="罗依灵" w:date="2026-02-03T14:46:00Z">
        <w:r w:rsidR="00431789">
          <w:rPr>
            <w:rFonts w:ascii="仿宋_GB2312" w:eastAsia="仿宋_GB2312" w:hAnsi="仿宋" w:hint="eastAsia"/>
            <w:sz w:val="28"/>
          </w:rPr>
          <w:t>XX</w:t>
        </w:r>
      </w:ins>
      <w:r w:rsidRPr="00DF29DE">
        <w:rPr>
          <w:rFonts w:ascii="仿宋_GB2312" w:eastAsia="仿宋_GB2312" w:hAnsi="仿宋"/>
          <w:sz w:val="28"/>
        </w:rPr>
        <w:t>%。</w:t>
      </w:r>
    </w:p>
    <w:p w14:paraId="473648C6" w14:textId="62123166" w:rsidR="005447F9" w:rsidRPr="00304C02" w:rsidRDefault="005447F9" w:rsidP="005447F9">
      <w:pPr>
        <w:spacing w:line="580" w:lineRule="exact"/>
        <w:ind w:firstLineChars="200" w:firstLine="562"/>
        <w:rPr>
          <w:rFonts w:ascii="仿宋_GB2312" w:eastAsia="仿宋_GB2312" w:hAnsi="仿宋"/>
          <w:sz w:val="28"/>
        </w:rPr>
      </w:pPr>
      <w:r w:rsidRPr="0087398E">
        <w:rPr>
          <w:rFonts w:ascii="仿宋_GB2312" w:eastAsia="仿宋_GB2312" w:hAnsi="仿宋" w:hint="eastAsia"/>
          <w:b/>
          <w:sz w:val="28"/>
        </w:rPr>
        <w:t>（三）发布时间不短于</w:t>
      </w:r>
      <w:r>
        <w:rPr>
          <w:rFonts w:ascii="仿宋_GB2312" w:eastAsia="仿宋_GB2312" w:hAnsi="仿宋" w:hint="eastAsia"/>
          <w:b/>
          <w:sz w:val="28"/>
        </w:rPr>
        <w:t>3</w:t>
      </w:r>
      <w:r w:rsidRPr="0087398E">
        <w:rPr>
          <w:rFonts w:ascii="仿宋_GB2312" w:eastAsia="仿宋_GB2312" w:hAnsi="仿宋" w:hint="eastAsia"/>
          <w:b/>
          <w:sz w:val="28"/>
        </w:rPr>
        <w:t>个月，中国证监会认可的指数基金，其标的指数发布时间要求可适当放宽：</w:t>
      </w:r>
      <w:r w:rsidRPr="005D63B7">
        <w:rPr>
          <w:rFonts w:ascii="仿宋_GB2312" w:eastAsia="仿宋_GB2312" w:hAnsi="仿宋" w:hint="eastAsia"/>
          <w:sz w:val="28"/>
        </w:rPr>
        <w:t>该</w:t>
      </w:r>
      <w:r w:rsidRPr="00440627">
        <w:rPr>
          <w:rFonts w:ascii="仿宋_GB2312" w:eastAsia="仿宋_GB2312" w:hAnsi="仿宋" w:hint="eastAsia"/>
          <w:sz w:val="28"/>
        </w:rPr>
        <w:t>指数发布于</w:t>
      </w:r>
      <w:ins w:id="157" w:author="罗依灵" w:date="2026-02-03T14:46:00Z">
        <w:r w:rsidR="00431789" w:rsidRPr="00431789">
          <w:rPr>
            <w:rFonts w:ascii="仿宋_GB2312" w:eastAsia="仿宋_GB2312" w:hAnsi="仿宋"/>
            <w:sz w:val="28"/>
          </w:rPr>
          <w:t>{{</w:t>
        </w:r>
        <w:r w:rsidR="00431789">
          <w:rPr>
            <w:rFonts w:ascii="仿宋_GB2312" w:eastAsia="仿宋_GB2312" w:hAnsi="仿宋" w:hint="eastAsia"/>
            <w:sz w:val="28"/>
          </w:rPr>
          <w:t>指数发布</w:t>
        </w:r>
        <w:r w:rsidR="00431789" w:rsidRPr="00431789">
          <w:rPr>
            <w:rFonts w:ascii="仿宋_GB2312" w:eastAsia="仿宋_GB2312" w:hAnsi="仿宋"/>
            <w:sz w:val="28"/>
          </w:rPr>
          <w:t>日期}}</w:t>
        </w:r>
      </w:ins>
      <w:del w:id="158" w:author="罗依灵" w:date="2026-02-03T14:46:00Z">
        <w:r w:rsidR="006F741A" w:rsidRPr="00AB28E8" w:rsidDel="00431789">
          <w:rPr>
            <w:rFonts w:ascii="仿宋_GB2312" w:eastAsia="仿宋_GB2312" w:hAnsi="仿宋"/>
            <w:sz w:val="28"/>
          </w:rPr>
          <w:delText>20</w:delText>
        </w:r>
        <w:r w:rsidR="006F741A" w:rsidDel="00431789">
          <w:rPr>
            <w:rFonts w:ascii="仿宋_GB2312" w:eastAsia="仿宋_GB2312" w:hAnsi="仿宋"/>
            <w:sz w:val="28"/>
          </w:rPr>
          <w:delText>22</w:delText>
        </w:r>
        <w:r w:rsidR="006F741A" w:rsidRPr="00AB28E8" w:rsidDel="00431789">
          <w:rPr>
            <w:rFonts w:ascii="仿宋_GB2312" w:eastAsia="仿宋_GB2312" w:hAnsi="仿宋"/>
            <w:sz w:val="28"/>
          </w:rPr>
          <w:delText>年</w:delText>
        </w:r>
        <w:r w:rsidR="006F741A" w:rsidDel="00431789">
          <w:rPr>
            <w:rFonts w:ascii="仿宋_GB2312" w:eastAsia="仿宋_GB2312" w:hAnsi="仿宋"/>
            <w:sz w:val="28"/>
          </w:rPr>
          <w:delText>2</w:delText>
        </w:r>
        <w:r w:rsidRPr="00AB28E8" w:rsidDel="00431789">
          <w:rPr>
            <w:rFonts w:ascii="仿宋_GB2312" w:eastAsia="仿宋_GB2312" w:hAnsi="仿宋"/>
            <w:sz w:val="28"/>
          </w:rPr>
          <w:delText>月</w:delText>
        </w:r>
        <w:r w:rsidR="006F741A" w:rsidDel="00431789">
          <w:rPr>
            <w:rFonts w:ascii="仿宋_GB2312" w:eastAsia="仿宋_GB2312" w:hAnsi="仿宋"/>
            <w:sz w:val="28"/>
          </w:rPr>
          <w:delText>28</w:delText>
        </w:r>
        <w:r w:rsidRPr="00AB28E8" w:rsidDel="00431789">
          <w:rPr>
            <w:rFonts w:ascii="仿宋_GB2312" w:eastAsia="仿宋_GB2312" w:hAnsi="仿宋"/>
            <w:sz w:val="28"/>
          </w:rPr>
          <w:delText>日</w:delText>
        </w:r>
      </w:del>
      <w:r w:rsidRPr="00440627">
        <w:rPr>
          <w:rFonts w:ascii="仿宋_GB2312" w:eastAsia="仿宋_GB2312" w:hAnsi="仿宋" w:hint="eastAsia"/>
          <w:sz w:val="28"/>
        </w:rPr>
        <w:t>，且最近</w:t>
      </w:r>
      <w:r>
        <w:rPr>
          <w:rFonts w:ascii="仿宋_GB2312" w:eastAsia="仿宋_GB2312" w:hAnsi="仿宋" w:hint="eastAsia"/>
          <w:sz w:val="28"/>
        </w:rPr>
        <w:t>3个月</w:t>
      </w:r>
      <w:r w:rsidRPr="00440627">
        <w:rPr>
          <w:rFonts w:ascii="仿宋_GB2312" w:eastAsia="仿宋_GB2312" w:hAnsi="仿宋" w:hint="eastAsia"/>
          <w:sz w:val="28"/>
        </w:rPr>
        <w:t>指数编制方案无修改。</w:t>
      </w:r>
    </w:p>
    <w:p w14:paraId="0892A036" w14:textId="05EC52FD" w:rsidR="005447F9" w:rsidRPr="006F741A" w:rsidRDefault="005447F9" w:rsidP="005447F9">
      <w:pPr>
        <w:spacing w:line="580" w:lineRule="exact"/>
        <w:ind w:firstLineChars="200" w:firstLine="562"/>
        <w:rPr>
          <w:rFonts w:ascii="仿宋_GB2312" w:eastAsia="仿宋_GB2312" w:hAnsi="仿宋"/>
          <w:sz w:val="28"/>
        </w:rPr>
      </w:pPr>
      <w:r>
        <w:rPr>
          <w:rFonts w:ascii="仿宋_GB2312" w:eastAsia="仿宋_GB2312" w:hAnsi="仿宋" w:hint="eastAsia"/>
          <w:b/>
          <w:sz w:val="28"/>
        </w:rPr>
        <w:t>（四）权重占比合计90%以上的成份证券过去1年的日均成交金额位于其所在证券交易所全部上市股票的前80%：</w:t>
      </w:r>
      <w:r w:rsidRPr="00DF29DE">
        <w:rPr>
          <w:rFonts w:ascii="仿宋_GB2312" w:eastAsia="仿宋_GB2312" w:hAnsi="仿宋" w:hint="eastAsia"/>
          <w:sz w:val="28"/>
        </w:rPr>
        <w:t>截至</w:t>
      </w:r>
      <w:ins w:id="159" w:author="罗依灵" w:date="2026-02-03T14:46:00Z">
        <w:r w:rsidR="00431789" w:rsidRPr="00431789">
          <w:rPr>
            <w:rFonts w:ascii="仿宋_GB2312" w:eastAsia="仿宋_GB2312" w:hAnsi="仿宋"/>
            <w:sz w:val="28"/>
          </w:rPr>
          <w:t>{{数据截</w:t>
        </w:r>
        <w:r w:rsidR="00431789" w:rsidRPr="00431789">
          <w:rPr>
            <w:rFonts w:ascii="仿宋_GB2312" w:eastAsia="仿宋_GB2312" w:hAnsi="仿宋"/>
            <w:sz w:val="28"/>
          </w:rPr>
          <w:lastRenderedPageBreak/>
          <w:t>止日期}}</w:t>
        </w:r>
      </w:ins>
      <w:del w:id="160" w:author="罗依灵" w:date="2026-02-03T14:46:00Z">
        <w:r w:rsidR="001503AD" w:rsidRPr="001503AD" w:rsidDel="00431789">
          <w:rPr>
            <w:rFonts w:ascii="仿宋_GB2312" w:eastAsia="仿宋_GB2312" w:hAnsi="仿宋"/>
            <w:sz w:val="28"/>
          </w:rPr>
          <w:delText>2025年12月31日</w:delText>
        </w:r>
      </w:del>
      <w:r w:rsidRPr="00DF29DE">
        <w:rPr>
          <w:rFonts w:ascii="仿宋_GB2312" w:eastAsia="仿宋_GB2312" w:hAnsi="仿宋" w:hint="eastAsia"/>
          <w:sz w:val="28"/>
        </w:rPr>
        <w:t>，该指数权重占比合计</w:t>
      </w:r>
      <w:r w:rsidRPr="00DF29DE">
        <w:rPr>
          <w:rFonts w:ascii="仿宋_GB2312" w:eastAsia="仿宋_GB2312" w:hAnsi="仿宋"/>
          <w:sz w:val="28"/>
        </w:rPr>
        <w:t>90%以上的成份证券过去1年（</w:t>
      </w:r>
      <w:ins w:id="161" w:author="罗依灵" w:date="2026-02-03T14:46:00Z">
        <w:r w:rsidR="00431789" w:rsidRPr="00431789">
          <w:rPr>
            <w:rFonts w:ascii="仿宋_GB2312" w:eastAsia="仿宋_GB2312" w:hAnsi="仿宋"/>
            <w:sz w:val="28"/>
          </w:rPr>
          <w:t>{{</w:t>
        </w:r>
        <w:r w:rsidR="00431789">
          <w:rPr>
            <w:rFonts w:ascii="仿宋_GB2312" w:eastAsia="仿宋_GB2312" w:hAnsi="仿宋"/>
            <w:sz w:val="28"/>
          </w:rPr>
          <w:t>数据</w:t>
        </w:r>
      </w:ins>
      <w:ins w:id="162" w:author="罗依灵" w:date="2026-02-03T14:47:00Z">
        <w:r w:rsidR="00431789">
          <w:rPr>
            <w:rFonts w:ascii="仿宋_GB2312" w:eastAsia="仿宋_GB2312" w:hAnsi="仿宋" w:hint="eastAsia"/>
            <w:sz w:val="28"/>
          </w:rPr>
          <w:t>起始</w:t>
        </w:r>
      </w:ins>
      <w:ins w:id="163" w:author="罗依灵" w:date="2026-02-03T14:46:00Z">
        <w:r w:rsidR="00431789" w:rsidRPr="00431789">
          <w:rPr>
            <w:rFonts w:ascii="仿宋_GB2312" w:eastAsia="仿宋_GB2312" w:hAnsi="仿宋"/>
            <w:sz w:val="28"/>
          </w:rPr>
          <w:t>日期}}</w:t>
        </w:r>
      </w:ins>
      <w:del w:id="164" w:author="罗依灵" w:date="2026-02-03T14:46:00Z">
        <w:r w:rsidRPr="00DF29DE" w:rsidDel="00431789">
          <w:rPr>
            <w:rFonts w:ascii="仿宋_GB2312" w:eastAsia="仿宋_GB2312" w:hAnsi="仿宋"/>
            <w:sz w:val="28"/>
          </w:rPr>
          <w:delText>202</w:delText>
        </w:r>
        <w:r w:rsidR="00EB291A" w:rsidDel="00431789">
          <w:rPr>
            <w:rFonts w:ascii="仿宋_GB2312" w:eastAsia="仿宋_GB2312" w:hAnsi="仿宋"/>
            <w:sz w:val="28"/>
          </w:rPr>
          <w:delText>5</w:delText>
        </w:r>
        <w:r w:rsidRPr="00DF29DE" w:rsidDel="00431789">
          <w:rPr>
            <w:rFonts w:ascii="仿宋_GB2312" w:eastAsia="仿宋_GB2312" w:hAnsi="仿宋" w:hint="eastAsia"/>
            <w:sz w:val="28"/>
          </w:rPr>
          <w:delText>年</w:delText>
        </w:r>
        <w:r w:rsidR="001503AD" w:rsidDel="00431789">
          <w:rPr>
            <w:rFonts w:ascii="仿宋_GB2312" w:eastAsia="仿宋_GB2312" w:hAnsi="仿宋"/>
            <w:sz w:val="28"/>
          </w:rPr>
          <w:delText>1</w:delText>
        </w:r>
        <w:r w:rsidRPr="00DF29DE" w:rsidDel="00431789">
          <w:rPr>
            <w:rFonts w:ascii="仿宋_GB2312" w:eastAsia="仿宋_GB2312" w:hAnsi="仿宋" w:hint="eastAsia"/>
            <w:sz w:val="28"/>
          </w:rPr>
          <w:delText>月</w:delText>
        </w:r>
        <w:r w:rsidRPr="00DF29DE" w:rsidDel="00431789">
          <w:rPr>
            <w:rFonts w:ascii="仿宋_GB2312" w:eastAsia="仿宋_GB2312" w:hAnsi="仿宋"/>
            <w:sz w:val="28"/>
          </w:rPr>
          <w:delText>1日</w:delText>
        </w:r>
      </w:del>
      <w:r w:rsidRPr="00DF29DE">
        <w:rPr>
          <w:rFonts w:ascii="仿宋_GB2312" w:eastAsia="仿宋_GB2312" w:hAnsi="仿宋"/>
          <w:sz w:val="28"/>
        </w:rPr>
        <w:t>至</w:t>
      </w:r>
      <w:ins w:id="165" w:author="罗依灵" w:date="2026-02-03T14:46:00Z">
        <w:r w:rsidR="00431789" w:rsidRPr="00431789">
          <w:rPr>
            <w:rFonts w:ascii="仿宋_GB2312" w:eastAsia="仿宋_GB2312" w:hAnsi="仿宋"/>
            <w:sz w:val="28"/>
          </w:rPr>
          <w:t>{{数据截止日期}}</w:t>
        </w:r>
      </w:ins>
      <w:del w:id="166" w:author="罗依灵" w:date="2026-02-03T14:46:00Z">
        <w:r w:rsidR="001503AD" w:rsidRPr="001503AD" w:rsidDel="00431789">
          <w:rPr>
            <w:rFonts w:ascii="仿宋_GB2312" w:eastAsia="仿宋_GB2312" w:hAnsi="仿宋"/>
            <w:sz w:val="28"/>
          </w:rPr>
          <w:delText>2025年12月31日</w:delText>
        </w:r>
      </w:del>
      <w:r w:rsidRPr="00DF29DE">
        <w:rPr>
          <w:rFonts w:ascii="仿宋_GB2312" w:eastAsia="仿宋_GB2312" w:hAnsi="仿宋"/>
          <w:sz w:val="28"/>
        </w:rPr>
        <w:t>）日均成交金额位于其所在证券交易所全部上市股票的前80%。</w:t>
      </w:r>
    </w:p>
    <w:p w14:paraId="7C18E7A5" w14:textId="49CE66D8" w:rsidR="00CC221D" w:rsidRPr="00EB291A" w:rsidRDefault="00CC221D" w:rsidP="006D143A">
      <w:pPr>
        <w:spacing w:line="550" w:lineRule="exact"/>
        <w:ind w:firstLineChars="200" w:firstLine="562"/>
        <w:rPr>
          <w:rFonts w:ascii="仿宋_GB2312" w:eastAsia="仿宋_GB2312" w:hAnsi="仿宋" w:cs="Times New Roman"/>
          <w:bCs/>
          <w:sz w:val="28"/>
          <w:szCs w:val="28"/>
        </w:rPr>
      </w:pPr>
      <w:r>
        <w:rPr>
          <w:rFonts w:ascii="仿宋_GB2312" w:eastAsia="仿宋_GB2312" w:hAnsi="仿宋" w:cs="Times New Roman" w:hint="eastAsia"/>
          <w:b/>
          <w:bCs/>
          <w:sz w:val="28"/>
          <w:szCs w:val="28"/>
        </w:rPr>
        <w:t>综上所述，</w:t>
      </w:r>
      <w:r w:rsidRPr="00DF29DE">
        <w:rPr>
          <w:rFonts w:ascii="仿宋_GB2312" w:eastAsia="仿宋_GB2312" w:hAnsi="仿宋" w:cs="Times New Roman" w:hint="eastAsia"/>
          <w:bCs/>
          <w:sz w:val="28"/>
          <w:szCs w:val="28"/>
        </w:rPr>
        <w:t>本基金标的指数</w:t>
      </w:r>
      <w:del w:id="167" w:author="罗依灵" w:date="2026-02-03T14:39:00Z">
        <w:r w:rsidRPr="00DF29DE" w:rsidDel="00431789">
          <w:rPr>
            <w:rFonts w:ascii="仿宋_GB2312" w:eastAsia="仿宋_GB2312" w:hAnsi="仿宋" w:cs="Times New Roman" w:hint="eastAsia"/>
            <w:bCs/>
            <w:sz w:val="28"/>
            <w:szCs w:val="28"/>
          </w:rPr>
          <w:delText>恒生</w:delText>
        </w:r>
        <w:r w:rsidRPr="00DF29DE" w:rsidDel="00431789">
          <w:rPr>
            <w:rFonts w:ascii="仿宋_GB2312" w:eastAsia="仿宋_GB2312" w:hAnsi="仿宋" w:cs="Times New Roman"/>
            <w:bCs/>
            <w:sz w:val="28"/>
            <w:szCs w:val="28"/>
          </w:rPr>
          <w:delText>A股电网设备</w:delText>
        </w:r>
      </w:del>
      <w:ins w:id="168" w:author="罗依灵" w:date="2026-02-03T14:39:00Z">
        <w:r w:rsidR="00431789">
          <w:rPr>
            <w:rFonts w:ascii="仿宋_GB2312" w:eastAsia="仿宋_GB2312" w:hAnsi="仿宋" w:cs="Times New Roman" w:hint="eastAsia"/>
            <w:bCs/>
            <w:sz w:val="28"/>
            <w:szCs w:val="28"/>
          </w:rPr>
          <w:t>{{指数名称}}</w:t>
        </w:r>
      </w:ins>
      <w:r w:rsidRPr="00DF29DE">
        <w:rPr>
          <w:rFonts w:ascii="仿宋_GB2312" w:eastAsia="仿宋_GB2312" w:hAnsi="仿宋" w:cs="Times New Roman"/>
          <w:bCs/>
          <w:sz w:val="28"/>
          <w:szCs w:val="28"/>
        </w:rPr>
        <w:t>指数符合指数指引及证券交易所配套规则中关于股票指数基金标的指数的相关要求。</w:t>
      </w:r>
    </w:p>
    <w:p w14:paraId="627B8F56" w14:textId="77777777" w:rsidR="001F3E17" w:rsidRPr="005D7BA0" w:rsidRDefault="0096005E" w:rsidP="006D143A">
      <w:pPr>
        <w:pStyle w:val="a7"/>
        <w:numPr>
          <w:ilvl w:val="0"/>
          <w:numId w:val="6"/>
        </w:numPr>
        <w:spacing w:beforeLines="50" w:before="156" w:line="550" w:lineRule="exact"/>
        <w:ind w:firstLineChars="0"/>
        <w:outlineLvl w:val="0"/>
        <w:rPr>
          <w:rFonts w:ascii="仿宋_GB2312" w:eastAsia="仿宋_GB2312" w:hAnsi="仿宋" w:cs="Times New Roman"/>
          <w:b/>
          <w:sz w:val="28"/>
          <w:szCs w:val="28"/>
        </w:rPr>
      </w:pPr>
      <w:commentRangeStart w:id="169"/>
      <w:r w:rsidRPr="0096005E">
        <w:rPr>
          <w:rFonts w:ascii="仿宋_GB2312" w:eastAsia="仿宋_GB2312" w:hAnsi="仿宋" w:cs="Times New Roman" w:hint="eastAsia"/>
          <w:b/>
          <w:sz w:val="28"/>
          <w:szCs w:val="28"/>
        </w:rPr>
        <w:t>公司被动产品投资研究团队及运行维护团队情况。</w:t>
      </w:r>
      <w:commentRangeEnd w:id="169"/>
      <w:r w:rsidR="00BC5016">
        <w:rPr>
          <w:rStyle w:val="ac"/>
          <w:rFonts w:ascii="Times New Roman" w:hAnsi="Times New Roman" w:cs="Times New Roman"/>
        </w:rPr>
        <w:commentReference w:id="169"/>
      </w:r>
    </w:p>
    <w:p w14:paraId="3936D3BF" w14:textId="77777777" w:rsidR="00A73270" w:rsidRPr="005D7BA0" w:rsidRDefault="00A73270" w:rsidP="006D143A">
      <w:pPr>
        <w:tabs>
          <w:tab w:val="left" w:pos="1560"/>
        </w:tabs>
        <w:spacing w:line="550" w:lineRule="exact"/>
        <w:ind w:firstLineChars="200" w:firstLine="562"/>
        <w:rPr>
          <w:rFonts w:ascii="仿宋_GB2312" w:eastAsia="仿宋_GB2312" w:hAnsi="仿宋" w:cs="Times New Roman"/>
          <w:b/>
          <w:sz w:val="28"/>
          <w:szCs w:val="28"/>
        </w:rPr>
      </w:pPr>
      <w:r w:rsidRPr="005D7BA0">
        <w:rPr>
          <w:rFonts w:ascii="仿宋_GB2312" w:eastAsia="仿宋_GB2312" w:hAnsi="仿宋" w:cs="Times New Roman" w:hint="eastAsia"/>
          <w:b/>
          <w:sz w:val="28"/>
          <w:szCs w:val="28"/>
        </w:rPr>
        <w:t>答：（一）被动产品投资研究团队</w:t>
      </w:r>
    </w:p>
    <w:p w14:paraId="076629BF" w14:textId="77777777" w:rsidR="00F41661" w:rsidRPr="005D7BA0" w:rsidRDefault="00F41661" w:rsidP="00F41661">
      <w:pPr>
        <w:tabs>
          <w:tab w:val="left" w:pos="1560"/>
        </w:tabs>
        <w:spacing w:line="550" w:lineRule="exact"/>
        <w:ind w:firstLineChars="200" w:firstLine="562"/>
        <w:rPr>
          <w:rFonts w:ascii="仿宋_GB2312" w:eastAsia="仿宋_GB2312" w:hAnsi="仿宋" w:cs="Times New Roman"/>
          <w:b/>
          <w:sz w:val="28"/>
          <w:szCs w:val="28"/>
        </w:rPr>
      </w:pPr>
      <w:r w:rsidRPr="005D7BA0">
        <w:rPr>
          <w:rFonts w:ascii="仿宋_GB2312" w:eastAsia="仿宋_GB2312" w:hAnsi="仿宋" w:cs="Times New Roman" w:hint="eastAsia"/>
          <w:b/>
          <w:sz w:val="28"/>
          <w:szCs w:val="28"/>
        </w:rPr>
        <w:t>1、配备经验丰富的投资研究人员。</w:t>
      </w:r>
    </w:p>
    <w:p w14:paraId="755C3251" w14:textId="77777777" w:rsidR="00F41661" w:rsidRPr="00507E88" w:rsidRDefault="00F41661" w:rsidP="00F41661">
      <w:pPr>
        <w:tabs>
          <w:tab w:val="left" w:pos="1560"/>
        </w:tabs>
        <w:spacing w:line="560" w:lineRule="exact"/>
        <w:ind w:firstLineChars="200" w:firstLine="562"/>
        <w:rPr>
          <w:rFonts w:ascii="仿宋_GB2312" w:eastAsia="仿宋_GB2312" w:hAnsi="仿宋" w:cs="Times New Roman"/>
          <w:bCs/>
          <w:sz w:val="28"/>
          <w:szCs w:val="28"/>
        </w:rPr>
      </w:pPr>
      <w:r w:rsidRPr="00507E88">
        <w:rPr>
          <w:rFonts w:ascii="仿宋_GB2312" w:eastAsia="仿宋_GB2312" w:hAnsi="仿宋" w:cs="Times New Roman" w:hint="eastAsia"/>
          <w:b/>
          <w:sz w:val="28"/>
          <w:szCs w:val="28"/>
        </w:rPr>
        <w:t>一是团队构成方面，</w:t>
      </w:r>
      <w:r w:rsidRPr="00507E88">
        <w:rPr>
          <w:rFonts w:ascii="仿宋_GB2312" w:eastAsia="仿宋_GB2312" w:hAnsi="仿宋" w:cs="Times New Roman" w:hint="eastAsia"/>
          <w:bCs/>
          <w:sz w:val="28"/>
          <w:szCs w:val="28"/>
        </w:rPr>
        <w:t>南方基金指数团队共</w:t>
      </w:r>
      <w:r w:rsidR="008C1C2C" w:rsidRPr="008C1C2C">
        <w:rPr>
          <w:rFonts w:ascii="仿宋_GB2312" w:eastAsia="仿宋_GB2312" w:hAnsi="仿宋" w:cs="Times New Roman"/>
          <w:bCs/>
          <w:sz w:val="28"/>
          <w:szCs w:val="28"/>
        </w:rPr>
        <w:t>33人，3位博士，29位硕士，14人</w:t>
      </w:r>
      <w:r w:rsidRPr="00507E88">
        <w:rPr>
          <w:rFonts w:ascii="仿宋_GB2312" w:eastAsia="仿宋_GB2312" w:hAnsi="仿宋" w:cs="Times New Roman" w:hint="eastAsia"/>
          <w:bCs/>
          <w:sz w:val="28"/>
          <w:szCs w:val="28"/>
        </w:rPr>
        <w:t>具有海外工作学习经历，成员具有数学、计算机、物理、金融工程、财经等多重背景，覆盖了指数产品开发、量化研究、基金投资管理的完整流程。</w:t>
      </w:r>
    </w:p>
    <w:p w14:paraId="6D033486" w14:textId="77777777" w:rsidR="00F41661" w:rsidRPr="00507E88" w:rsidRDefault="00F41661" w:rsidP="00F41661">
      <w:pPr>
        <w:tabs>
          <w:tab w:val="left" w:pos="1560"/>
        </w:tabs>
        <w:spacing w:line="560" w:lineRule="exact"/>
        <w:ind w:firstLineChars="200" w:firstLine="562"/>
        <w:rPr>
          <w:rFonts w:ascii="仿宋_GB2312" w:eastAsia="仿宋_GB2312" w:hAnsi="仿宋" w:cs="Times New Roman"/>
          <w:bCs/>
          <w:sz w:val="28"/>
          <w:szCs w:val="28"/>
        </w:rPr>
      </w:pPr>
      <w:r w:rsidRPr="00507E88">
        <w:rPr>
          <w:rFonts w:ascii="仿宋_GB2312" w:eastAsia="仿宋_GB2312" w:hAnsi="仿宋" w:cs="Times New Roman" w:hint="eastAsia"/>
          <w:b/>
          <w:sz w:val="28"/>
          <w:szCs w:val="28"/>
        </w:rPr>
        <w:t>二是人员配置方面，</w:t>
      </w:r>
      <w:r w:rsidRPr="00507E88">
        <w:rPr>
          <w:rFonts w:ascii="仿宋_GB2312" w:eastAsia="仿宋_GB2312" w:hAnsi="仿宋" w:cs="Times New Roman" w:hint="eastAsia"/>
          <w:bCs/>
          <w:sz w:val="28"/>
          <w:szCs w:val="28"/>
        </w:rPr>
        <w:t>南方基金指数团队现有配置</w:t>
      </w:r>
      <w:r w:rsidR="00A37E9E">
        <w:rPr>
          <w:rFonts w:ascii="仿宋_GB2312" w:eastAsia="仿宋_GB2312" w:hAnsi="仿宋" w:cs="Times New Roman"/>
          <w:bCs/>
          <w:sz w:val="28"/>
          <w:szCs w:val="28"/>
        </w:rPr>
        <w:t>1</w:t>
      </w:r>
      <w:r w:rsidR="00155B0E">
        <w:rPr>
          <w:rFonts w:ascii="仿宋_GB2312" w:eastAsia="仿宋_GB2312" w:hAnsi="仿宋" w:cs="Times New Roman"/>
          <w:bCs/>
          <w:sz w:val="28"/>
          <w:szCs w:val="28"/>
        </w:rPr>
        <w:t>1</w:t>
      </w:r>
      <w:r w:rsidRPr="00507E88">
        <w:rPr>
          <w:rFonts w:ascii="仿宋_GB2312" w:eastAsia="仿宋_GB2312" w:hAnsi="仿宋" w:cs="Times New Roman" w:hint="eastAsia"/>
          <w:bCs/>
          <w:sz w:val="28"/>
          <w:szCs w:val="28"/>
        </w:rPr>
        <w:t>名基金经理，</w:t>
      </w:r>
      <w:r w:rsidR="00155B0E">
        <w:rPr>
          <w:rFonts w:ascii="仿宋_GB2312" w:eastAsia="仿宋_GB2312" w:hAnsi="仿宋" w:cs="Times New Roman"/>
          <w:bCs/>
          <w:sz w:val="28"/>
          <w:szCs w:val="28"/>
        </w:rPr>
        <w:t>3</w:t>
      </w:r>
      <w:r w:rsidR="005416C1">
        <w:rPr>
          <w:rFonts w:ascii="仿宋_GB2312" w:eastAsia="仿宋_GB2312" w:hAnsi="仿宋" w:cs="Times New Roman"/>
          <w:bCs/>
          <w:sz w:val="28"/>
          <w:szCs w:val="28"/>
        </w:rPr>
        <w:t>名基金经理助理</w:t>
      </w:r>
      <w:r w:rsidRPr="00507E88">
        <w:rPr>
          <w:rFonts w:ascii="仿宋_GB2312" w:eastAsia="仿宋_GB2312" w:hAnsi="仿宋" w:cs="Times New Roman" w:hint="eastAsia"/>
          <w:bCs/>
          <w:sz w:val="28"/>
          <w:szCs w:val="28"/>
        </w:rPr>
        <w:t>，</w:t>
      </w:r>
      <w:r w:rsidR="00155B0E">
        <w:rPr>
          <w:rFonts w:ascii="仿宋_GB2312" w:eastAsia="仿宋_GB2312" w:hAnsi="仿宋" w:cs="Times New Roman" w:hint="eastAsia"/>
          <w:bCs/>
          <w:sz w:val="28"/>
          <w:szCs w:val="28"/>
        </w:rPr>
        <w:t>1</w:t>
      </w:r>
      <w:r w:rsidR="00543F81">
        <w:rPr>
          <w:rFonts w:ascii="仿宋_GB2312" w:eastAsia="仿宋_GB2312" w:hAnsi="仿宋" w:cs="Times New Roman"/>
          <w:bCs/>
          <w:sz w:val="28"/>
          <w:szCs w:val="28"/>
        </w:rPr>
        <w:t>6</w:t>
      </w:r>
      <w:r w:rsidRPr="00507E88">
        <w:rPr>
          <w:rFonts w:ascii="仿宋_GB2312" w:eastAsia="仿宋_GB2312" w:hAnsi="仿宋" w:cs="Times New Roman" w:hint="eastAsia"/>
          <w:bCs/>
          <w:sz w:val="28"/>
          <w:szCs w:val="28"/>
        </w:rPr>
        <w:t>名研究员，核心基金经理团队人员平均从业年限10年。其中，南方基金指数投资部总经理罗文杰，拥有美国南加州大学数学金融硕士、美国加州大学计算机科学硕士学位，曾任职于摩根士丹利投资银行（纽约），目前所管理指数基金规模共</w:t>
      </w:r>
      <w:r w:rsidR="00543F81">
        <w:rPr>
          <w:rFonts w:ascii="仿宋_GB2312" w:eastAsia="仿宋_GB2312" w:hAnsi="仿宋" w:cs="Times New Roman"/>
          <w:bCs/>
          <w:sz w:val="28"/>
          <w:szCs w:val="28"/>
        </w:rPr>
        <w:t>4022</w:t>
      </w:r>
      <w:r w:rsidRPr="00507E88">
        <w:rPr>
          <w:rFonts w:ascii="仿宋_GB2312" w:eastAsia="仿宋_GB2312" w:hAnsi="仿宋" w:cs="Times New Roman" w:hint="eastAsia"/>
          <w:bCs/>
          <w:sz w:val="28"/>
          <w:szCs w:val="28"/>
        </w:rPr>
        <w:t>亿元，包含旗舰产品500ETF，曾于2015年和2018年荣获年度金牛基金经理。</w:t>
      </w:r>
    </w:p>
    <w:p w14:paraId="2F02F67C" w14:textId="77777777" w:rsidR="00F41661" w:rsidRPr="00762217" w:rsidRDefault="00F41661" w:rsidP="00F41661">
      <w:pPr>
        <w:tabs>
          <w:tab w:val="left" w:pos="1560"/>
        </w:tabs>
        <w:spacing w:line="550" w:lineRule="exact"/>
        <w:ind w:firstLineChars="200" w:firstLine="562"/>
        <w:rPr>
          <w:rFonts w:ascii="仿宋_GB2312" w:eastAsia="仿宋_GB2312" w:hAnsi="仿宋" w:cs="Times New Roman"/>
          <w:bCs/>
          <w:sz w:val="28"/>
          <w:szCs w:val="28"/>
        </w:rPr>
      </w:pPr>
      <w:r w:rsidRPr="00507E88">
        <w:rPr>
          <w:rFonts w:ascii="仿宋_GB2312" w:eastAsia="仿宋_GB2312" w:hAnsi="仿宋" w:cs="Times New Roman" w:hint="eastAsia"/>
          <w:b/>
          <w:sz w:val="28"/>
          <w:szCs w:val="28"/>
        </w:rPr>
        <w:t>三是指数研究方面，</w:t>
      </w:r>
      <w:r w:rsidRPr="00507E88">
        <w:rPr>
          <w:rFonts w:ascii="仿宋_GB2312" w:eastAsia="仿宋_GB2312" w:hAnsi="仿宋" w:cs="Times New Roman" w:hint="eastAsia"/>
          <w:bCs/>
          <w:sz w:val="28"/>
          <w:szCs w:val="28"/>
        </w:rPr>
        <w:t>南方基金指数团队在人工智能、财务分析、量化科技等研究领域均有核心人员覆盖，为投资提供研究、数据和策略支持。此外团队自主开发了专业全面的深度量化研究平台实现科学化、流程化、标准化的量化策略研发与指数产品设计。</w:t>
      </w:r>
    </w:p>
    <w:p w14:paraId="1FB6CBFD" w14:textId="77777777" w:rsidR="00F41661" w:rsidRPr="004727B8" w:rsidRDefault="00F41661" w:rsidP="00F41661">
      <w:pPr>
        <w:tabs>
          <w:tab w:val="left" w:pos="1560"/>
        </w:tabs>
        <w:spacing w:line="550" w:lineRule="exact"/>
        <w:ind w:firstLineChars="200" w:firstLine="562"/>
        <w:rPr>
          <w:rFonts w:ascii="仿宋_GB2312" w:eastAsia="仿宋_GB2312" w:hAnsi="仿宋" w:cs="Times New Roman"/>
          <w:b/>
          <w:sz w:val="28"/>
          <w:szCs w:val="28"/>
        </w:rPr>
      </w:pPr>
      <w:r>
        <w:rPr>
          <w:rFonts w:ascii="仿宋_GB2312" w:eastAsia="仿宋_GB2312" w:hAnsi="仿宋" w:cs="Times New Roman"/>
          <w:b/>
          <w:sz w:val="28"/>
          <w:szCs w:val="28"/>
        </w:rPr>
        <w:t>2</w:t>
      </w:r>
      <w:r>
        <w:rPr>
          <w:rFonts w:ascii="仿宋_GB2312" w:eastAsia="仿宋_GB2312" w:hAnsi="仿宋" w:cs="Times New Roman" w:hint="eastAsia"/>
          <w:b/>
          <w:sz w:val="28"/>
          <w:szCs w:val="28"/>
        </w:rPr>
        <w:t>、</w:t>
      </w:r>
      <w:r w:rsidRPr="004727B8">
        <w:rPr>
          <w:rFonts w:ascii="仿宋_GB2312" w:eastAsia="仿宋_GB2312" w:hAnsi="仿宋" w:cs="Times New Roman" w:hint="eastAsia"/>
          <w:b/>
          <w:sz w:val="28"/>
          <w:szCs w:val="28"/>
        </w:rPr>
        <w:t>具备丰富的</w:t>
      </w:r>
      <w:r>
        <w:rPr>
          <w:rFonts w:ascii="仿宋_GB2312" w:eastAsia="仿宋_GB2312" w:hAnsi="仿宋" w:cs="Times New Roman" w:hint="eastAsia"/>
          <w:b/>
          <w:sz w:val="28"/>
          <w:szCs w:val="28"/>
        </w:rPr>
        <w:t>被动</w:t>
      </w:r>
      <w:r w:rsidRPr="004727B8">
        <w:rPr>
          <w:rFonts w:ascii="仿宋_GB2312" w:eastAsia="仿宋_GB2312" w:hAnsi="仿宋" w:cs="Times New Roman" w:hint="eastAsia"/>
          <w:b/>
          <w:sz w:val="28"/>
          <w:szCs w:val="28"/>
        </w:rPr>
        <w:t>产品管理经验。</w:t>
      </w:r>
    </w:p>
    <w:p w14:paraId="42BC73B0" w14:textId="77777777" w:rsidR="00F41661" w:rsidRPr="00507E88" w:rsidRDefault="00F41661" w:rsidP="00F41661">
      <w:pPr>
        <w:tabs>
          <w:tab w:val="left" w:pos="1560"/>
        </w:tabs>
        <w:spacing w:line="580" w:lineRule="exact"/>
        <w:ind w:firstLineChars="200" w:firstLine="562"/>
        <w:rPr>
          <w:rFonts w:ascii="仿宋_GB2312" w:eastAsia="仿宋_GB2312" w:hAnsi="仿宋" w:cs="Times New Roman"/>
          <w:bCs/>
          <w:sz w:val="28"/>
          <w:szCs w:val="28"/>
        </w:rPr>
      </w:pPr>
      <w:r w:rsidRPr="00507E88">
        <w:rPr>
          <w:rFonts w:ascii="仿宋_GB2312" w:eastAsia="仿宋_GB2312" w:hAnsi="仿宋" w:cs="Times New Roman" w:hint="eastAsia"/>
          <w:b/>
          <w:sz w:val="28"/>
          <w:szCs w:val="28"/>
        </w:rPr>
        <w:lastRenderedPageBreak/>
        <w:t>一是</w:t>
      </w:r>
      <w:r w:rsidRPr="00507E88">
        <w:rPr>
          <w:rFonts w:ascii="仿宋_GB2312" w:eastAsia="仿宋_GB2312" w:hAnsi="仿宋" w:cs="Times New Roman"/>
          <w:bCs/>
          <w:sz w:val="28"/>
          <w:szCs w:val="28"/>
        </w:rPr>
        <w:t>ETF管理经验丰富，截至</w:t>
      </w:r>
      <w:r w:rsidR="00773B19" w:rsidRPr="00507E88">
        <w:rPr>
          <w:rFonts w:ascii="仿宋_GB2312" w:eastAsia="仿宋_GB2312" w:hAnsi="仿宋" w:cs="Times New Roman"/>
          <w:bCs/>
          <w:sz w:val="28"/>
          <w:szCs w:val="28"/>
        </w:rPr>
        <w:t>202</w:t>
      </w:r>
      <w:r w:rsidR="005416C1">
        <w:rPr>
          <w:rFonts w:ascii="仿宋_GB2312" w:eastAsia="仿宋_GB2312" w:hAnsi="仿宋" w:cs="Times New Roman"/>
          <w:bCs/>
          <w:sz w:val="28"/>
          <w:szCs w:val="28"/>
        </w:rPr>
        <w:t>4</w:t>
      </w:r>
      <w:r w:rsidRPr="00507E88">
        <w:rPr>
          <w:rFonts w:ascii="仿宋_GB2312" w:eastAsia="仿宋_GB2312" w:hAnsi="仿宋" w:cs="Times New Roman" w:hint="eastAsia"/>
          <w:bCs/>
          <w:sz w:val="28"/>
          <w:szCs w:val="28"/>
        </w:rPr>
        <w:t>年</w:t>
      </w:r>
      <w:r w:rsidR="00A37E9E">
        <w:rPr>
          <w:rFonts w:ascii="仿宋_GB2312" w:eastAsia="仿宋_GB2312" w:hAnsi="仿宋" w:cs="Times New Roman"/>
          <w:bCs/>
          <w:sz w:val="28"/>
          <w:szCs w:val="28"/>
        </w:rPr>
        <w:t>12</w:t>
      </w:r>
      <w:r w:rsidRPr="00507E88">
        <w:rPr>
          <w:rFonts w:ascii="仿宋_GB2312" w:eastAsia="仿宋_GB2312" w:hAnsi="仿宋" w:cs="Times New Roman" w:hint="eastAsia"/>
          <w:bCs/>
          <w:sz w:val="28"/>
          <w:szCs w:val="28"/>
        </w:rPr>
        <w:t>月</w:t>
      </w:r>
      <w:r w:rsidR="005416C1">
        <w:rPr>
          <w:rFonts w:ascii="仿宋_GB2312" w:eastAsia="仿宋_GB2312" w:hAnsi="仿宋" w:cs="Times New Roman"/>
          <w:bCs/>
          <w:sz w:val="28"/>
          <w:szCs w:val="28"/>
        </w:rPr>
        <w:t>31</w:t>
      </w:r>
      <w:r w:rsidRPr="00507E88">
        <w:rPr>
          <w:rFonts w:ascii="仿宋_GB2312" w:eastAsia="仿宋_GB2312" w:hAnsi="仿宋" w:cs="Times New Roman"/>
          <w:bCs/>
          <w:sz w:val="28"/>
          <w:szCs w:val="28"/>
        </w:rPr>
        <w:t>日，南方基金共管理</w:t>
      </w:r>
      <w:r w:rsidR="00A37E9E">
        <w:rPr>
          <w:rFonts w:ascii="仿宋_GB2312" w:eastAsia="仿宋_GB2312" w:hAnsi="仿宋" w:cs="Times New Roman"/>
          <w:bCs/>
          <w:sz w:val="28"/>
          <w:szCs w:val="28"/>
        </w:rPr>
        <w:t>101</w:t>
      </w:r>
      <w:r w:rsidRPr="00507E88">
        <w:rPr>
          <w:rFonts w:ascii="仿宋_GB2312" w:eastAsia="仿宋_GB2312" w:hAnsi="仿宋" w:cs="Times New Roman" w:hint="eastAsia"/>
          <w:bCs/>
          <w:sz w:val="28"/>
          <w:szCs w:val="28"/>
        </w:rPr>
        <w:t>只指数基金，规模合计</w:t>
      </w:r>
      <w:r w:rsidR="00A37E9E">
        <w:rPr>
          <w:rFonts w:ascii="仿宋_GB2312" w:eastAsia="仿宋_GB2312" w:hAnsi="仿宋" w:cs="Times New Roman"/>
          <w:bCs/>
          <w:sz w:val="28"/>
          <w:szCs w:val="28"/>
        </w:rPr>
        <w:t>2847</w:t>
      </w:r>
      <w:r w:rsidRPr="00507E88">
        <w:rPr>
          <w:rFonts w:ascii="仿宋_GB2312" w:eastAsia="仿宋_GB2312" w:hAnsi="仿宋" w:cs="Times New Roman" w:hint="eastAsia"/>
          <w:bCs/>
          <w:sz w:val="28"/>
          <w:szCs w:val="28"/>
        </w:rPr>
        <w:t>亿元，其中</w:t>
      </w:r>
      <w:r w:rsidRPr="00507E88">
        <w:rPr>
          <w:rFonts w:ascii="仿宋_GB2312" w:eastAsia="仿宋_GB2312" w:hAnsi="仿宋" w:cs="Times New Roman"/>
          <w:bCs/>
          <w:sz w:val="28"/>
          <w:szCs w:val="28"/>
        </w:rPr>
        <w:t>ETF规模</w:t>
      </w:r>
      <w:r w:rsidR="00A37E9E">
        <w:rPr>
          <w:rFonts w:ascii="仿宋_GB2312" w:eastAsia="仿宋_GB2312" w:hAnsi="仿宋" w:cs="Times New Roman"/>
          <w:bCs/>
          <w:sz w:val="28"/>
          <w:szCs w:val="28"/>
        </w:rPr>
        <w:t>2417</w:t>
      </w:r>
      <w:r w:rsidRPr="00507E88">
        <w:rPr>
          <w:rFonts w:ascii="仿宋_GB2312" w:eastAsia="仿宋_GB2312" w:hAnsi="仿宋" w:cs="Times New Roman" w:hint="eastAsia"/>
          <w:bCs/>
          <w:sz w:val="28"/>
          <w:szCs w:val="28"/>
        </w:rPr>
        <w:t>亿元，管理规模位居行业前列。</w:t>
      </w:r>
    </w:p>
    <w:p w14:paraId="52AF0B6A" w14:textId="77777777" w:rsidR="00F41661" w:rsidRPr="00507E88" w:rsidRDefault="00F41661" w:rsidP="00F41661">
      <w:pPr>
        <w:tabs>
          <w:tab w:val="left" w:pos="1560"/>
        </w:tabs>
        <w:spacing w:line="580" w:lineRule="exact"/>
        <w:ind w:firstLineChars="200" w:firstLine="562"/>
        <w:rPr>
          <w:rFonts w:ascii="仿宋_GB2312" w:eastAsia="仿宋_GB2312" w:hAnsi="仿宋" w:cs="Times New Roman"/>
          <w:bCs/>
          <w:sz w:val="28"/>
          <w:szCs w:val="28"/>
        </w:rPr>
      </w:pPr>
      <w:r w:rsidRPr="00507E88">
        <w:rPr>
          <w:rFonts w:ascii="仿宋_GB2312" w:eastAsia="仿宋_GB2312" w:hAnsi="仿宋" w:cs="Times New Roman" w:hint="eastAsia"/>
          <w:b/>
          <w:sz w:val="28"/>
          <w:szCs w:val="28"/>
        </w:rPr>
        <w:t>二是</w:t>
      </w:r>
      <w:r w:rsidRPr="00507E88">
        <w:rPr>
          <w:rFonts w:ascii="仿宋_GB2312" w:eastAsia="仿宋_GB2312" w:hAnsi="仿宋" w:cs="Times New Roman" w:hint="eastAsia"/>
          <w:sz w:val="28"/>
          <w:szCs w:val="28"/>
        </w:rPr>
        <w:t>覆盖全面的产品布局，持续引领产品创新。产品覆盖A股绝大部分市值，形成涵盖全市值、多行业、多主题、跨境、SmartBeta等工具型产品的全方位布局。</w:t>
      </w:r>
      <w:proofErr w:type="gramStart"/>
      <w:r w:rsidRPr="00507E88">
        <w:rPr>
          <w:rFonts w:ascii="仿宋_GB2312" w:eastAsia="仿宋_GB2312" w:hAnsi="仿宋" w:cs="Times New Roman" w:hint="eastAsia"/>
          <w:sz w:val="28"/>
          <w:szCs w:val="28"/>
        </w:rPr>
        <w:t>宽基方面</w:t>
      </w:r>
      <w:proofErr w:type="gramEnd"/>
      <w:r w:rsidRPr="00507E88">
        <w:rPr>
          <w:rFonts w:ascii="仿宋_GB2312" w:eastAsia="仿宋_GB2312" w:hAnsi="仿宋" w:cs="Times New Roman" w:hint="eastAsia"/>
          <w:sz w:val="28"/>
          <w:szCs w:val="28"/>
        </w:rPr>
        <w:t>，已完成MSCI中国A50ETF及联接、沪深300ETF及联接、中证500ETF及联接、中证1000ETF及联接、双创ETF及联接等大中小</w:t>
      </w:r>
      <w:proofErr w:type="gramStart"/>
      <w:r w:rsidRPr="00507E88">
        <w:rPr>
          <w:rFonts w:ascii="仿宋_GB2312" w:eastAsia="仿宋_GB2312" w:hAnsi="仿宋" w:cs="Times New Roman" w:hint="eastAsia"/>
          <w:sz w:val="28"/>
          <w:szCs w:val="28"/>
        </w:rPr>
        <w:t>盘全市值</w:t>
      </w:r>
      <w:proofErr w:type="gramEnd"/>
      <w:r w:rsidRPr="00507E88">
        <w:rPr>
          <w:rFonts w:ascii="仿宋_GB2312" w:eastAsia="仿宋_GB2312" w:hAnsi="仿宋" w:cs="Times New Roman" w:hint="eastAsia"/>
          <w:sz w:val="28"/>
          <w:szCs w:val="28"/>
        </w:rPr>
        <w:t>覆盖；行业主题方面，在前期已有有色金属ETF、房地产ETF、新能源ETF等特色优势产品的基础上，进一步完善了其他有投资价值的细分领域和主题的布局，例如</w:t>
      </w:r>
      <w:proofErr w:type="gramStart"/>
      <w:r w:rsidRPr="00507E88">
        <w:rPr>
          <w:rFonts w:ascii="仿宋_GB2312" w:eastAsia="仿宋_GB2312" w:hAnsi="仿宋" w:cs="Times New Roman" w:hint="eastAsia"/>
          <w:sz w:val="28"/>
          <w:szCs w:val="28"/>
        </w:rPr>
        <w:t>创新药指</w:t>
      </w:r>
      <w:proofErr w:type="gramEnd"/>
      <w:r w:rsidRPr="00507E88">
        <w:rPr>
          <w:rFonts w:ascii="仿宋_GB2312" w:eastAsia="仿宋_GB2312" w:hAnsi="仿宋" w:cs="Times New Roman" w:hint="eastAsia"/>
          <w:sz w:val="28"/>
          <w:szCs w:val="28"/>
        </w:rPr>
        <w:t>ETF、医疗产业ETF等；商品方面，目前已有首批深交所上海金ETF，同时积极关注其他大宗商品ETF机会，以进一步完善产品线。</w:t>
      </w:r>
    </w:p>
    <w:p w14:paraId="2055D19A" w14:textId="77777777" w:rsidR="00F41661" w:rsidRPr="00507E88" w:rsidRDefault="00F41661" w:rsidP="00F41661">
      <w:pPr>
        <w:tabs>
          <w:tab w:val="left" w:pos="1560"/>
        </w:tabs>
        <w:spacing w:line="580" w:lineRule="exact"/>
        <w:ind w:firstLineChars="200" w:firstLine="562"/>
        <w:rPr>
          <w:rFonts w:ascii="仿宋_GB2312" w:eastAsia="仿宋_GB2312" w:hAnsi="仿宋" w:cs="Times New Roman"/>
          <w:bCs/>
          <w:sz w:val="28"/>
          <w:szCs w:val="28"/>
        </w:rPr>
      </w:pPr>
      <w:r w:rsidRPr="00507E88">
        <w:rPr>
          <w:rFonts w:ascii="仿宋_GB2312" w:eastAsia="仿宋_GB2312" w:hAnsi="仿宋" w:cs="Times New Roman" w:hint="eastAsia"/>
          <w:b/>
          <w:sz w:val="28"/>
          <w:szCs w:val="28"/>
        </w:rPr>
        <w:t>三是</w:t>
      </w:r>
      <w:r w:rsidRPr="00507E88">
        <w:rPr>
          <w:rFonts w:ascii="仿宋_GB2312" w:eastAsia="仿宋_GB2312" w:hAnsi="仿宋" w:cs="Times New Roman" w:hint="eastAsia"/>
          <w:bCs/>
          <w:sz w:val="28"/>
          <w:szCs w:val="28"/>
        </w:rPr>
        <w:t>指数产品历史业绩优良，跟踪精度全市场第一。</w:t>
      </w:r>
      <w:r w:rsidRPr="00507E88">
        <w:rPr>
          <w:rFonts w:ascii="仿宋_GB2312" w:eastAsia="仿宋_GB2312" w:hAnsi="仿宋" w:cs="Times New Roman"/>
          <w:bCs/>
          <w:sz w:val="28"/>
          <w:szCs w:val="28"/>
        </w:rPr>
        <w:t>近</w:t>
      </w:r>
      <w:r w:rsidR="00A37E9E">
        <w:rPr>
          <w:rFonts w:ascii="仿宋_GB2312" w:eastAsia="仿宋_GB2312" w:hAnsi="仿宋" w:cs="Times New Roman"/>
          <w:bCs/>
          <w:sz w:val="28"/>
          <w:szCs w:val="28"/>
        </w:rPr>
        <w:t>三</w:t>
      </w:r>
      <w:r w:rsidRPr="00507E88">
        <w:rPr>
          <w:rFonts w:ascii="仿宋_GB2312" w:eastAsia="仿宋_GB2312" w:hAnsi="仿宋" w:cs="Times New Roman"/>
          <w:bCs/>
          <w:sz w:val="28"/>
          <w:szCs w:val="28"/>
        </w:rPr>
        <w:t>年，相较于同业，南方基金旗下的指数基金在覆盖沪深</w:t>
      </w:r>
      <w:proofErr w:type="gramStart"/>
      <w:r w:rsidRPr="00507E88">
        <w:rPr>
          <w:rFonts w:ascii="仿宋_GB2312" w:eastAsia="仿宋_GB2312" w:hAnsi="仿宋" w:cs="Times New Roman"/>
          <w:bCs/>
          <w:sz w:val="28"/>
          <w:szCs w:val="28"/>
        </w:rPr>
        <w:t>两模式跨</w:t>
      </w:r>
      <w:proofErr w:type="gramEnd"/>
      <w:r w:rsidRPr="00507E88">
        <w:rPr>
          <w:rFonts w:ascii="仿宋_GB2312" w:eastAsia="仿宋_GB2312" w:hAnsi="仿宋" w:cs="Times New Roman"/>
          <w:bCs/>
          <w:sz w:val="28"/>
          <w:szCs w:val="28"/>
        </w:rPr>
        <w:t>市场（管理难度高）、</w:t>
      </w:r>
      <w:proofErr w:type="gramStart"/>
      <w:r w:rsidRPr="00507E88">
        <w:rPr>
          <w:rFonts w:ascii="仿宋_GB2312" w:eastAsia="仿宋_GB2312" w:hAnsi="仿宋" w:cs="Times New Roman"/>
          <w:bCs/>
          <w:sz w:val="28"/>
          <w:szCs w:val="28"/>
        </w:rPr>
        <w:t>单市场</w:t>
      </w:r>
      <w:proofErr w:type="gramEnd"/>
      <w:r w:rsidRPr="00507E88">
        <w:rPr>
          <w:rFonts w:ascii="仿宋_GB2312" w:eastAsia="仿宋_GB2312" w:hAnsi="仿宋" w:cs="Times New Roman"/>
          <w:bCs/>
          <w:sz w:val="28"/>
          <w:szCs w:val="28"/>
        </w:rPr>
        <w:t>和策略指数（换手率高）的同时，保证跟踪精度在全市场排名第一。</w:t>
      </w:r>
    </w:p>
    <w:p w14:paraId="1756D099" w14:textId="77777777" w:rsidR="00F41661" w:rsidRPr="005D7BA0" w:rsidRDefault="00F41661" w:rsidP="00F41661">
      <w:pPr>
        <w:tabs>
          <w:tab w:val="left" w:pos="1560"/>
        </w:tabs>
        <w:spacing w:line="550" w:lineRule="exact"/>
        <w:ind w:firstLineChars="200" w:firstLine="562"/>
        <w:rPr>
          <w:rFonts w:ascii="仿宋_GB2312" w:eastAsia="仿宋_GB2312" w:hAnsi="仿宋" w:cs="Times New Roman"/>
          <w:bCs/>
          <w:sz w:val="28"/>
          <w:szCs w:val="28"/>
        </w:rPr>
      </w:pPr>
      <w:r w:rsidRPr="00507E88">
        <w:rPr>
          <w:rFonts w:ascii="仿宋_GB2312" w:eastAsia="仿宋_GB2312" w:hAnsi="仿宋" w:cs="Times New Roman" w:hint="eastAsia"/>
          <w:b/>
          <w:sz w:val="28"/>
          <w:szCs w:val="28"/>
        </w:rPr>
        <w:t>四是</w:t>
      </w:r>
      <w:r w:rsidRPr="00507E88">
        <w:rPr>
          <w:rFonts w:ascii="仿宋_GB2312" w:eastAsia="仿宋_GB2312" w:hAnsi="仿宋" w:cs="Times New Roman" w:hint="eastAsia"/>
          <w:bCs/>
          <w:sz w:val="28"/>
          <w:szCs w:val="28"/>
        </w:rPr>
        <w:t>多次荣获金牛奖，产品管理能力深受业内认可。南方基金指数团队和旗下基金获得国内多项基金奖项，更多次荣获国内权威奖项——金牛奖，其中</w:t>
      </w:r>
      <w:proofErr w:type="gramStart"/>
      <w:r w:rsidRPr="00507E88">
        <w:rPr>
          <w:rFonts w:ascii="仿宋_GB2312" w:eastAsia="仿宋_GB2312" w:hAnsi="仿宋" w:cs="Times New Roman" w:hint="eastAsia"/>
          <w:bCs/>
          <w:sz w:val="28"/>
          <w:szCs w:val="28"/>
        </w:rPr>
        <w:t>旗下指数</w:t>
      </w:r>
      <w:proofErr w:type="gramEnd"/>
      <w:r w:rsidRPr="00507E88">
        <w:rPr>
          <w:rFonts w:ascii="仿宋_GB2312" w:eastAsia="仿宋_GB2312" w:hAnsi="仿宋" w:cs="Times New Roman" w:hint="eastAsia"/>
          <w:bCs/>
          <w:sz w:val="28"/>
          <w:szCs w:val="28"/>
        </w:rPr>
        <w:t>基金累计获得</w:t>
      </w:r>
      <w:r w:rsidRPr="00507E88">
        <w:rPr>
          <w:rFonts w:ascii="仿宋_GB2312" w:eastAsia="仿宋_GB2312" w:hAnsi="仿宋" w:cs="Times New Roman"/>
          <w:bCs/>
          <w:sz w:val="28"/>
          <w:szCs w:val="28"/>
        </w:rPr>
        <w:t>11</w:t>
      </w:r>
      <w:r w:rsidRPr="00507E88">
        <w:rPr>
          <w:rFonts w:ascii="仿宋_GB2312" w:eastAsia="仿宋_GB2312" w:hAnsi="仿宋" w:cs="Times New Roman" w:hint="eastAsia"/>
          <w:bCs/>
          <w:sz w:val="28"/>
          <w:szCs w:val="28"/>
        </w:rPr>
        <w:t>次金牛奖；指数团队于</w:t>
      </w:r>
      <w:r w:rsidRPr="00507E88">
        <w:rPr>
          <w:rFonts w:ascii="仿宋_GB2312" w:eastAsia="仿宋_GB2312" w:hAnsi="仿宋" w:cs="Times New Roman"/>
          <w:bCs/>
          <w:sz w:val="28"/>
          <w:szCs w:val="28"/>
        </w:rPr>
        <w:t>2014年、2015年、2018</w:t>
      </w:r>
      <w:r w:rsidR="00A5777C">
        <w:rPr>
          <w:rFonts w:ascii="仿宋_GB2312" w:eastAsia="仿宋_GB2312" w:hAnsi="仿宋" w:cs="Times New Roman" w:hint="eastAsia"/>
          <w:bCs/>
          <w:sz w:val="28"/>
          <w:szCs w:val="28"/>
        </w:rPr>
        <w:t>年</w:t>
      </w:r>
      <w:r w:rsidRPr="00507E88">
        <w:rPr>
          <w:rFonts w:ascii="仿宋_GB2312" w:eastAsia="仿宋_GB2312" w:hAnsi="仿宋" w:cs="Times New Roman"/>
          <w:bCs/>
          <w:sz w:val="28"/>
          <w:szCs w:val="28"/>
        </w:rPr>
        <w:t>、2019</w:t>
      </w:r>
      <w:r w:rsidR="00A5777C">
        <w:rPr>
          <w:rFonts w:ascii="仿宋_GB2312" w:eastAsia="仿宋_GB2312" w:hAnsi="仿宋" w:cs="Times New Roman" w:hint="eastAsia"/>
          <w:bCs/>
          <w:sz w:val="28"/>
          <w:szCs w:val="28"/>
        </w:rPr>
        <w:t>年</w:t>
      </w:r>
      <w:r w:rsidRPr="00507E88">
        <w:rPr>
          <w:rFonts w:ascii="仿宋_GB2312" w:eastAsia="仿宋_GB2312" w:hAnsi="仿宋" w:cs="Times New Roman"/>
          <w:bCs/>
          <w:sz w:val="28"/>
          <w:szCs w:val="28"/>
        </w:rPr>
        <w:t>、2020</w:t>
      </w:r>
      <w:r w:rsidR="00A5777C">
        <w:rPr>
          <w:rFonts w:ascii="仿宋_GB2312" w:eastAsia="仿宋_GB2312" w:hAnsi="仿宋" w:cs="Times New Roman" w:hint="eastAsia"/>
          <w:bCs/>
          <w:sz w:val="28"/>
          <w:szCs w:val="28"/>
        </w:rPr>
        <w:t>年</w:t>
      </w:r>
      <w:r w:rsidRPr="00507E88">
        <w:rPr>
          <w:rFonts w:ascii="仿宋_GB2312" w:eastAsia="仿宋_GB2312" w:hAnsi="仿宋" w:cs="Times New Roman" w:hint="eastAsia"/>
          <w:bCs/>
          <w:sz w:val="28"/>
          <w:szCs w:val="28"/>
        </w:rPr>
        <w:t>、</w:t>
      </w:r>
      <w:r w:rsidRPr="00507E88">
        <w:rPr>
          <w:rFonts w:ascii="仿宋_GB2312" w:eastAsia="仿宋_GB2312" w:hAnsi="仿宋" w:cs="Times New Roman"/>
          <w:bCs/>
          <w:sz w:val="28"/>
          <w:szCs w:val="28"/>
        </w:rPr>
        <w:t>2021</w:t>
      </w:r>
      <w:r w:rsidRPr="00507E88">
        <w:rPr>
          <w:rFonts w:ascii="仿宋_GB2312" w:eastAsia="仿宋_GB2312" w:hAnsi="仿宋" w:cs="Times New Roman" w:hint="eastAsia"/>
          <w:bCs/>
          <w:sz w:val="28"/>
          <w:szCs w:val="28"/>
        </w:rPr>
        <w:t>年</w:t>
      </w:r>
      <w:r w:rsidR="00A5777C">
        <w:rPr>
          <w:rFonts w:ascii="仿宋_GB2312" w:eastAsia="仿宋_GB2312" w:hAnsi="仿宋" w:cs="Times New Roman" w:hint="eastAsia"/>
          <w:bCs/>
          <w:sz w:val="28"/>
          <w:szCs w:val="28"/>
        </w:rPr>
        <w:t>六</w:t>
      </w:r>
      <w:r w:rsidRPr="00507E88">
        <w:rPr>
          <w:rFonts w:ascii="仿宋_GB2312" w:eastAsia="仿宋_GB2312" w:hAnsi="仿宋" w:cs="Times New Roman" w:hint="eastAsia"/>
          <w:bCs/>
          <w:sz w:val="28"/>
          <w:szCs w:val="28"/>
        </w:rPr>
        <w:t>度获得金牛团队称号，团队成员荣获金牛基金经理。</w:t>
      </w:r>
    </w:p>
    <w:p w14:paraId="788D3447" w14:textId="77777777" w:rsidR="005828DF" w:rsidRPr="005D7BA0" w:rsidRDefault="00F41661" w:rsidP="00F41661">
      <w:pPr>
        <w:tabs>
          <w:tab w:val="left" w:pos="1560"/>
        </w:tabs>
        <w:spacing w:line="550" w:lineRule="exact"/>
        <w:ind w:firstLineChars="200" w:firstLine="562"/>
        <w:rPr>
          <w:rFonts w:ascii="仿宋_GB2312" w:eastAsia="仿宋_GB2312" w:hAnsi="仿宋" w:cs="Times New Roman"/>
          <w:b/>
          <w:sz w:val="28"/>
          <w:szCs w:val="28"/>
        </w:rPr>
      </w:pPr>
      <w:r w:rsidRPr="005D7BA0">
        <w:rPr>
          <w:rFonts w:ascii="仿宋_GB2312" w:eastAsia="仿宋_GB2312" w:hAnsi="仿宋" w:cs="Times New Roman" w:hint="eastAsia"/>
          <w:b/>
          <w:sz w:val="28"/>
          <w:szCs w:val="28"/>
        </w:rPr>
        <w:t>（二）ETF运作维护团队</w:t>
      </w:r>
    </w:p>
    <w:p w14:paraId="5C1B788F" w14:textId="77777777" w:rsidR="00465554" w:rsidRDefault="005828DF" w:rsidP="006D143A">
      <w:pPr>
        <w:spacing w:line="550" w:lineRule="exact"/>
      </w:pPr>
      <w:r>
        <w:rPr>
          <w:rFonts w:ascii="仿宋_GB2312" w:eastAsia="仿宋_GB2312" w:hAnsi="仿宋" w:cs="Times New Roman"/>
          <w:bCs/>
          <w:spacing w:val="-2"/>
          <w:sz w:val="28"/>
          <w:szCs w:val="28"/>
        </w:rPr>
        <w:lastRenderedPageBreak/>
        <w:tab/>
      </w:r>
      <w:r w:rsidRPr="005D7BA0">
        <w:rPr>
          <w:rFonts w:ascii="仿宋_GB2312" w:eastAsia="仿宋_GB2312" w:hAnsi="仿宋" w:cs="Times New Roman" w:hint="eastAsia"/>
          <w:bCs/>
          <w:spacing w:val="-2"/>
          <w:sz w:val="28"/>
          <w:szCs w:val="28"/>
        </w:rPr>
        <w:t>公司内与被动指数投资紧密相关的部门均设有专门团队对被动指数投资提供支持。</w:t>
      </w:r>
      <w:r w:rsidRPr="005D7BA0">
        <w:rPr>
          <w:rFonts w:ascii="仿宋_GB2312" w:eastAsia="仿宋_GB2312" w:hAnsi="仿宋" w:cs="Times New Roman" w:hint="eastAsia"/>
          <w:b/>
          <w:spacing w:val="-2"/>
          <w:sz w:val="28"/>
          <w:szCs w:val="28"/>
        </w:rPr>
        <w:t>一是</w:t>
      </w:r>
      <w:proofErr w:type="gramStart"/>
      <w:r w:rsidR="00F41661" w:rsidRPr="00F41661">
        <w:rPr>
          <w:rFonts w:ascii="仿宋_GB2312" w:eastAsia="仿宋_GB2312" w:hAnsi="仿宋" w:cs="Times New Roman" w:hint="eastAsia"/>
          <w:bCs/>
          <w:spacing w:val="-2"/>
          <w:sz w:val="28"/>
          <w:szCs w:val="28"/>
        </w:rPr>
        <w:t>数智科技</w:t>
      </w:r>
      <w:proofErr w:type="gramEnd"/>
      <w:r w:rsidR="00F41661" w:rsidRPr="00F41661">
        <w:rPr>
          <w:rFonts w:ascii="仿宋_GB2312" w:eastAsia="仿宋_GB2312" w:hAnsi="仿宋" w:cs="Times New Roman" w:hint="eastAsia"/>
          <w:bCs/>
          <w:spacing w:val="-2"/>
          <w:sz w:val="28"/>
          <w:szCs w:val="28"/>
        </w:rPr>
        <w:t>部</w:t>
      </w:r>
      <w:r w:rsidRPr="005D7BA0">
        <w:rPr>
          <w:rFonts w:ascii="仿宋_GB2312" w:eastAsia="仿宋_GB2312" w:hAnsi="仿宋" w:cs="Times New Roman" w:hint="eastAsia"/>
          <w:bCs/>
          <w:spacing w:val="-2"/>
          <w:sz w:val="28"/>
          <w:szCs w:val="28"/>
        </w:rPr>
        <w:t>配备了多名信息专员维护、开发PCF系统、指数和ETF投资系统等；</w:t>
      </w:r>
      <w:r w:rsidRPr="005D7BA0">
        <w:rPr>
          <w:rFonts w:ascii="仿宋_GB2312" w:eastAsia="仿宋_GB2312" w:hAnsi="仿宋" w:cs="Times New Roman" w:hint="eastAsia"/>
          <w:b/>
          <w:spacing w:val="-2"/>
          <w:sz w:val="28"/>
          <w:szCs w:val="28"/>
        </w:rPr>
        <w:t>二是</w:t>
      </w:r>
      <w:r w:rsidRPr="005D7BA0">
        <w:rPr>
          <w:rFonts w:ascii="仿宋_GB2312" w:eastAsia="仿宋_GB2312" w:hAnsi="仿宋" w:cs="Times New Roman" w:hint="eastAsia"/>
          <w:bCs/>
          <w:spacing w:val="-2"/>
          <w:sz w:val="28"/>
          <w:szCs w:val="28"/>
        </w:rPr>
        <w:t>运作保障部考虑到ETF和联接基金的估值专业性要求，专设ETF估值小组，配备多名专门对ETF进行估值、清算的</w:t>
      </w:r>
      <w:proofErr w:type="gramStart"/>
      <w:r w:rsidRPr="005D7BA0">
        <w:rPr>
          <w:rFonts w:ascii="仿宋_GB2312" w:eastAsia="仿宋_GB2312" w:hAnsi="仿宋" w:cs="Times New Roman" w:hint="eastAsia"/>
          <w:bCs/>
          <w:spacing w:val="-2"/>
          <w:sz w:val="28"/>
          <w:szCs w:val="28"/>
        </w:rPr>
        <w:t>资深基金</w:t>
      </w:r>
      <w:proofErr w:type="gramEnd"/>
      <w:r w:rsidRPr="005D7BA0">
        <w:rPr>
          <w:rFonts w:ascii="仿宋_GB2312" w:eastAsia="仿宋_GB2312" w:hAnsi="仿宋" w:cs="Times New Roman" w:hint="eastAsia"/>
          <w:bCs/>
          <w:spacing w:val="-2"/>
          <w:sz w:val="28"/>
          <w:szCs w:val="28"/>
        </w:rPr>
        <w:t>会计；</w:t>
      </w:r>
      <w:r w:rsidRPr="005D7BA0">
        <w:rPr>
          <w:rFonts w:ascii="仿宋_GB2312" w:eastAsia="仿宋_GB2312" w:hAnsi="仿宋" w:cs="Times New Roman" w:hint="eastAsia"/>
          <w:b/>
          <w:spacing w:val="-2"/>
          <w:sz w:val="28"/>
          <w:szCs w:val="28"/>
        </w:rPr>
        <w:t>三是</w:t>
      </w:r>
      <w:r w:rsidRPr="005D7BA0">
        <w:rPr>
          <w:rFonts w:ascii="仿宋_GB2312" w:eastAsia="仿宋_GB2312" w:hAnsi="仿宋" w:cs="Times New Roman" w:hint="eastAsia"/>
          <w:bCs/>
          <w:spacing w:val="-2"/>
          <w:sz w:val="28"/>
          <w:szCs w:val="28"/>
        </w:rPr>
        <w:t>交易管理部配备了多名交易专员</w:t>
      </w:r>
      <w:r>
        <w:rPr>
          <w:rFonts w:ascii="仿宋_GB2312" w:eastAsia="仿宋_GB2312" w:hAnsi="仿宋" w:cs="Times New Roman" w:hint="eastAsia"/>
          <w:bCs/>
          <w:spacing w:val="-2"/>
          <w:sz w:val="28"/>
          <w:szCs w:val="28"/>
        </w:rPr>
        <w:t>以</w:t>
      </w:r>
      <w:r w:rsidRPr="005D7BA0">
        <w:rPr>
          <w:rFonts w:ascii="仿宋_GB2312" w:eastAsia="仿宋_GB2312" w:hAnsi="仿宋" w:cs="Times New Roman" w:hint="eastAsia"/>
          <w:bCs/>
          <w:spacing w:val="-2"/>
          <w:sz w:val="28"/>
          <w:szCs w:val="28"/>
        </w:rPr>
        <w:t>负责所有被动指数的投资交易，并开发了多种算法交易和交易规则，用以实现指数投资交易的优化；</w:t>
      </w:r>
      <w:r w:rsidRPr="005D7BA0">
        <w:rPr>
          <w:rFonts w:ascii="仿宋_GB2312" w:eastAsia="仿宋_GB2312" w:hAnsi="仿宋" w:cs="Times New Roman" w:hint="eastAsia"/>
          <w:b/>
          <w:spacing w:val="-2"/>
          <w:sz w:val="28"/>
          <w:szCs w:val="28"/>
        </w:rPr>
        <w:t>四是</w:t>
      </w:r>
      <w:r w:rsidRPr="005D7BA0">
        <w:rPr>
          <w:rFonts w:ascii="仿宋_GB2312" w:eastAsia="仿宋_GB2312" w:hAnsi="仿宋" w:cs="Times New Roman" w:hint="eastAsia"/>
          <w:bCs/>
          <w:spacing w:val="-2"/>
          <w:sz w:val="28"/>
          <w:szCs w:val="28"/>
        </w:rPr>
        <w:t>风险管理部配备了多名专员负责被动指数基金的风险管理，并有专人对每日ETF参数清单</w:t>
      </w:r>
      <w:proofErr w:type="gramStart"/>
      <w:r w:rsidRPr="005D7BA0">
        <w:rPr>
          <w:rFonts w:ascii="仿宋_GB2312" w:eastAsia="仿宋_GB2312" w:hAnsi="仿宋" w:cs="Times New Roman" w:hint="eastAsia"/>
          <w:bCs/>
          <w:spacing w:val="-2"/>
          <w:sz w:val="28"/>
          <w:szCs w:val="28"/>
        </w:rPr>
        <w:t>进行风控审核</w:t>
      </w:r>
      <w:proofErr w:type="gramEnd"/>
      <w:r w:rsidRPr="005D7BA0">
        <w:rPr>
          <w:rFonts w:ascii="仿宋_GB2312" w:eastAsia="仿宋_GB2312" w:hAnsi="仿宋" w:cs="Times New Roman" w:hint="eastAsia"/>
          <w:bCs/>
          <w:spacing w:val="-2"/>
          <w:sz w:val="28"/>
          <w:szCs w:val="28"/>
        </w:rPr>
        <w:t>。</w:t>
      </w:r>
    </w:p>
    <w:p w14:paraId="24ECEE07" w14:textId="77777777" w:rsidR="005613BF" w:rsidRDefault="005613BF" w:rsidP="006D143A">
      <w:pPr>
        <w:tabs>
          <w:tab w:val="left" w:pos="1560"/>
        </w:tabs>
        <w:spacing w:beforeLines="50" w:before="156" w:line="550" w:lineRule="exact"/>
        <w:ind w:firstLineChars="200" w:firstLine="560"/>
        <w:rPr>
          <w:rFonts w:ascii="仿宋_GB2312" w:eastAsia="仿宋_GB2312" w:hAnsi="仿宋" w:cs="Times New Roman"/>
          <w:color w:val="000000"/>
          <w:sz w:val="28"/>
          <w:szCs w:val="28"/>
        </w:rPr>
      </w:pPr>
    </w:p>
    <w:p w14:paraId="3074417C" w14:textId="0E4C58F8" w:rsidR="00920030" w:rsidRPr="005D7BA0" w:rsidRDefault="00E404A2" w:rsidP="006D143A">
      <w:pPr>
        <w:tabs>
          <w:tab w:val="left" w:pos="1560"/>
        </w:tabs>
        <w:spacing w:beforeLines="50" w:before="156" w:line="550" w:lineRule="exact"/>
        <w:ind w:firstLineChars="200" w:firstLine="562"/>
        <w:rPr>
          <w:rFonts w:ascii="仿宋_GB2312" w:eastAsia="仿宋_GB2312" w:hAnsi="仿宋" w:cs="Times New Roman"/>
          <w:sz w:val="28"/>
        </w:rPr>
      </w:pPr>
      <w:r>
        <w:rPr>
          <w:rFonts w:ascii="仿宋_GB2312" w:eastAsia="仿宋_GB2312" w:hAnsi="仿宋" w:cs="Times New Roman" w:hint="eastAsia"/>
          <w:b/>
          <w:color w:val="000000"/>
          <w:sz w:val="28"/>
          <w:szCs w:val="28"/>
        </w:rPr>
        <w:t>综上所述，</w:t>
      </w:r>
      <w:r w:rsidRPr="00DF29DE">
        <w:rPr>
          <w:rFonts w:ascii="仿宋_GB2312" w:eastAsia="仿宋_GB2312" w:hAnsi="仿宋" w:cs="Times New Roman" w:hint="eastAsia"/>
          <w:color w:val="000000"/>
          <w:sz w:val="28"/>
          <w:szCs w:val="28"/>
        </w:rPr>
        <w:t>本公司申请募集产品南方</w:t>
      </w:r>
      <w:del w:id="170" w:author="罗依灵" w:date="2026-02-03T14:39:00Z">
        <w:r w:rsidR="006F741A" w:rsidRPr="00DF29DE" w:rsidDel="00431789">
          <w:rPr>
            <w:rFonts w:ascii="仿宋_GB2312" w:eastAsia="仿宋_GB2312" w:hAnsi="仿宋" w:cs="Times New Roman" w:hint="eastAsia"/>
            <w:color w:val="000000"/>
            <w:sz w:val="28"/>
            <w:szCs w:val="28"/>
          </w:rPr>
          <w:delText>恒生</w:delText>
        </w:r>
        <w:r w:rsidR="006F741A" w:rsidRPr="00DF29DE" w:rsidDel="00431789">
          <w:rPr>
            <w:rFonts w:ascii="仿宋_GB2312" w:eastAsia="仿宋_GB2312" w:hAnsi="仿宋" w:cs="Times New Roman"/>
            <w:color w:val="000000"/>
            <w:sz w:val="28"/>
            <w:szCs w:val="28"/>
          </w:rPr>
          <w:delText>A股电网设备</w:delText>
        </w:r>
      </w:del>
      <w:ins w:id="171" w:author="罗依灵" w:date="2026-02-03T14:39:00Z">
        <w:r w:rsidR="00431789">
          <w:rPr>
            <w:rFonts w:ascii="仿宋_GB2312" w:eastAsia="仿宋_GB2312" w:hAnsi="仿宋" w:cs="Times New Roman" w:hint="eastAsia"/>
            <w:color w:val="000000"/>
            <w:sz w:val="28"/>
            <w:szCs w:val="28"/>
          </w:rPr>
          <w:t>{{指数名称}}</w:t>
        </w:r>
      </w:ins>
      <w:r w:rsidRPr="00DF29DE">
        <w:rPr>
          <w:rFonts w:ascii="仿宋_GB2312" w:eastAsia="仿宋_GB2312" w:hAnsi="仿宋" w:cs="Times New Roman" w:hint="eastAsia"/>
          <w:color w:val="000000"/>
          <w:sz w:val="28"/>
          <w:szCs w:val="28"/>
        </w:rPr>
        <w:t>交易型开放式指数证券投资基金。</w:t>
      </w:r>
    </w:p>
    <w:p w14:paraId="7700FBB3" w14:textId="77777777" w:rsidR="00B96ADE" w:rsidRPr="005D7BA0" w:rsidRDefault="00227248" w:rsidP="006D143A">
      <w:pPr>
        <w:spacing w:line="550" w:lineRule="exact"/>
        <w:ind w:firstLineChars="200" w:firstLine="560"/>
        <w:rPr>
          <w:rFonts w:ascii="仿宋_GB2312" w:eastAsia="仿宋_GB2312" w:hAnsi="仿宋" w:cs="Times New Roman"/>
          <w:sz w:val="28"/>
        </w:rPr>
      </w:pPr>
      <w:r w:rsidRPr="005D7BA0">
        <w:rPr>
          <w:rFonts w:ascii="仿宋_GB2312" w:eastAsia="仿宋_GB2312" w:hAnsi="仿宋" w:cs="Times New Roman" w:hint="eastAsia"/>
          <w:sz w:val="28"/>
        </w:rPr>
        <w:t>特此说明。</w:t>
      </w:r>
    </w:p>
    <w:p w14:paraId="7BC4F111" w14:textId="77777777" w:rsidR="005613BF" w:rsidRPr="005D7BA0" w:rsidRDefault="005613BF" w:rsidP="006D143A">
      <w:pPr>
        <w:spacing w:line="550" w:lineRule="exact"/>
        <w:ind w:firstLineChars="200" w:firstLine="560"/>
        <w:rPr>
          <w:rFonts w:ascii="仿宋_GB2312" w:eastAsia="仿宋_GB2312" w:hAnsi="仿宋" w:cs="Times New Roman"/>
          <w:sz w:val="28"/>
        </w:rPr>
      </w:pPr>
    </w:p>
    <w:p w14:paraId="4D6120DF" w14:textId="533FF3DD" w:rsidR="004F0AFD" w:rsidRDefault="00FA23C6" w:rsidP="00166967">
      <w:pPr>
        <w:ind w:firstLineChars="200" w:firstLine="560"/>
        <w:rPr>
          <w:rFonts w:eastAsia="仿宋_GB2312"/>
          <w:sz w:val="28"/>
        </w:rPr>
      </w:pPr>
      <w:r w:rsidRPr="005D7BA0">
        <w:rPr>
          <w:rFonts w:ascii="仿宋_GB2312" w:eastAsia="仿宋_GB2312" w:hAnsi="仿宋" w:cs="Times New Roman" w:hint="eastAsia"/>
          <w:sz w:val="28"/>
        </w:rPr>
        <w:t>（联系人：</w:t>
      </w:r>
      <w:del w:id="172" w:author="罗依灵" w:date="2026-02-03T14:47:00Z">
        <w:r w:rsidR="00E65F5B" w:rsidDel="00431789">
          <w:rPr>
            <w:rFonts w:ascii="仿宋_GB2312" w:eastAsia="仿宋_GB2312" w:hAnsi="仿宋" w:cs="Times New Roman" w:hint="eastAsia"/>
            <w:sz w:val="28"/>
          </w:rPr>
          <w:delText>罗依灵</w:delText>
        </w:r>
      </w:del>
      <w:ins w:id="173" w:author="罗依灵" w:date="2026-02-03T14:47:00Z">
        <w:r w:rsidR="00431789">
          <w:rPr>
            <w:rFonts w:ascii="仿宋_GB2312" w:eastAsia="仿宋_GB2312" w:hAnsi="仿宋" w:cs="Times New Roman" w:hint="eastAsia"/>
            <w:sz w:val="28"/>
          </w:rPr>
          <w:t>{{联系人}}</w:t>
        </w:r>
      </w:ins>
      <w:r w:rsidR="003921F6" w:rsidRPr="005D7BA0">
        <w:rPr>
          <w:rFonts w:ascii="仿宋_GB2312" w:eastAsia="仿宋_GB2312" w:hAnsi="仿宋" w:cs="Times New Roman" w:hint="eastAsia"/>
          <w:sz w:val="28"/>
        </w:rPr>
        <w:t>，电话：</w:t>
      </w:r>
      <w:del w:id="174" w:author="罗依灵" w:date="2026-02-03T14:47:00Z">
        <w:r w:rsidR="003921F6" w:rsidRPr="00642E8B" w:rsidDel="00431789">
          <w:rPr>
            <w:rFonts w:ascii="仿宋_GB2312" w:eastAsia="仿宋_GB2312" w:hAnsi="仿宋" w:cs="Times New Roman" w:hint="eastAsia"/>
            <w:sz w:val="28"/>
          </w:rPr>
          <w:delText>0755</w:delText>
        </w:r>
        <w:r w:rsidR="003921F6" w:rsidDel="00431789">
          <w:rPr>
            <w:rFonts w:ascii="仿宋_GB2312" w:eastAsia="仿宋_GB2312" w:hAnsi="仿宋" w:cs="Times New Roman" w:hint="eastAsia"/>
            <w:sz w:val="28"/>
          </w:rPr>
          <w:delText>-</w:delText>
        </w:r>
        <w:r w:rsidR="00E65F5B" w:rsidDel="00431789">
          <w:rPr>
            <w:rFonts w:ascii="仿宋_GB2312" w:eastAsia="仿宋_GB2312" w:hAnsi="仿宋" w:cs="Times New Roman" w:hint="eastAsia"/>
            <w:sz w:val="28"/>
          </w:rPr>
          <w:delText>21912280</w:delText>
        </w:r>
      </w:del>
      <w:ins w:id="175" w:author="罗依灵" w:date="2026-02-03T14:47:00Z">
        <w:r w:rsidR="00431789">
          <w:rPr>
            <w:rFonts w:ascii="仿宋_GB2312" w:eastAsia="仿宋_GB2312" w:hAnsi="仿宋" w:cs="Times New Roman" w:hint="eastAsia"/>
            <w:sz w:val="28"/>
          </w:rPr>
          <w:t>{{联系人电话}}</w:t>
        </w:r>
      </w:ins>
      <w:r w:rsidR="003921F6" w:rsidRPr="005D7BA0">
        <w:rPr>
          <w:rFonts w:ascii="仿宋_GB2312" w:eastAsia="仿宋_GB2312" w:hAnsi="仿宋" w:cs="Times New Roman" w:hint="eastAsia"/>
          <w:sz w:val="28"/>
        </w:rPr>
        <w:t>,</w:t>
      </w:r>
      <w:del w:id="176" w:author="罗依灵" w:date="2026-02-03T14:47:00Z">
        <w:r w:rsidR="00E65F5B" w:rsidDel="00431789">
          <w:rPr>
            <w:rFonts w:ascii="仿宋_GB2312" w:eastAsia="仿宋_GB2312" w:hAnsi="仿宋" w:cs="Times New Roman" w:hint="eastAsia"/>
            <w:sz w:val="28"/>
          </w:rPr>
          <w:delText>18851822801</w:delText>
        </w:r>
      </w:del>
      <w:ins w:id="177" w:author="罗依灵" w:date="2026-02-03T14:47:00Z">
        <w:r w:rsidR="00431789">
          <w:rPr>
            <w:rFonts w:ascii="仿宋_GB2312" w:eastAsia="仿宋_GB2312" w:hAnsi="仿宋" w:cs="Times New Roman" w:hint="eastAsia"/>
            <w:sz w:val="28"/>
          </w:rPr>
          <w:t>{{联系人手机}}</w:t>
        </w:r>
      </w:ins>
      <w:r w:rsidRPr="005D7BA0">
        <w:rPr>
          <w:rFonts w:ascii="仿宋_GB2312" w:eastAsia="仿宋_GB2312" w:hAnsi="仿宋" w:cs="Times New Roman" w:hint="eastAsia"/>
          <w:sz w:val="28"/>
        </w:rPr>
        <w:t>）</w:t>
      </w:r>
      <w:r w:rsidR="004F0AFD">
        <w:rPr>
          <w:rFonts w:eastAsia="仿宋_GB2312"/>
          <w:sz w:val="28"/>
        </w:rPr>
        <w:br w:type="page"/>
      </w:r>
    </w:p>
    <w:p w14:paraId="2236E30E" w14:textId="21FDD62C" w:rsidR="00257D56" w:rsidRDefault="00257D56" w:rsidP="00257D56">
      <w:pPr>
        <w:spacing w:line="360" w:lineRule="auto"/>
        <w:ind w:firstLine="420"/>
        <w:rPr>
          <w:rFonts w:eastAsia="仿宋_GB2312"/>
          <w:sz w:val="28"/>
        </w:rPr>
      </w:pPr>
      <w:r>
        <w:rPr>
          <w:rFonts w:eastAsia="仿宋_GB2312" w:hint="eastAsia"/>
          <w:sz w:val="28"/>
        </w:rPr>
        <w:lastRenderedPageBreak/>
        <w:t>此页仅限南方</w:t>
      </w:r>
      <w:del w:id="178" w:author="罗依灵" w:date="2026-02-03T14:39:00Z">
        <w:r w:rsidR="006F741A" w:rsidDel="00431789">
          <w:rPr>
            <w:rFonts w:eastAsia="仿宋_GB2312" w:hint="eastAsia"/>
            <w:sz w:val="28"/>
          </w:rPr>
          <w:delText>恒生</w:delText>
        </w:r>
        <w:r w:rsidR="006F741A" w:rsidDel="00431789">
          <w:rPr>
            <w:rFonts w:eastAsia="仿宋_GB2312" w:hint="eastAsia"/>
            <w:sz w:val="28"/>
          </w:rPr>
          <w:delText>A</w:delText>
        </w:r>
        <w:r w:rsidR="006F741A" w:rsidDel="00431789">
          <w:rPr>
            <w:rFonts w:eastAsia="仿宋_GB2312" w:hint="eastAsia"/>
            <w:sz w:val="28"/>
          </w:rPr>
          <w:delText>股电网设备</w:delText>
        </w:r>
      </w:del>
      <w:ins w:id="179" w:author="罗依灵" w:date="2026-02-03T14:39:00Z">
        <w:r w:rsidR="00431789">
          <w:rPr>
            <w:rFonts w:eastAsia="仿宋_GB2312" w:hint="eastAsia"/>
            <w:sz w:val="28"/>
          </w:rPr>
          <w:t>{{</w:t>
        </w:r>
        <w:r w:rsidR="00431789">
          <w:rPr>
            <w:rFonts w:eastAsia="仿宋_GB2312" w:hint="eastAsia"/>
            <w:sz w:val="28"/>
          </w:rPr>
          <w:t>指数名称</w:t>
        </w:r>
        <w:r w:rsidR="00431789">
          <w:rPr>
            <w:rFonts w:eastAsia="仿宋_GB2312" w:hint="eastAsia"/>
            <w:sz w:val="28"/>
          </w:rPr>
          <w:t>}}</w:t>
        </w:r>
      </w:ins>
      <w:r>
        <w:rPr>
          <w:rFonts w:eastAsia="仿宋_GB2312" w:hint="eastAsia"/>
          <w:sz w:val="28"/>
        </w:rPr>
        <w:t>交易型开放式指数证券投资基金报送文件使用</w:t>
      </w:r>
    </w:p>
    <w:p w14:paraId="2EB153F9" w14:textId="77777777" w:rsidR="00257D56" w:rsidRPr="00ED52F6" w:rsidRDefault="00257D56" w:rsidP="00257D56">
      <w:pPr>
        <w:spacing w:line="360" w:lineRule="auto"/>
        <w:ind w:firstLine="420"/>
        <w:rPr>
          <w:rFonts w:eastAsia="仿宋_GB2312"/>
          <w:sz w:val="28"/>
        </w:rPr>
      </w:pPr>
    </w:p>
    <w:p w14:paraId="63EF40A9" w14:textId="77777777" w:rsidR="00257D56" w:rsidRDefault="00257D56" w:rsidP="00257D56">
      <w:pPr>
        <w:spacing w:line="360" w:lineRule="auto"/>
        <w:ind w:firstLine="420"/>
        <w:rPr>
          <w:rFonts w:eastAsia="仿宋_GB2312"/>
          <w:sz w:val="28"/>
        </w:rPr>
      </w:pPr>
    </w:p>
    <w:p w14:paraId="6C907EFD" w14:textId="77777777" w:rsidR="00257D56" w:rsidRDefault="00257D56" w:rsidP="00257D56">
      <w:pPr>
        <w:spacing w:line="360" w:lineRule="auto"/>
        <w:ind w:firstLine="420"/>
        <w:rPr>
          <w:rFonts w:eastAsia="仿宋_GB2312"/>
          <w:sz w:val="28"/>
        </w:rPr>
      </w:pPr>
    </w:p>
    <w:p w14:paraId="7E64A9D1" w14:textId="77777777" w:rsidR="00257D56" w:rsidRDefault="00257D56" w:rsidP="00257D56">
      <w:pPr>
        <w:spacing w:line="360" w:lineRule="auto"/>
        <w:jc w:val="right"/>
        <w:rPr>
          <w:rFonts w:eastAsia="仿宋_GB2312"/>
          <w:sz w:val="28"/>
        </w:rPr>
      </w:pPr>
      <w:r>
        <w:rPr>
          <w:rFonts w:eastAsia="仿宋_GB2312" w:hint="eastAsia"/>
          <w:sz w:val="28"/>
        </w:rPr>
        <w:t>南方基金管理股份有限公司</w:t>
      </w:r>
    </w:p>
    <w:p w14:paraId="76D3A524" w14:textId="77777777" w:rsidR="00257D56" w:rsidRPr="00E32A8B" w:rsidRDefault="00257D56" w:rsidP="00E32A8B">
      <w:pPr>
        <w:spacing w:line="360" w:lineRule="auto"/>
        <w:jc w:val="right"/>
        <w:rPr>
          <w:rFonts w:ascii="仿宋_GB2312" w:eastAsia="仿宋_GB2312" w:hAnsi="仿宋"/>
          <w:sz w:val="28"/>
        </w:rPr>
      </w:pPr>
      <w:r w:rsidRPr="00E32A8B">
        <w:rPr>
          <w:rFonts w:ascii="仿宋_GB2312" w:eastAsia="仿宋_GB2312" w:hAnsi="仿宋" w:hint="eastAsia"/>
          <w:sz w:val="28"/>
        </w:rPr>
        <w:t>年</w:t>
      </w:r>
      <w:r w:rsidR="00E34B74">
        <w:rPr>
          <w:rFonts w:ascii="仿宋_GB2312" w:eastAsia="仿宋_GB2312" w:hAnsi="仿宋"/>
          <w:sz w:val="28"/>
        </w:rPr>
        <w:t xml:space="preserve">  </w:t>
      </w:r>
      <w:r w:rsidRPr="00E32A8B">
        <w:rPr>
          <w:rFonts w:ascii="仿宋_GB2312" w:eastAsia="仿宋_GB2312" w:hAnsi="仿宋" w:hint="eastAsia"/>
          <w:sz w:val="28"/>
        </w:rPr>
        <w:t>月</w:t>
      </w:r>
      <w:r w:rsidR="00E34B74">
        <w:rPr>
          <w:rFonts w:ascii="仿宋_GB2312" w:eastAsia="仿宋_GB2312" w:hAnsi="仿宋"/>
          <w:sz w:val="28"/>
        </w:rPr>
        <w:t xml:space="preserve">  </w:t>
      </w:r>
      <w:r w:rsidRPr="00E32A8B">
        <w:rPr>
          <w:rFonts w:ascii="仿宋_GB2312" w:eastAsia="仿宋_GB2312" w:hAnsi="仿宋" w:hint="eastAsia"/>
          <w:sz w:val="28"/>
        </w:rPr>
        <w:t>日</w:t>
      </w:r>
    </w:p>
    <w:p w14:paraId="30735DC6" w14:textId="77777777" w:rsidR="00257D56" w:rsidRDefault="00257D56">
      <w:pPr>
        <w:rPr>
          <w:rFonts w:ascii="仿宋_GB2312" w:eastAsia="仿宋_GB2312" w:hAnsi="仿宋" w:cs="Times New Roman"/>
          <w:sz w:val="28"/>
        </w:rPr>
      </w:pPr>
      <w:r>
        <w:rPr>
          <w:rFonts w:ascii="仿宋_GB2312" w:eastAsia="仿宋_GB2312" w:hAnsi="仿宋" w:cs="Times New Roman"/>
          <w:sz w:val="28"/>
        </w:rPr>
        <w:br w:type="page"/>
      </w:r>
    </w:p>
    <w:p w14:paraId="54E14CF8" w14:textId="220E12AE" w:rsidR="00792DAC" w:rsidRDefault="00CA1804" w:rsidP="00792DAC">
      <w:pPr>
        <w:pStyle w:val="a7"/>
        <w:spacing w:beforeLines="50" w:before="156" w:line="360" w:lineRule="auto"/>
        <w:ind w:firstLine="560"/>
        <w:outlineLvl w:val="0"/>
        <w:rPr>
          <w:rFonts w:ascii="仿宋_GB2312" w:eastAsia="仿宋_GB2312" w:hAnsi="仿宋"/>
          <w:sz w:val="28"/>
        </w:rPr>
      </w:pPr>
      <w:r>
        <w:rPr>
          <w:rFonts w:ascii="仿宋_GB2312" w:eastAsia="仿宋_GB2312" w:hAnsi="仿宋" w:hint="eastAsia"/>
          <w:sz w:val="28"/>
        </w:rPr>
        <w:lastRenderedPageBreak/>
        <w:t>附件：</w:t>
      </w:r>
      <w:del w:id="180" w:author="罗依灵" w:date="2026-02-03T14:39:00Z">
        <w:r w:rsidDel="00431789">
          <w:rPr>
            <w:rFonts w:ascii="仿宋_GB2312" w:eastAsia="仿宋_GB2312" w:hAnsi="仿宋" w:hint="eastAsia"/>
            <w:sz w:val="28"/>
          </w:rPr>
          <w:delText>恒生A股电网设备</w:delText>
        </w:r>
      </w:del>
      <w:ins w:id="181" w:author="罗依灵" w:date="2026-02-03T14:39:00Z">
        <w:r w:rsidR="00431789">
          <w:rPr>
            <w:rFonts w:ascii="仿宋_GB2312" w:eastAsia="仿宋_GB2312" w:hAnsi="仿宋" w:hint="eastAsia"/>
            <w:sz w:val="28"/>
          </w:rPr>
          <w:t>{{指数名称}}</w:t>
        </w:r>
      </w:ins>
      <w:r>
        <w:rPr>
          <w:rFonts w:ascii="仿宋_GB2312" w:eastAsia="仿宋_GB2312" w:hAnsi="仿宋" w:hint="eastAsia"/>
          <w:sz w:val="28"/>
        </w:rPr>
        <w:t>指数成份</w:t>
      </w:r>
      <w:proofErr w:type="gramStart"/>
      <w:r>
        <w:rPr>
          <w:rFonts w:ascii="仿宋_GB2312" w:eastAsia="仿宋_GB2312" w:hAnsi="仿宋" w:hint="eastAsia"/>
          <w:sz w:val="28"/>
        </w:rPr>
        <w:t>股相关</w:t>
      </w:r>
      <w:proofErr w:type="gramEnd"/>
      <w:r>
        <w:rPr>
          <w:rFonts w:ascii="仿宋_GB2312" w:eastAsia="仿宋_GB2312" w:hAnsi="仿宋" w:hint="eastAsia"/>
          <w:sz w:val="28"/>
        </w:rPr>
        <w:t>情况</w:t>
      </w:r>
    </w:p>
    <w:tbl>
      <w:tblPr>
        <w:tblW w:w="85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80"/>
        <w:gridCol w:w="1420"/>
        <w:gridCol w:w="1420"/>
        <w:gridCol w:w="1120"/>
        <w:gridCol w:w="1120"/>
        <w:gridCol w:w="2380"/>
      </w:tblGrid>
      <w:tr w:rsidR="0038544E" w:rsidRPr="0038544E" w14:paraId="3DC23869" w14:textId="77777777" w:rsidTr="006F741A">
        <w:trPr>
          <w:trHeight w:val="570"/>
          <w:jc w:val="center"/>
        </w:trPr>
        <w:tc>
          <w:tcPr>
            <w:tcW w:w="1080" w:type="dxa"/>
            <w:shd w:val="clear" w:color="auto" w:fill="auto"/>
            <w:noWrap/>
            <w:vAlign w:val="center"/>
            <w:hideMark/>
          </w:tcPr>
          <w:p w14:paraId="6252B057" w14:textId="77777777" w:rsidR="0038544E" w:rsidRPr="0038544E" w:rsidRDefault="0038544E" w:rsidP="0038544E">
            <w:pPr>
              <w:jc w:val="center"/>
              <w:rPr>
                <w:rFonts w:ascii="仿宋" w:eastAsia="仿宋" w:hAnsi="仿宋"/>
                <w:b/>
                <w:color w:val="000000"/>
                <w:sz w:val="22"/>
                <w:szCs w:val="22"/>
              </w:rPr>
            </w:pPr>
            <w:r w:rsidRPr="0038544E">
              <w:rPr>
                <w:rFonts w:ascii="仿宋" w:eastAsia="仿宋" w:hAnsi="仿宋" w:hint="eastAsia"/>
                <w:b/>
                <w:color w:val="000000"/>
                <w:sz w:val="22"/>
                <w:szCs w:val="22"/>
              </w:rPr>
              <w:t>序号</w:t>
            </w:r>
          </w:p>
        </w:tc>
        <w:tc>
          <w:tcPr>
            <w:tcW w:w="1420" w:type="dxa"/>
            <w:shd w:val="clear" w:color="auto" w:fill="auto"/>
            <w:vAlign w:val="center"/>
            <w:hideMark/>
          </w:tcPr>
          <w:p w14:paraId="1943E92D" w14:textId="77777777" w:rsidR="0038544E" w:rsidRPr="0038544E" w:rsidRDefault="0038544E" w:rsidP="0038544E">
            <w:pPr>
              <w:jc w:val="center"/>
              <w:rPr>
                <w:rFonts w:ascii="仿宋" w:eastAsia="仿宋" w:hAnsi="仿宋"/>
                <w:b/>
                <w:color w:val="000000"/>
                <w:sz w:val="22"/>
                <w:szCs w:val="22"/>
              </w:rPr>
            </w:pPr>
            <w:r w:rsidRPr="0038544E">
              <w:rPr>
                <w:rFonts w:ascii="仿宋" w:eastAsia="仿宋" w:hAnsi="仿宋" w:hint="eastAsia"/>
                <w:b/>
                <w:color w:val="000000"/>
                <w:sz w:val="22"/>
                <w:szCs w:val="22"/>
              </w:rPr>
              <w:t>代码</w:t>
            </w:r>
          </w:p>
        </w:tc>
        <w:tc>
          <w:tcPr>
            <w:tcW w:w="1420" w:type="dxa"/>
            <w:shd w:val="clear" w:color="auto" w:fill="auto"/>
            <w:vAlign w:val="center"/>
            <w:hideMark/>
          </w:tcPr>
          <w:p w14:paraId="5D552894" w14:textId="77777777" w:rsidR="0038544E" w:rsidRPr="0038544E" w:rsidRDefault="0038544E" w:rsidP="0038544E">
            <w:pPr>
              <w:jc w:val="center"/>
              <w:rPr>
                <w:rFonts w:ascii="仿宋" w:eastAsia="仿宋" w:hAnsi="仿宋"/>
                <w:b/>
                <w:color w:val="000000"/>
                <w:sz w:val="22"/>
                <w:szCs w:val="22"/>
              </w:rPr>
            </w:pPr>
            <w:r w:rsidRPr="0038544E">
              <w:rPr>
                <w:rFonts w:ascii="仿宋" w:eastAsia="仿宋" w:hAnsi="仿宋" w:hint="eastAsia"/>
                <w:b/>
                <w:color w:val="000000"/>
                <w:sz w:val="22"/>
                <w:szCs w:val="22"/>
              </w:rPr>
              <w:t>名称</w:t>
            </w:r>
          </w:p>
        </w:tc>
        <w:tc>
          <w:tcPr>
            <w:tcW w:w="1120" w:type="dxa"/>
            <w:shd w:val="clear" w:color="auto" w:fill="auto"/>
            <w:vAlign w:val="center"/>
            <w:hideMark/>
          </w:tcPr>
          <w:p w14:paraId="2702AFAD" w14:textId="77777777" w:rsidR="0038544E" w:rsidRPr="0038544E" w:rsidRDefault="0038544E" w:rsidP="0038544E">
            <w:pPr>
              <w:jc w:val="center"/>
              <w:rPr>
                <w:rFonts w:ascii="仿宋" w:eastAsia="仿宋" w:hAnsi="仿宋"/>
                <w:b/>
                <w:color w:val="000000"/>
                <w:sz w:val="22"/>
                <w:szCs w:val="22"/>
              </w:rPr>
            </w:pPr>
            <w:r w:rsidRPr="0038544E">
              <w:rPr>
                <w:rFonts w:ascii="仿宋" w:eastAsia="仿宋" w:hAnsi="仿宋" w:hint="eastAsia"/>
                <w:b/>
                <w:color w:val="000000"/>
                <w:sz w:val="22"/>
                <w:szCs w:val="22"/>
              </w:rPr>
              <w:t>权重%</w:t>
            </w:r>
          </w:p>
        </w:tc>
        <w:tc>
          <w:tcPr>
            <w:tcW w:w="1120" w:type="dxa"/>
            <w:shd w:val="clear" w:color="auto" w:fill="auto"/>
            <w:noWrap/>
            <w:vAlign w:val="center"/>
            <w:hideMark/>
          </w:tcPr>
          <w:p w14:paraId="2D1A47A1" w14:textId="77777777" w:rsidR="0038544E" w:rsidRPr="0038544E" w:rsidRDefault="0038544E" w:rsidP="0038544E">
            <w:pPr>
              <w:jc w:val="center"/>
              <w:rPr>
                <w:rFonts w:ascii="仿宋" w:eastAsia="仿宋" w:hAnsi="仿宋"/>
                <w:b/>
                <w:color w:val="000000"/>
                <w:sz w:val="22"/>
                <w:szCs w:val="22"/>
              </w:rPr>
            </w:pPr>
            <w:r w:rsidRPr="0038544E">
              <w:rPr>
                <w:rFonts w:ascii="仿宋" w:eastAsia="仿宋" w:hAnsi="仿宋" w:hint="eastAsia"/>
                <w:b/>
                <w:color w:val="000000"/>
                <w:sz w:val="22"/>
                <w:szCs w:val="22"/>
              </w:rPr>
              <w:t>上市地</w:t>
            </w:r>
          </w:p>
        </w:tc>
        <w:tc>
          <w:tcPr>
            <w:tcW w:w="2380" w:type="dxa"/>
            <w:shd w:val="clear" w:color="auto" w:fill="auto"/>
            <w:vAlign w:val="center"/>
            <w:hideMark/>
          </w:tcPr>
          <w:p w14:paraId="643AC5C6" w14:textId="77777777" w:rsidR="0038544E" w:rsidRPr="0038544E" w:rsidRDefault="0038544E" w:rsidP="0038544E">
            <w:pPr>
              <w:jc w:val="center"/>
              <w:rPr>
                <w:rFonts w:ascii="仿宋" w:eastAsia="仿宋" w:hAnsi="仿宋"/>
                <w:b/>
                <w:color w:val="000000"/>
                <w:sz w:val="22"/>
                <w:szCs w:val="22"/>
              </w:rPr>
            </w:pPr>
            <w:r w:rsidRPr="0038544E">
              <w:rPr>
                <w:rFonts w:ascii="仿宋" w:eastAsia="仿宋" w:hAnsi="仿宋" w:hint="eastAsia"/>
                <w:b/>
                <w:color w:val="000000"/>
                <w:sz w:val="22"/>
                <w:szCs w:val="22"/>
              </w:rPr>
              <w:t>近一年日均成交额</w:t>
            </w:r>
            <w:r w:rsidRPr="0038544E">
              <w:rPr>
                <w:rFonts w:ascii="仿宋" w:eastAsia="仿宋" w:hAnsi="仿宋" w:hint="eastAsia"/>
                <w:b/>
                <w:color w:val="000000"/>
                <w:sz w:val="22"/>
                <w:szCs w:val="22"/>
              </w:rPr>
              <w:br/>
              <w:t>（亿元）</w:t>
            </w:r>
          </w:p>
        </w:tc>
      </w:tr>
      <w:tr w:rsidR="0038544E" w:rsidRPr="0038544E" w14:paraId="65E400E8" w14:textId="77777777" w:rsidTr="006F741A">
        <w:trPr>
          <w:trHeight w:val="285"/>
          <w:jc w:val="center"/>
        </w:trPr>
        <w:tc>
          <w:tcPr>
            <w:tcW w:w="1080" w:type="dxa"/>
            <w:shd w:val="clear" w:color="auto" w:fill="auto"/>
            <w:noWrap/>
            <w:vAlign w:val="center"/>
            <w:hideMark/>
          </w:tcPr>
          <w:p w14:paraId="5EFAFB2B"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1</w:t>
            </w:r>
          </w:p>
        </w:tc>
        <w:tc>
          <w:tcPr>
            <w:tcW w:w="1420" w:type="dxa"/>
            <w:shd w:val="clear" w:color="auto" w:fill="auto"/>
            <w:noWrap/>
            <w:vAlign w:val="center"/>
            <w:hideMark/>
          </w:tcPr>
          <w:p w14:paraId="5D829775"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600089.SH</w:t>
            </w:r>
          </w:p>
        </w:tc>
        <w:tc>
          <w:tcPr>
            <w:tcW w:w="1420" w:type="dxa"/>
            <w:shd w:val="clear" w:color="auto" w:fill="auto"/>
            <w:noWrap/>
            <w:vAlign w:val="center"/>
            <w:hideMark/>
          </w:tcPr>
          <w:p w14:paraId="75F9407D"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特变电工</w:t>
            </w:r>
          </w:p>
        </w:tc>
        <w:tc>
          <w:tcPr>
            <w:tcW w:w="1120" w:type="dxa"/>
            <w:shd w:val="clear" w:color="auto" w:fill="auto"/>
            <w:noWrap/>
            <w:vAlign w:val="center"/>
            <w:hideMark/>
          </w:tcPr>
          <w:p w14:paraId="762BE535"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 xml:space="preserve">10.95 </w:t>
            </w:r>
          </w:p>
        </w:tc>
        <w:tc>
          <w:tcPr>
            <w:tcW w:w="1120" w:type="dxa"/>
            <w:shd w:val="clear" w:color="auto" w:fill="auto"/>
            <w:noWrap/>
            <w:vAlign w:val="center"/>
            <w:hideMark/>
          </w:tcPr>
          <w:p w14:paraId="0D050E61"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上海</w:t>
            </w:r>
          </w:p>
        </w:tc>
        <w:tc>
          <w:tcPr>
            <w:tcW w:w="2380" w:type="dxa"/>
            <w:shd w:val="clear" w:color="auto" w:fill="auto"/>
            <w:noWrap/>
            <w:vAlign w:val="center"/>
            <w:hideMark/>
          </w:tcPr>
          <w:p w14:paraId="160556EA"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 xml:space="preserve">12.28 </w:t>
            </w:r>
          </w:p>
        </w:tc>
      </w:tr>
      <w:tr w:rsidR="0038544E" w:rsidRPr="0038544E" w14:paraId="041F7632" w14:textId="77777777" w:rsidTr="006F741A">
        <w:trPr>
          <w:trHeight w:val="285"/>
          <w:jc w:val="center"/>
        </w:trPr>
        <w:tc>
          <w:tcPr>
            <w:tcW w:w="1080" w:type="dxa"/>
            <w:shd w:val="clear" w:color="auto" w:fill="auto"/>
            <w:noWrap/>
            <w:vAlign w:val="center"/>
            <w:hideMark/>
          </w:tcPr>
          <w:p w14:paraId="7703C36E"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2</w:t>
            </w:r>
          </w:p>
        </w:tc>
        <w:tc>
          <w:tcPr>
            <w:tcW w:w="1420" w:type="dxa"/>
            <w:shd w:val="clear" w:color="auto" w:fill="auto"/>
            <w:noWrap/>
            <w:vAlign w:val="center"/>
            <w:hideMark/>
          </w:tcPr>
          <w:p w14:paraId="666D5C87"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600406.SH</w:t>
            </w:r>
          </w:p>
        </w:tc>
        <w:tc>
          <w:tcPr>
            <w:tcW w:w="1420" w:type="dxa"/>
            <w:shd w:val="clear" w:color="auto" w:fill="auto"/>
            <w:noWrap/>
            <w:vAlign w:val="center"/>
            <w:hideMark/>
          </w:tcPr>
          <w:p w14:paraId="0C8393C4"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国电南瑞</w:t>
            </w:r>
          </w:p>
        </w:tc>
        <w:tc>
          <w:tcPr>
            <w:tcW w:w="1120" w:type="dxa"/>
            <w:shd w:val="clear" w:color="auto" w:fill="auto"/>
            <w:noWrap/>
            <w:vAlign w:val="center"/>
            <w:hideMark/>
          </w:tcPr>
          <w:p w14:paraId="2EC88F2F"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 xml:space="preserve">10.77 </w:t>
            </w:r>
          </w:p>
        </w:tc>
        <w:tc>
          <w:tcPr>
            <w:tcW w:w="1120" w:type="dxa"/>
            <w:shd w:val="clear" w:color="auto" w:fill="auto"/>
            <w:noWrap/>
            <w:vAlign w:val="center"/>
            <w:hideMark/>
          </w:tcPr>
          <w:p w14:paraId="5F29D4C4"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上海</w:t>
            </w:r>
          </w:p>
        </w:tc>
        <w:tc>
          <w:tcPr>
            <w:tcW w:w="2380" w:type="dxa"/>
            <w:shd w:val="clear" w:color="auto" w:fill="auto"/>
            <w:noWrap/>
            <w:vAlign w:val="center"/>
            <w:hideMark/>
          </w:tcPr>
          <w:p w14:paraId="62D4431C"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 xml:space="preserve">9.07 </w:t>
            </w:r>
          </w:p>
        </w:tc>
      </w:tr>
      <w:tr w:rsidR="0038544E" w:rsidRPr="0038544E" w14:paraId="5A848FDB" w14:textId="77777777" w:rsidTr="006F741A">
        <w:trPr>
          <w:trHeight w:val="285"/>
          <w:jc w:val="center"/>
        </w:trPr>
        <w:tc>
          <w:tcPr>
            <w:tcW w:w="1080" w:type="dxa"/>
            <w:shd w:val="clear" w:color="auto" w:fill="auto"/>
            <w:noWrap/>
            <w:vAlign w:val="center"/>
            <w:hideMark/>
          </w:tcPr>
          <w:p w14:paraId="46061AA7"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3</w:t>
            </w:r>
          </w:p>
        </w:tc>
        <w:tc>
          <w:tcPr>
            <w:tcW w:w="1420" w:type="dxa"/>
            <w:shd w:val="clear" w:color="auto" w:fill="auto"/>
            <w:noWrap/>
            <w:vAlign w:val="center"/>
            <w:hideMark/>
          </w:tcPr>
          <w:p w14:paraId="7339653C"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002028.SZ</w:t>
            </w:r>
          </w:p>
        </w:tc>
        <w:tc>
          <w:tcPr>
            <w:tcW w:w="1420" w:type="dxa"/>
            <w:shd w:val="clear" w:color="auto" w:fill="auto"/>
            <w:noWrap/>
            <w:vAlign w:val="center"/>
            <w:hideMark/>
          </w:tcPr>
          <w:p w14:paraId="7BEDB690"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思源电气</w:t>
            </w:r>
          </w:p>
        </w:tc>
        <w:tc>
          <w:tcPr>
            <w:tcW w:w="1120" w:type="dxa"/>
            <w:shd w:val="clear" w:color="auto" w:fill="auto"/>
            <w:noWrap/>
            <w:vAlign w:val="center"/>
            <w:hideMark/>
          </w:tcPr>
          <w:p w14:paraId="6981B79C"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 xml:space="preserve">9.05 </w:t>
            </w:r>
          </w:p>
        </w:tc>
        <w:tc>
          <w:tcPr>
            <w:tcW w:w="1120" w:type="dxa"/>
            <w:shd w:val="clear" w:color="auto" w:fill="auto"/>
            <w:noWrap/>
            <w:vAlign w:val="center"/>
            <w:hideMark/>
          </w:tcPr>
          <w:p w14:paraId="306DBAE8"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深圳</w:t>
            </w:r>
          </w:p>
        </w:tc>
        <w:tc>
          <w:tcPr>
            <w:tcW w:w="2380" w:type="dxa"/>
            <w:shd w:val="clear" w:color="auto" w:fill="auto"/>
            <w:noWrap/>
            <w:vAlign w:val="center"/>
            <w:hideMark/>
          </w:tcPr>
          <w:p w14:paraId="7CA82AF2"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 xml:space="preserve">5.23 </w:t>
            </w:r>
          </w:p>
        </w:tc>
      </w:tr>
      <w:tr w:rsidR="0038544E" w:rsidRPr="0038544E" w14:paraId="223D0007" w14:textId="77777777" w:rsidTr="006F741A">
        <w:trPr>
          <w:trHeight w:val="285"/>
          <w:jc w:val="center"/>
        </w:trPr>
        <w:tc>
          <w:tcPr>
            <w:tcW w:w="1080" w:type="dxa"/>
            <w:shd w:val="clear" w:color="auto" w:fill="auto"/>
            <w:noWrap/>
            <w:vAlign w:val="center"/>
            <w:hideMark/>
          </w:tcPr>
          <w:p w14:paraId="2A8FADD6"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4</w:t>
            </w:r>
          </w:p>
        </w:tc>
        <w:tc>
          <w:tcPr>
            <w:tcW w:w="1420" w:type="dxa"/>
            <w:shd w:val="clear" w:color="auto" w:fill="auto"/>
            <w:noWrap/>
            <w:vAlign w:val="center"/>
            <w:hideMark/>
          </w:tcPr>
          <w:p w14:paraId="650CA615"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600522.SH</w:t>
            </w:r>
          </w:p>
        </w:tc>
        <w:tc>
          <w:tcPr>
            <w:tcW w:w="1420" w:type="dxa"/>
            <w:shd w:val="clear" w:color="auto" w:fill="auto"/>
            <w:noWrap/>
            <w:vAlign w:val="center"/>
            <w:hideMark/>
          </w:tcPr>
          <w:p w14:paraId="314C6E70"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中天科技</w:t>
            </w:r>
          </w:p>
        </w:tc>
        <w:tc>
          <w:tcPr>
            <w:tcW w:w="1120" w:type="dxa"/>
            <w:shd w:val="clear" w:color="auto" w:fill="auto"/>
            <w:noWrap/>
            <w:vAlign w:val="center"/>
            <w:hideMark/>
          </w:tcPr>
          <w:p w14:paraId="5C358D5C"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 xml:space="preserve">5.12 </w:t>
            </w:r>
          </w:p>
        </w:tc>
        <w:tc>
          <w:tcPr>
            <w:tcW w:w="1120" w:type="dxa"/>
            <w:shd w:val="clear" w:color="auto" w:fill="auto"/>
            <w:noWrap/>
            <w:vAlign w:val="center"/>
            <w:hideMark/>
          </w:tcPr>
          <w:p w14:paraId="0D7CF7FD"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上海</w:t>
            </w:r>
          </w:p>
        </w:tc>
        <w:tc>
          <w:tcPr>
            <w:tcW w:w="2380" w:type="dxa"/>
            <w:shd w:val="clear" w:color="auto" w:fill="auto"/>
            <w:noWrap/>
            <w:vAlign w:val="center"/>
            <w:hideMark/>
          </w:tcPr>
          <w:p w14:paraId="0E42582A"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 xml:space="preserve">11.99 </w:t>
            </w:r>
          </w:p>
        </w:tc>
      </w:tr>
      <w:tr w:rsidR="0038544E" w:rsidRPr="0038544E" w14:paraId="4EAC314B" w14:textId="77777777" w:rsidTr="006F741A">
        <w:trPr>
          <w:trHeight w:val="285"/>
          <w:jc w:val="center"/>
        </w:trPr>
        <w:tc>
          <w:tcPr>
            <w:tcW w:w="1080" w:type="dxa"/>
            <w:shd w:val="clear" w:color="auto" w:fill="auto"/>
            <w:noWrap/>
            <w:vAlign w:val="center"/>
            <w:hideMark/>
          </w:tcPr>
          <w:p w14:paraId="1936CBEF"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5</w:t>
            </w:r>
          </w:p>
        </w:tc>
        <w:tc>
          <w:tcPr>
            <w:tcW w:w="1420" w:type="dxa"/>
            <w:shd w:val="clear" w:color="auto" w:fill="auto"/>
            <w:noWrap/>
            <w:vAlign w:val="center"/>
            <w:hideMark/>
          </w:tcPr>
          <w:p w14:paraId="663A5CEC"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600487.SH</w:t>
            </w:r>
          </w:p>
        </w:tc>
        <w:tc>
          <w:tcPr>
            <w:tcW w:w="1420" w:type="dxa"/>
            <w:shd w:val="clear" w:color="auto" w:fill="auto"/>
            <w:noWrap/>
            <w:vAlign w:val="center"/>
            <w:hideMark/>
          </w:tcPr>
          <w:p w14:paraId="680BC66A"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亨通光电</w:t>
            </w:r>
          </w:p>
        </w:tc>
        <w:tc>
          <w:tcPr>
            <w:tcW w:w="1120" w:type="dxa"/>
            <w:shd w:val="clear" w:color="auto" w:fill="auto"/>
            <w:noWrap/>
            <w:vAlign w:val="center"/>
            <w:hideMark/>
          </w:tcPr>
          <w:p w14:paraId="26C7B3F1"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 xml:space="preserve">4.88 </w:t>
            </w:r>
          </w:p>
        </w:tc>
        <w:tc>
          <w:tcPr>
            <w:tcW w:w="1120" w:type="dxa"/>
            <w:shd w:val="clear" w:color="auto" w:fill="auto"/>
            <w:noWrap/>
            <w:vAlign w:val="center"/>
            <w:hideMark/>
          </w:tcPr>
          <w:p w14:paraId="564ED973"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上海</w:t>
            </w:r>
          </w:p>
        </w:tc>
        <w:tc>
          <w:tcPr>
            <w:tcW w:w="2380" w:type="dxa"/>
            <w:shd w:val="clear" w:color="auto" w:fill="auto"/>
            <w:noWrap/>
            <w:vAlign w:val="center"/>
            <w:hideMark/>
          </w:tcPr>
          <w:p w14:paraId="29F8F3C2"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 xml:space="preserve">12.07 </w:t>
            </w:r>
          </w:p>
        </w:tc>
      </w:tr>
      <w:tr w:rsidR="0038544E" w:rsidRPr="0038544E" w14:paraId="2C0B7568" w14:textId="77777777" w:rsidTr="006F741A">
        <w:trPr>
          <w:trHeight w:val="285"/>
          <w:jc w:val="center"/>
        </w:trPr>
        <w:tc>
          <w:tcPr>
            <w:tcW w:w="1080" w:type="dxa"/>
            <w:shd w:val="clear" w:color="auto" w:fill="auto"/>
            <w:noWrap/>
            <w:vAlign w:val="center"/>
            <w:hideMark/>
          </w:tcPr>
          <w:p w14:paraId="3EEBDF97"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6</w:t>
            </w:r>
          </w:p>
        </w:tc>
        <w:tc>
          <w:tcPr>
            <w:tcW w:w="1420" w:type="dxa"/>
            <w:shd w:val="clear" w:color="auto" w:fill="auto"/>
            <w:noWrap/>
            <w:vAlign w:val="center"/>
            <w:hideMark/>
          </w:tcPr>
          <w:p w14:paraId="79ED796C"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601877.SH</w:t>
            </w:r>
          </w:p>
        </w:tc>
        <w:tc>
          <w:tcPr>
            <w:tcW w:w="1420" w:type="dxa"/>
            <w:shd w:val="clear" w:color="auto" w:fill="auto"/>
            <w:noWrap/>
            <w:vAlign w:val="center"/>
            <w:hideMark/>
          </w:tcPr>
          <w:p w14:paraId="26580EB6"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正泰电器</w:t>
            </w:r>
          </w:p>
        </w:tc>
        <w:tc>
          <w:tcPr>
            <w:tcW w:w="1120" w:type="dxa"/>
            <w:shd w:val="clear" w:color="auto" w:fill="auto"/>
            <w:noWrap/>
            <w:vAlign w:val="center"/>
            <w:hideMark/>
          </w:tcPr>
          <w:p w14:paraId="1B3913F1"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 xml:space="preserve">2.97 </w:t>
            </w:r>
          </w:p>
        </w:tc>
        <w:tc>
          <w:tcPr>
            <w:tcW w:w="1120" w:type="dxa"/>
            <w:shd w:val="clear" w:color="auto" w:fill="auto"/>
            <w:noWrap/>
            <w:vAlign w:val="center"/>
            <w:hideMark/>
          </w:tcPr>
          <w:p w14:paraId="77BEC463"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上海</w:t>
            </w:r>
          </w:p>
        </w:tc>
        <w:tc>
          <w:tcPr>
            <w:tcW w:w="2380" w:type="dxa"/>
            <w:shd w:val="clear" w:color="auto" w:fill="auto"/>
            <w:noWrap/>
            <w:vAlign w:val="center"/>
            <w:hideMark/>
          </w:tcPr>
          <w:p w14:paraId="6C8100E0"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 xml:space="preserve">4.22 </w:t>
            </w:r>
          </w:p>
        </w:tc>
      </w:tr>
      <w:tr w:rsidR="0038544E" w:rsidRPr="0038544E" w14:paraId="462ADFD1" w14:textId="77777777" w:rsidTr="006F741A">
        <w:trPr>
          <w:trHeight w:val="285"/>
          <w:jc w:val="center"/>
        </w:trPr>
        <w:tc>
          <w:tcPr>
            <w:tcW w:w="1080" w:type="dxa"/>
            <w:shd w:val="clear" w:color="auto" w:fill="auto"/>
            <w:noWrap/>
            <w:vAlign w:val="center"/>
            <w:hideMark/>
          </w:tcPr>
          <w:p w14:paraId="4EA3DD23"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7</w:t>
            </w:r>
          </w:p>
        </w:tc>
        <w:tc>
          <w:tcPr>
            <w:tcW w:w="1420" w:type="dxa"/>
            <w:shd w:val="clear" w:color="auto" w:fill="auto"/>
            <w:noWrap/>
            <w:vAlign w:val="center"/>
            <w:hideMark/>
          </w:tcPr>
          <w:p w14:paraId="7F67770E"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600885.SH</w:t>
            </w:r>
          </w:p>
        </w:tc>
        <w:tc>
          <w:tcPr>
            <w:tcW w:w="1420" w:type="dxa"/>
            <w:shd w:val="clear" w:color="auto" w:fill="auto"/>
            <w:noWrap/>
            <w:vAlign w:val="center"/>
            <w:hideMark/>
          </w:tcPr>
          <w:p w14:paraId="3F4F5124"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宏发股份</w:t>
            </w:r>
          </w:p>
        </w:tc>
        <w:tc>
          <w:tcPr>
            <w:tcW w:w="1120" w:type="dxa"/>
            <w:shd w:val="clear" w:color="auto" w:fill="auto"/>
            <w:noWrap/>
            <w:vAlign w:val="center"/>
            <w:hideMark/>
          </w:tcPr>
          <w:p w14:paraId="60E8B20F"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 xml:space="preserve">2.95 </w:t>
            </w:r>
          </w:p>
        </w:tc>
        <w:tc>
          <w:tcPr>
            <w:tcW w:w="1120" w:type="dxa"/>
            <w:shd w:val="clear" w:color="auto" w:fill="auto"/>
            <w:noWrap/>
            <w:vAlign w:val="center"/>
            <w:hideMark/>
          </w:tcPr>
          <w:p w14:paraId="5A03DD70"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上海</w:t>
            </w:r>
          </w:p>
        </w:tc>
        <w:tc>
          <w:tcPr>
            <w:tcW w:w="2380" w:type="dxa"/>
            <w:shd w:val="clear" w:color="auto" w:fill="auto"/>
            <w:noWrap/>
            <w:vAlign w:val="center"/>
            <w:hideMark/>
          </w:tcPr>
          <w:p w14:paraId="6152F26B"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 xml:space="preserve">3.38 </w:t>
            </w:r>
          </w:p>
        </w:tc>
      </w:tr>
      <w:tr w:rsidR="0038544E" w:rsidRPr="0038544E" w14:paraId="163C61BB" w14:textId="77777777" w:rsidTr="006F741A">
        <w:trPr>
          <w:trHeight w:val="285"/>
          <w:jc w:val="center"/>
        </w:trPr>
        <w:tc>
          <w:tcPr>
            <w:tcW w:w="1080" w:type="dxa"/>
            <w:shd w:val="clear" w:color="auto" w:fill="auto"/>
            <w:noWrap/>
            <w:vAlign w:val="center"/>
            <w:hideMark/>
          </w:tcPr>
          <w:p w14:paraId="75D932CF"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8</w:t>
            </w:r>
          </w:p>
        </w:tc>
        <w:tc>
          <w:tcPr>
            <w:tcW w:w="1420" w:type="dxa"/>
            <w:shd w:val="clear" w:color="auto" w:fill="auto"/>
            <w:noWrap/>
            <w:vAlign w:val="center"/>
            <w:hideMark/>
          </w:tcPr>
          <w:p w14:paraId="287F1FE5"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603606.SH</w:t>
            </w:r>
          </w:p>
        </w:tc>
        <w:tc>
          <w:tcPr>
            <w:tcW w:w="1420" w:type="dxa"/>
            <w:shd w:val="clear" w:color="auto" w:fill="auto"/>
            <w:noWrap/>
            <w:vAlign w:val="center"/>
            <w:hideMark/>
          </w:tcPr>
          <w:p w14:paraId="2FF74EDD"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东方电缆</w:t>
            </w:r>
          </w:p>
        </w:tc>
        <w:tc>
          <w:tcPr>
            <w:tcW w:w="1120" w:type="dxa"/>
            <w:shd w:val="clear" w:color="auto" w:fill="auto"/>
            <w:noWrap/>
            <w:vAlign w:val="center"/>
            <w:hideMark/>
          </w:tcPr>
          <w:p w14:paraId="3D993061"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 xml:space="preserve">2.86 </w:t>
            </w:r>
          </w:p>
        </w:tc>
        <w:tc>
          <w:tcPr>
            <w:tcW w:w="1120" w:type="dxa"/>
            <w:shd w:val="clear" w:color="auto" w:fill="auto"/>
            <w:noWrap/>
            <w:vAlign w:val="center"/>
            <w:hideMark/>
          </w:tcPr>
          <w:p w14:paraId="38E1C6A4"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上海</w:t>
            </w:r>
          </w:p>
        </w:tc>
        <w:tc>
          <w:tcPr>
            <w:tcW w:w="2380" w:type="dxa"/>
            <w:shd w:val="clear" w:color="auto" w:fill="auto"/>
            <w:noWrap/>
            <w:vAlign w:val="center"/>
            <w:hideMark/>
          </w:tcPr>
          <w:p w14:paraId="488E4D68"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 xml:space="preserve">4.88 </w:t>
            </w:r>
          </w:p>
        </w:tc>
      </w:tr>
      <w:tr w:rsidR="0038544E" w:rsidRPr="0038544E" w14:paraId="0C54F84A" w14:textId="77777777" w:rsidTr="006F741A">
        <w:trPr>
          <w:trHeight w:val="285"/>
          <w:jc w:val="center"/>
        </w:trPr>
        <w:tc>
          <w:tcPr>
            <w:tcW w:w="1080" w:type="dxa"/>
            <w:shd w:val="clear" w:color="auto" w:fill="auto"/>
            <w:noWrap/>
            <w:vAlign w:val="center"/>
            <w:hideMark/>
          </w:tcPr>
          <w:p w14:paraId="257DF955"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9</w:t>
            </w:r>
          </w:p>
        </w:tc>
        <w:tc>
          <w:tcPr>
            <w:tcW w:w="1420" w:type="dxa"/>
            <w:shd w:val="clear" w:color="auto" w:fill="auto"/>
            <w:noWrap/>
            <w:vAlign w:val="center"/>
            <w:hideMark/>
          </w:tcPr>
          <w:p w14:paraId="6CD306C5"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300001.SZ</w:t>
            </w:r>
          </w:p>
        </w:tc>
        <w:tc>
          <w:tcPr>
            <w:tcW w:w="1420" w:type="dxa"/>
            <w:shd w:val="clear" w:color="auto" w:fill="auto"/>
            <w:noWrap/>
            <w:vAlign w:val="center"/>
            <w:hideMark/>
          </w:tcPr>
          <w:p w14:paraId="76B7AC0C" w14:textId="77777777" w:rsidR="0038544E" w:rsidRPr="0038544E" w:rsidRDefault="0038544E" w:rsidP="0038544E">
            <w:pPr>
              <w:jc w:val="center"/>
              <w:rPr>
                <w:rFonts w:ascii="仿宋" w:eastAsia="仿宋" w:hAnsi="仿宋"/>
                <w:color w:val="000000"/>
                <w:sz w:val="22"/>
                <w:szCs w:val="22"/>
              </w:rPr>
            </w:pPr>
            <w:proofErr w:type="gramStart"/>
            <w:r w:rsidRPr="0038544E">
              <w:rPr>
                <w:rFonts w:ascii="仿宋" w:eastAsia="仿宋" w:hAnsi="仿宋" w:hint="eastAsia"/>
                <w:color w:val="000000"/>
                <w:sz w:val="22"/>
                <w:szCs w:val="22"/>
              </w:rPr>
              <w:t>特锐德</w:t>
            </w:r>
            <w:proofErr w:type="gramEnd"/>
          </w:p>
        </w:tc>
        <w:tc>
          <w:tcPr>
            <w:tcW w:w="1120" w:type="dxa"/>
            <w:shd w:val="clear" w:color="auto" w:fill="auto"/>
            <w:noWrap/>
            <w:vAlign w:val="center"/>
            <w:hideMark/>
          </w:tcPr>
          <w:p w14:paraId="7F504B8E"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 xml:space="preserve">2.38 </w:t>
            </w:r>
          </w:p>
        </w:tc>
        <w:tc>
          <w:tcPr>
            <w:tcW w:w="1120" w:type="dxa"/>
            <w:shd w:val="clear" w:color="auto" w:fill="auto"/>
            <w:noWrap/>
            <w:vAlign w:val="center"/>
            <w:hideMark/>
          </w:tcPr>
          <w:p w14:paraId="466F88E3"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深圳</w:t>
            </w:r>
          </w:p>
        </w:tc>
        <w:tc>
          <w:tcPr>
            <w:tcW w:w="2380" w:type="dxa"/>
            <w:shd w:val="clear" w:color="auto" w:fill="auto"/>
            <w:noWrap/>
            <w:vAlign w:val="center"/>
            <w:hideMark/>
          </w:tcPr>
          <w:p w14:paraId="3FE34182"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 xml:space="preserve">5.41 </w:t>
            </w:r>
          </w:p>
        </w:tc>
      </w:tr>
      <w:tr w:rsidR="0038544E" w:rsidRPr="0038544E" w14:paraId="2E7CA8B2" w14:textId="77777777" w:rsidTr="006F741A">
        <w:trPr>
          <w:trHeight w:val="285"/>
          <w:jc w:val="center"/>
        </w:trPr>
        <w:tc>
          <w:tcPr>
            <w:tcW w:w="1080" w:type="dxa"/>
            <w:shd w:val="clear" w:color="auto" w:fill="auto"/>
            <w:noWrap/>
            <w:vAlign w:val="center"/>
            <w:hideMark/>
          </w:tcPr>
          <w:p w14:paraId="32C5DD1D"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10</w:t>
            </w:r>
          </w:p>
        </w:tc>
        <w:tc>
          <w:tcPr>
            <w:tcW w:w="1420" w:type="dxa"/>
            <w:shd w:val="clear" w:color="auto" w:fill="auto"/>
            <w:noWrap/>
            <w:vAlign w:val="center"/>
            <w:hideMark/>
          </w:tcPr>
          <w:p w14:paraId="6BC07E25"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688676.SH</w:t>
            </w:r>
          </w:p>
        </w:tc>
        <w:tc>
          <w:tcPr>
            <w:tcW w:w="1420" w:type="dxa"/>
            <w:shd w:val="clear" w:color="auto" w:fill="auto"/>
            <w:noWrap/>
            <w:vAlign w:val="center"/>
            <w:hideMark/>
          </w:tcPr>
          <w:p w14:paraId="52B43EC3"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金盘科技</w:t>
            </w:r>
          </w:p>
        </w:tc>
        <w:tc>
          <w:tcPr>
            <w:tcW w:w="1120" w:type="dxa"/>
            <w:shd w:val="clear" w:color="auto" w:fill="auto"/>
            <w:noWrap/>
            <w:vAlign w:val="center"/>
            <w:hideMark/>
          </w:tcPr>
          <w:p w14:paraId="67D89947"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 xml:space="preserve">2.09 </w:t>
            </w:r>
          </w:p>
        </w:tc>
        <w:tc>
          <w:tcPr>
            <w:tcW w:w="1120" w:type="dxa"/>
            <w:shd w:val="clear" w:color="auto" w:fill="auto"/>
            <w:noWrap/>
            <w:vAlign w:val="center"/>
            <w:hideMark/>
          </w:tcPr>
          <w:p w14:paraId="7B7D1BD8"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上海</w:t>
            </w:r>
          </w:p>
        </w:tc>
        <w:tc>
          <w:tcPr>
            <w:tcW w:w="2380" w:type="dxa"/>
            <w:shd w:val="clear" w:color="auto" w:fill="auto"/>
            <w:noWrap/>
            <w:vAlign w:val="center"/>
            <w:hideMark/>
          </w:tcPr>
          <w:p w14:paraId="09A2329F"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 xml:space="preserve">7.17 </w:t>
            </w:r>
          </w:p>
        </w:tc>
      </w:tr>
      <w:tr w:rsidR="0038544E" w:rsidRPr="0038544E" w14:paraId="2202608C" w14:textId="77777777" w:rsidTr="006F741A">
        <w:trPr>
          <w:trHeight w:val="285"/>
          <w:jc w:val="center"/>
        </w:trPr>
        <w:tc>
          <w:tcPr>
            <w:tcW w:w="1080" w:type="dxa"/>
            <w:shd w:val="clear" w:color="auto" w:fill="auto"/>
            <w:noWrap/>
            <w:vAlign w:val="center"/>
            <w:hideMark/>
          </w:tcPr>
          <w:p w14:paraId="7F609192"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11</w:t>
            </w:r>
          </w:p>
        </w:tc>
        <w:tc>
          <w:tcPr>
            <w:tcW w:w="1420" w:type="dxa"/>
            <w:shd w:val="clear" w:color="auto" w:fill="auto"/>
            <w:noWrap/>
            <w:vAlign w:val="center"/>
            <w:hideMark/>
          </w:tcPr>
          <w:p w14:paraId="36BD973C"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000400.SZ</w:t>
            </w:r>
          </w:p>
        </w:tc>
        <w:tc>
          <w:tcPr>
            <w:tcW w:w="1420" w:type="dxa"/>
            <w:shd w:val="clear" w:color="auto" w:fill="auto"/>
            <w:noWrap/>
            <w:vAlign w:val="center"/>
            <w:hideMark/>
          </w:tcPr>
          <w:p w14:paraId="225FA2C1"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许继电气</w:t>
            </w:r>
          </w:p>
        </w:tc>
        <w:tc>
          <w:tcPr>
            <w:tcW w:w="1120" w:type="dxa"/>
            <w:shd w:val="clear" w:color="auto" w:fill="auto"/>
            <w:noWrap/>
            <w:vAlign w:val="center"/>
            <w:hideMark/>
          </w:tcPr>
          <w:p w14:paraId="49F3844E"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 xml:space="preserve">2.09 </w:t>
            </w:r>
          </w:p>
        </w:tc>
        <w:tc>
          <w:tcPr>
            <w:tcW w:w="1120" w:type="dxa"/>
            <w:shd w:val="clear" w:color="auto" w:fill="auto"/>
            <w:noWrap/>
            <w:vAlign w:val="center"/>
            <w:hideMark/>
          </w:tcPr>
          <w:p w14:paraId="1E277509"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深圳</w:t>
            </w:r>
          </w:p>
        </w:tc>
        <w:tc>
          <w:tcPr>
            <w:tcW w:w="2380" w:type="dxa"/>
            <w:shd w:val="clear" w:color="auto" w:fill="auto"/>
            <w:noWrap/>
            <w:vAlign w:val="center"/>
            <w:hideMark/>
          </w:tcPr>
          <w:p w14:paraId="6AC1A5CC"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 xml:space="preserve">5.83 </w:t>
            </w:r>
          </w:p>
        </w:tc>
      </w:tr>
      <w:tr w:rsidR="0038544E" w:rsidRPr="0038544E" w14:paraId="448A8069" w14:textId="77777777" w:rsidTr="006F741A">
        <w:trPr>
          <w:trHeight w:val="285"/>
          <w:jc w:val="center"/>
        </w:trPr>
        <w:tc>
          <w:tcPr>
            <w:tcW w:w="1080" w:type="dxa"/>
            <w:shd w:val="clear" w:color="auto" w:fill="auto"/>
            <w:noWrap/>
            <w:vAlign w:val="center"/>
            <w:hideMark/>
          </w:tcPr>
          <w:p w14:paraId="503EA1BE"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12</w:t>
            </w:r>
          </w:p>
        </w:tc>
        <w:tc>
          <w:tcPr>
            <w:tcW w:w="1420" w:type="dxa"/>
            <w:shd w:val="clear" w:color="auto" w:fill="auto"/>
            <w:noWrap/>
            <w:vAlign w:val="center"/>
            <w:hideMark/>
          </w:tcPr>
          <w:p w14:paraId="0DCFC96C"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600577.SH</w:t>
            </w:r>
          </w:p>
        </w:tc>
        <w:tc>
          <w:tcPr>
            <w:tcW w:w="1420" w:type="dxa"/>
            <w:shd w:val="clear" w:color="auto" w:fill="auto"/>
            <w:noWrap/>
            <w:vAlign w:val="center"/>
            <w:hideMark/>
          </w:tcPr>
          <w:p w14:paraId="776EEE13" w14:textId="77777777" w:rsidR="0038544E" w:rsidRPr="0038544E" w:rsidRDefault="0038544E" w:rsidP="0038544E">
            <w:pPr>
              <w:jc w:val="center"/>
              <w:rPr>
                <w:rFonts w:ascii="仿宋" w:eastAsia="仿宋" w:hAnsi="仿宋"/>
                <w:color w:val="000000"/>
                <w:sz w:val="22"/>
                <w:szCs w:val="22"/>
              </w:rPr>
            </w:pPr>
            <w:proofErr w:type="gramStart"/>
            <w:r w:rsidRPr="0038544E">
              <w:rPr>
                <w:rFonts w:ascii="仿宋" w:eastAsia="仿宋" w:hAnsi="仿宋" w:hint="eastAsia"/>
                <w:color w:val="000000"/>
                <w:sz w:val="22"/>
                <w:szCs w:val="22"/>
              </w:rPr>
              <w:t>精达股份</w:t>
            </w:r>
            <w:proofErr w:type="gramEnd"/>
          </w:p>
        </w:tc>
        <w:tc>
          <w:tcPr>
            <w:tcW w:w="1120" w:type="dxa"/>
            <w:shd w:val="clear" w:color="auto" w:fill="auto"/>
            <w:noWrap/>
            <w:vAlign w:val="center"/>
            <w:hideMark/>
          </w:tcPr>
          <w:p w14:paraId="75B057CB"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 xml:space="preserve">2.07 </w:t>
            </w:r>
          </w:p>
        </w:tc>
        <w:tc>
          <w:tcPr>
            <w:tcW w:w="1120" w:type="dxa"/>
            <w:shd w:val="clear" w:color="auto" w:fill="auto"/>
            <w:noWrap/>
            <w:vAlign w:val="center"/>
            <w:hideMark/>
          </w:tcPr>
          <w:p w14:paraId="0925018F"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上海</w:t>
            </w:r>
          </w:p>
        </w:tc>
        <w:tc>
          <w:tcPr>
            <w:tcW w:w="2380" w:type="dxa"/>
            <w:shd w:val="clear" w:color="auto" w:fill="auto"/>
            <w:noWrap/>
            <w:vAlign w:val="center"/>
            <w:hideMark/>
          </w:tcPr>
          <w:p w14:paraId="6BB97355"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 xml:space="preserve">9.08 </w:t>
            </w:r>
          </w:p>
        </w:tc>
      </w:tr>
      <w:tr w:rsidR="0038544E" w:rsidRPr="0038544E" w14:paraId="37B8E535" w14:textId="77777777" w:rsidTr="006F741A">
        <w:trPr>
          <w:trHeight w:val="285"/>
          <w:jc w:val="center"/>
        </w:trPr>
        <w:tc>
          <w:tcPr>
            <w:tcW w:w="1080" w:type="dxa"/>
            <w:shd w:val="clear" w:color="auto" w:fill="auto"/>
            <w:noWrap/>
            <w:vAlign w:val="center"/>
            <w:hideMark/>
          </w:tcPr>
          <w:p w14:paraId="106D11CA"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13</w:t>
            </w:r>
          </w:p>
        </w:tc>
        <w:tc>
          <w:tcPr>
            <w:tcW w:w="1420" w:type="dxa"/>
            <w:shd w:val="clear" w:color="auto" w:fill="auto"/>
            <w:noWrap/>
            <w:vAlign w:val="center"/>
            <w:hideMark/>
          </w:tcPr>
          <w:p w14:paraId="43503D76"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601179.SH</w:t>
            </w:r>
          </w:p>
        </w:tc>
        <w:tc>
          <w:tcPr>
            <w:tcW w:w="1420" w:type="dxa"/>
            <w:shd w:val="clear" w:color="auto" w:fill="auto"/>
            <w:noWrap/>
            <w:vAlign w:val="center"/>
            <w:hideMark/>
          </w:tcPr>
          <w:p w14:paraId="7852B1DA"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中国西电</w:t>
            </w:r>
          </w:p>
        </w:tc>
        <w:tc>
          <w:tcPr>
            <w:tcW w:w="1120" w:type="dxa"/>
            <w:shd w:val="clear" w:color="auto" w:fill="auto"/>
            <w:noWrap/>
            <w:vAlign w:val="center"/>
            <w:hideMark/>
          </w:tcPr>
          <w:p w14:paraId="177DFE2B"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 xml:space="preserve">1.81 </w:t>
            </w:r>
          </w:p>
        </w:tc>
        <w:tc>
          <w:tcPr>
            <w:tcW w:w="1120" w:type="dxa"/>
            <w:shd w:val="clear" w:color="auto" w:fill="auto"/>
            <w:noWrap/>
            <w:vAlign w:val="center"/>
            <w:hideMark/>
          </w:tcPr>
          <w:p w14:paraId="578C88C4"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上海</w:t>
            </w:r>
          </w:p>
        </w:tc>
        <w:tc>
          <w:tcPr>
            <w:tcW w:w="2380" w:type="dxa"/>
            <w:shd w:val="clear" w:color="auto" w:fill="auto"/>
            <w:noWrap/>
            <w:vAlign w:val="center"/>
            <w:hideMark/>
          </w:tcPr>
          <w:p w14:paraId="4567BC8A"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 xml:space="preserve">4.87 </w:t>
            </w:r>
          </w:p>
        </w:tc>
      </w:tr>
      <w:tr w:rsidR="0038544E" w:rsidRPr="0038544E" w14:paraId="4318C425" w14:textId="77777777" w:rsidTr="006F741A">
        <w:trPr>
          <w:trHeight w:val="285"/>
          <w:jc w:val="center"/>
        </w:trPr>
        <w:tc>
          <w:tcPr>
            <w:tcW w:w="1080" w:type="dxa"/>
            <w:shd w:val="clear" w:color="auto" w:fill="auto"/>
            <w:noWrap/>
            <w:vAlign w:val="center"/>
            <w:hideMark/>
          </w:tcPr>
          <w:p w14:paraId="4B3DEB62"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14</w:t>
            </w:r>
          </w:p>
        </w:tc>
        <w:tc>
          <w:tcPr>
            <w:tcW w:w="1420" w:type="dxa"/>
            <w:shd w:val="clear" w:color="auto" w:fill="auto"/>
            <w:noWrap/>
            <w:vAlign w:val="center"/>
            <w:hideMark/>
          </w:tcPr>
          <w:p w14:paraId="217BF33C"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601208.SH</w:t>
            </w:r>
          </w:p>
        </w:tc>
        <w:tc>
          <w:tcPr>
            <w:tcW w:w="1420" w:type="dxa"/>
            <w:shd w:val="clear" w:color="auto" w:fill="auto"/>
            <w:noWrap/>
            <w:vAlign w:val="center"/>
            <w:hideMark/>
          </w:tcPr>
          <w:p w14:paraId="2B2EF61A"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东</w:t>
            </w:r>
            <w:proofErr w:type="gramStart"/>
            <w:r w:rsidRPr="0038544E">
              <w:rPr>
                <w:rFonts w:ascii="仿宋" w:eastAsia="仿宋" w:hAnsi="仿宋" w:hint="eastAsia"/>
                <w:color w:val="000000"/>
                <w:sz w:val="22"/>
                <w:szCs w:val="22"/>
              </w:rPr>
              <w:t>材科技</w:t>
            </w:r>
            <w:proofErr w:type="gramEnd"/>
          </w:p>
        </w:tc>
        <w:tc>
          <w:tcPr>
            <w:tcW w:w="1120" w:type="dxa"/>
            <w:shd w:val="clear" w:color="auto" w:fill="auto"/>
            <w:noWrap/>
            <w:vAlign w:val="center"/>
            <w:hideMark/>
          </w:tcPr>
          <w:p w14:paraId="43A40ADA"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 xml:space="preserve">1.75 </w:t>
            </w:r>
          </w:p>
        </w:tc>
        <w:tc>
          <w:tcPr>
            <w:tcW w:w="1120" w:type="dxa"/>
            <w:shd w:val="clear" w:color="auto" w:fill="auto"/>
            <w:noWrap/>
            <w:vAlign w:val="center"/>
            <w:hideMark/>
          </w:tcPr>
          <w:p w14:paraId="07412B02"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上海</w:t>
            </w:r>
          </w:p>
        </w:tc>
        <w:tc>
          <w:tcPr>
            <w:tcW w:w="2380" w:type="dxa"/>
            <w:shd w:val="clear" w:color="auto" w:fill="auto"/>
            <w:noWrap/>
            <w:vAlign w:val="center"/>
            <w:hideMark/>
          </w:tcPr>
          <w:p w14:paraId="6A1BAF16"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 xml:space="preserve">5.58 </w:t>
            </w:r>
          </w:p>
        </w:tc>
      </w:tr>
      <w:tr w:rsidR="0038544E" w:rsidRPr="0038544E" w14:paraId="49C01144" w14:textId="77777777" w:rsidTr="006F741A">
        <w:trPr>
          <w:trHeight w:val="285"/>
          <w:jc w:val="center"/>
        </w:trPr>
        <w:tc>
          <w:tcPr>
            <w:tcW w:w="1080" w:type="dxa"/>
            <w:shd w:val="clear" w:color="auto" w:fill="auto"/>
            <w:noWrap/>
            <w:vAlign w:val="center"/>
            <w:hideMark/>
          </w:tcPr>
          <w:p w14:paraId="2829A186"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15</w:t>
            </w:r>
          </w:p>
        </w:tc>
        <w:tc>
          <w:tcPr>
            <w:tcW w:w="1420" w:type="dxa"/>
            <w:shd w:val="clear" w:color="auto" w:fill="auto"/>
            <w:noWrap/>
            <w:vAlign w:val="center"/>
            <w:hideMark/>
          </w:tcPr>
          <w:p w14:paraId="6026629A"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601567.SH</w:t>
            </w:r>
          </w:p>
        </w:tc>
        <w:tc>
          <w:tcPr>
            <w:tcW w:w="1420" w:type="dxa"/>
            <w:shd w:val="clear" w:color="auto" w:fill="auto"/>
            <w:noWrap/>
            <w:vAlign w:val="center"/>
            <w:hideMark/>
          </w:tcPr>
          <w:p w14:paraId="3BA18E61"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三星医疗</w:t>
            </w:r>
          </w:p>
        </w:tc>
        <w:tc>
          <w:tcPr>
            <w:tcW w:w="1120" w:type="dxa"/>
            <w:shd w:val="clear" w:color="auto" w:fill="auto"/>
            <w:noWrap/>
            <w:vAlign w:val="center"/>
            <w:hideMark/>
          </w:tcPr>
          <w:p w14:paraId="3FDFF050"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 xml:space="preserve">1.75 </w:t>
            </w:r>
          </w:p>
        </w:tc>
        <w:tc>
          <w:tcPr>
            <w:tcW w:w="1120" w:type="dxa"/>
            <w:shd w:val="clear" w:color="auto" w:fill="auto"/>
            <w:noWrap/>
            <w:vAlign w:val="center"/>
            <w:hideMark/>
          </w:tcPr>
          <w:p w14:paraId="0D12F512"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上海</w:t>
            </w:r>
          </w:p>
        </w:tc>
        <w:tc>
          <w:tcPr>
            <w:tcW w:w="2380" w:type="dxa"/>
            <w:shd w:val="clear" w:color="auto" w:fill="auto"/>
            <w:noWrap/>
            <w:vAlign w:val="center"/>
            <w:hideMark/>
          </w:tcPr>
          <w:p w14:paraId="2B507C5F"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 xml:space="preserve">3.62 </w:t>
            </w:r>
          </w:p>
        </w:tc>
      </w:tr>
      <w:tr w:rsidR="0038544E" w:rsidRPr="0038544E" w14:paraId="5C9D2C5C" w14:textId="77777777" w:rsidTr="006F741A">
        <w:trPr>
          <w:trHeight w:val="285"/>
          <w:jc w:val="center"/>
        </w:trPr>
        <w:tc>
          <w:tcPr>
            <w:tcW w:w="1080" w:type="dxa"/>
            <w:shd w:val="clear" w:color="auto" w:fill="auto"/>
            <w:noWrap/>
            <w:vAlign w:val="center"/>
            <w:hideMark/>
          </w:tcPr>
          <w:p w14:paraId="686345DA"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16</w:t>
            </w:r>
          </w:p>
        </w:tc>
        <w:tc>
          <w:tcPr>
            <w:tcW w:w="1420" w:type="dxa"/>
            <w:shd w:val="clear" w:color="auto" w:fill="auto"/>
            <w:noWrap/>
            <w:vAlign w:val="center"/>
            <w:hideMark/>
          </w:tcPr>
          <w:p w14:paraId="437BA878"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002276.SZ</w:t>
            </w:r>
          </w:p>
        </w:tc>
        <w:tc>
          <w:tcPr>
            <w:tcW w:w="1420" w:type="dxa"/>
            <w:shd w:val="clear" w:color="auto" w:fill="auto"/>
            <w:noWrap/>
            <w:vAlign w:val="center"/>
            <w:hideMark/>
          </w:tcPr>
          <w:p w14:paraId="79FAC920"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万</w:t>
            </w:r>
            <w:proofErr w:type="gramStart"/>
            <w:r w:rsidRPr="0038544E">
              <w:rPr>
                <w:rFonts w:ascii="仿宋" w:eastAsia="仿宋" w:hAnsi="仿宋" w:hint="eastAsia"/>
                <w:color w:val="000000"/>
                <w:sz w:val="22"/>
                <w:szCs w:val="22"/>
              </w:rPr>
              <w:t>马股份</w:t>
            </w:r>
            <w:proofErr w:type="gramEnd"/>
          </w:p>
        </w:tc>
        <w:tc>
          <w:tcPr>
            <w:tcW w:w="1120" w:type="dxa"/>
            <w:shd w:val="clear" w:color="auto" w:fill="auto"/>
            <w:noWrap/>
            <w:vAlign w:val="center"/>
            <w:hideMark/>
          </w:tcPr>
          <w:p w14:paraId="2502C00C"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 xml:space="preserve">1.61 </w:t>
            </w:r>
          </w:p>
        </w:tc>
        <w:tc>
          <w:tcPr>
            <w:tcW w:w="1120" w:type="dxa"/>
            <w:shd w:val="clear" w:color="auto" w:fill="auto"/>
            <w:noWrap/>
            <w:vAlign w:val="center"/>
            <w:hideMark/>
          </w:tcPr>
          <w:p w14:paraId="758E43BA"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深圳</w:t>
            </w:r>
          </w:p>
        </w:tc>
        <w:tc>
          <w:tcPr>
            <w:tcW w:w="2380" w:type="dxa"/>
            <w:shd w:val="clear" w:color="auto" w:fill="auto"/>
            <w:noWrap/>
            <w:vAlign w:val="center"/>
            <w:hideMark/>
          </w:tcPr>
          <w:p w14:paraId="6DC93FB0"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 xml:space="preserve">12.99 </w:t>
            </w:r>
          </w:p>
        </w:tc>
      </w:tr>
      <w:tr w:rsidR="0038544E" w:rsidRPr="0038544E" w14:paraId="500E9CA8" w14:textId="77777777" w:rsidTr="006F741A">
        <w:trPr>
          <w:trHeight w:val="285"/>
          <w:jc w:val="center"/>
        </w:trPr>
        <w:tc>
          <w:tcPr>
            <w:tcW w:w="1080" w:type="dxa"/>
            <w:shd w:val="clear" w:color="auto" w:fill="auto"/>
            <w:noWrap/>
            <w:vAlign w:val="center"/>
            <w:hideMark/>
          </w:tcPr>
          <w:p w14:paraId="14BBB525"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17</w:t>
            </w:r>
          </w:p>
        </w:tc>
        <w:tc>
          <w:tcPr>
            <w:tcW w:w="1420" w:type="dxa"/>
            <w:shd w:val="clear" w:color="auto" w:fill="auto"/>
            <w:noWrap/>
            <w:vAlign w:val="center"/>
            <w:hideMark/>
          </w:tcPr>
          <w:p w14:paraId="0020F941"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600312.SH</w:t>
            </w:r>
          </w:p>
        </w:tc>
        <w:tc>
          <w:tcPr>
            <w:tcW w:w="1420" w:type="dxa"/>
            <w:shd w:val="clear" w:color="auto" w:fill="auto"/>
            <w:noWrap/>
            <w:vAlign w:val="center"/>
            <w:hideMark/>
          </w:tcPr>
          <w:p w14:paraId="0C06D78E"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平高电气</w:t>
            </w:r>
          </w:p>
        </w:tc>
        <w:tc>
          <w:tcPr>
            <w:tcW w:w="1120" w:type="dxa"/>
            <w:shd w:val="clear" w:color="auto" w:fill="auto"/>
            <w:noWrap/>
            <w:vAlign w:val="center"/>
            <w:hideMark/>
          </w:tcPr>
          <w:p w14:paraId="7D882B1D"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 xml:space="preserve">1.59 </w:t>
            </w:r>
          </w:p>
        </w:tc>
        <w:tc>
          <w:tcPr>
            <w:tcW w:w="1120" w:type="dxa"/>
            <w:shd w:val="clear" w:color="auto" w:fill="auto"/>
            <w:noWrap/>
            <w:vAlign w:val="center"/>
            <w:hideMark/>
          </w:tcPr>
          <w:p w14:paraId="6BEAFF85"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上海</w:t>
            </w:r>
          </w:p>
        </w:tc>
        <w:tc>
          <w:tcPr>
            <w:tcW w:w="2380" w:type="dxa"/>
            <w:shd w:val="clear" w:color="auto" w:fill="auto"/>
            <w:noWrap/>
            <w:vAlign w:val="center"/>
            <w:hideMark/>
          </w:tcPr>
          <w:p w14:paraId="315975F2"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 xml:space="preserve">3.88 </w:t>
            </w:r>
          </w:p>
        </w:tc>
      </w:tr>
      <w:tr w:rsidR="0038544E" w:rsidRPr="0038544E" w14:paraId="01EF9823" w14:textId="77777777" w:rsidTr="006F741A">
        <w:trPr>
          <w:trHeight w:val="285"/>
          <w:jc w:val="center"/>
        </w:trPr>
        <w:tc>
          <w:tcPr>
            <w:tcW w:w="1080" w:type="dxa"/>
            <w:shd w:val="clear" w:color="auto" w:fill="auto"/>
            <w:noWrap/>
            <w:vAlign w:val="center"/>
            <w:hideMark/>
          </w:tcPr>
          <w:p w14:paraId="5B9CA768"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18</w:t>
            </w:r>
          </w:p>
        </w:tc>
        <w:tc>
          <w:tcPr>
            <w:tcW w:w="1420" w:type="dxa"/>
            <w:shd w:val="clear" w:color="auto" w:fill="auto"/>
            <w:noWrap/>
            <w:vAlign w:val="center"/>
            <w:hideMark/>
          </w:tcPr>
          <w:p w14:paraId="23CF1A79"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601126.SH</w:t>
            </w:r>
          </w:p>
        </w:tc>
        <w:tc>
          <w:tcPr>
            <w:tcW w:w="1420" w:type="dxa"/>
            <w:shd w:val="clear" w:color="auto" w:fill="auto"/>
            <w:noWrap/>
            <w:vAlign w:val="center"/>
            <w:hideMark/>
          </w:tcPr>
          <w:p w14:paraId="5B3757B1"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四方股份</w:t>
            </w:r>
          </w:p>
        </w:tc>
        <w:tc>
          <w:tcPr>
            <w:tcW w:w="1120" w:type="dxa"/>
            <w:shd w:val="clear" w:color="auto" w:fill="auto"/>
            <w:noWrap/>
            <w:vAlign w:val="center"/>
            <w:hideMark/>
          </w:tcPr>
          <w:p w14:paraId="752C02EE"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 xml:space="preserve">1.56 </w:t>
            </w:r>
          </w:p>
        </w:tc>
        <w:tc>
          <w:tcPr>
            <w:tcW w:w="1120" w:type="dxa"/>
            <w:shd w:val="clear" w:color="auto" w:fill="auto"/>
            <w:noWrap/>
            <w:vAlign w:val="center"/>
            <w:hideMark/>
          </w:tcPr>
          <w:p w14:paraId="3479584D"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上海</w:t>
            </w:r>
          </w:p>
        </w:tc>
        <w:tc>
          <w:tcPr>
            <w:tcW w:w="2380" w:type="dxa"/>
            <w:shd w:val="clear" w:color="auto" w:fill="auto"/>
            <w:noWrap/>
            <w:vAlign w:val="center"/>
            <w:hideMark/>
          </w:tcPr>
          <w:p w14:paraId="2E3D54EB"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 xml:space="preserve">3.48 </w:t>
            </w:r>
          </w:p>
        </w:tc>
      </w:tr>
      <w:tr w:rsidR="0038544E" w:rsidRPr="0038544E" w14:paraId="14E8B31F" w14:textId="77777777" w:rsidTr="006F741A">
        <w:trPr>
          <w:trHeight w:val="285"/>
          <w:jc w:val="center"/>
        </w:trPr>
        <w:tc>
          <w:tcPr>
            <w:tcW w:w="1080" w:type="dxa"/>
            <w:shd w:val="clear" w:color="auto" w:fill="auto"/>
            <w:noWrap/>
            <w:vAlign w:val="center"/>
            <w:hideMark/>
          </w:tcPr>
          <w:p w14:paraId="5FAC253E"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19</w:t>
            </w:r>
          </w:p>
        </w:tc>
        <w:tc>
          <w:tcPr>
            <w:tcW w:w="1420" w:type="dxa"/>
            <w:shd w:val="clear" w:color="auto" w:fill="auto"/>
            <w:noWrap/>
            <w:vAlign w:val="center"/>
            <w:hideMark/>
          </w:tcPr>
          <w:p w14:paraId="6A1DB402"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002270.SZ</w:t>
            </w:r>
          </w:p>
        </w:tc>
        <w:tc>
          <w:tcPr>
            <w:tcW w:w="1420" w:type="dxa"/>
            <w:shd w:val="clear" w:color="auto" w:fill="auto"/>
            <w:noWrap/>
            <w:vAlign w:val="center"/>
            <w:hideMark/>
          </w:tcPr>
          <w:p w14:paraId="108FA492"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华明装备</w:t>
            </w:r>
          </w:p>
        </w:tc>
        <w:tc>
          <w:tcPr>
            <w:tcW w:w="1120" w:type="dxa"/>
            <w:shd w:val="clear" w:color="auto" w:fill="auto"/>
            <w:noWrap/>
            <w:vAlign w:val="center"/>
            <w:hideMark/>
          </w:tcPr>
          <w:p w14:paraId="71A92178"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 xml:space="preserve">1.55 </w:t>
            </w:r>
          </w:p>
        </w:tc>
        <w:tc>
          <w:tcPr>
            <w:tcW w:w="1120" w:type="dxa"/>
            <w:shd w:val="clear" w:color="auto" w:fill="auto"/>
            <w:noWrap/>
            <w:vAlign w:val="center"/>
            <w:hideMark/>
          </w:tcPr>
          <w:p w14:paraId="0075EDC9"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深圳</w:t>
            </w:r>
          </w:p>
        </w:tc>
        <w:tc>
          <w:tcPr>
            <w:tcW w:w="2380" w:type="dxa"/>
            <w:shd w:val="clear" w:color="auto" w:fill="auto"/>
            <w:noWrap/>
            <w:vAlign w:val="center"/>
            <w:hideMark/>
          </w:tcPr>
          <w:p w14:paraId="472FEECB"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 xml:space="preserve">1.68 </w:t>
            </w:r>
          </w:p>
        </w:tc>
      </w:tr>
      <w:tr w:rsidR="0038544E" w:rsidRPr="0038544E" w14:paraId="21665E09" w14:textId="77777777" w:rsidTr="006F741A">
        <w:trPr>
          <w:trHeight w:val="285"/>
          <w:jc w:val="center"/>
        </w:trPr>
        <w:tc>
          <w:tcPr>
            <w:tcW w:w="1080" w:type="dxa"/>
            <w:shd w:val="clear" w:color="auto" w:fill="auto"/>
            <w:noWrap/>
            <w:vAlign w:val="center"/>
            <w:hideMark/>
          </w:tcPr>
          <w:p w14:paraId="3E2C753E"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20</w:t>
            </w:r>
          </w:p>
        </w:tc>
        <w:tc>
          <w:tcPr>
            <w:tcW w:w="1420" w:type="dxa"/>
            <w:shd w:val="clear" w:color="auto" w:fill="auto"/>
            <w:noWrap/>
            <w:vAlign w:val="center"/>
            <w:hideMark/>
          </w:tcPr>
          <w:p w14:paraId="4A9AA237"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600131.SH</w:t>
            </w:r>
          </w:p>
        </w:tc>
        <w:tc>
          <w:tcPr>
            <w:tcW w:w="1420" w:type="dxa"/>
            <w:shd w:val="clear" w:color="auto" w:fill="auto"/>
            <w:noWrap/>
            <w:vAlign w:val="center"/>
            <w:hideMark/>
          </w:tcPr>
          <w:p w14:paraId="294DF7E4" w14:textId="77777777" w:rsidR="0038544E" w:rsidRPr="0038544E" w:rsidRDefault="0038544E" w:rsidP="0038544E">
            <w:pPr>
              <w:jc w:val="center"/>
              <w:rPr>
                <w:rFonts w:ascii="仿宋" w:eastAsia="仿宋" w:hAnsi="仿宋"/>
                <w:color w:val="000000"/>
                <w:sz w:val="22"/>
                <w:szCs w:val="22"/>
              </w:rPr>
            </w:pPr>
            <w:proofErr w:type="gramStart"/>
            <w:r w:rsidRPr="0038544E">
              <w:rPr>
                <w:rFonts w:ascii="仿宋" w:eastAsia="仿宋" w:hAnsi="仿宋" w:hint="eastAsia"/>
                <w:color w:val="000000"/>
                <w:sz w:val="22"/>
                <w:szCs w:val="22"/>
              </w:rPr>
              <w:t>国网信</w:t>
            </w:r>
            <w:proofErr w:type="gramEnd"/>
            <w:r w:rsidRPr="0038544E">
              <w:rPr>
                <w:rFonts w:ascii="仿宋" w:eastAsia="仿宋" w:hAnsi="仿宋" w:hint="eastAsia"/>
                <w:color w:val="000000"/>
                <w:sz w:val="22"/>
                <w:szCs w:val="22"/>
              </w:rPr>
              <w:t>通</w:t>
            </w:r>
          </w:p>
        </w:tc>
        <w:tc>
          <w:tcPr>
            <w:tcW w:w="1120" w:type="dxa"/>
            <w:shd w:val="clear" w:color="auto" w:fill="auto"/>
            <w:noWrap/>
            <w:vAlign w:val="center"/>
            <w:hideMark/>
          </w:tcPr>
          <w:p w14:paraId="2F2BAC7D"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 xml:space="preserve">1.22 </w:t>
            </w:r>
          </w:p>
        </w:tc>
        <w:tc>
          <w:tcPr>
            <w:tcW w:w="1120" w:type="dxa"/>
            <w:shd w:val="clear" w:color="auto" w:fill="auto"/>
            <w:noWrap/>
            <w:vAlign w:val="center"/>
            <w:hideMark/>
          </w:tcPr>
          <w:p w14:paraId="3984F5E7"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上海</w:t>
            </w:r>
          </w:p>
        </w:tc>
        <w:tc>
          <w:tcPr>
            <w:tcW w:w="2380" w:type="dxa"/>
            <w:shd w:val="clear" w:color="auto" w:fill="auto"/>
            <w:noWrap/>
            <w:vAlign w:val="center"/>
            <w:hideMark/>
          </w:tcPr>
          <w:p w14:paraId="3CDA6520"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 xml:space="preserve">2.42 </w:t>
            </w:r>
          </w:p>
        </w:tc>
      </w:tr>
      <w:tr w:rsidR="0038544E" w:rsidRPr="0038544E" w14:paraId="24413658" w14:textId="77777777" w:rsidTr="006F741A">
        <w:trPr>
          <w:trHeight w:val="285"/>
          <w:jc w:val="center"/>
        </w:trPr>
        <w:tc>
          <w:tcPr>
            <w:tcW w:w="1080" w:type="dxa"/>
            <w:shd w:val="clear" w:color="auto" w:fill="auto"/>
            <w:noWrap/>
            <w:vAlign w:val="center"/>
            <w:hideMark/>
          </w:tcPr>
          <w:p w14:paraId="6F3237D6"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21</w:t>
            </w:r>
          </w:p>
        </w:tc>
        <w:tc>
          <w:tcPr>
            <w:tcW w:w="1420" w:type="dxa"/>
            <w:shd w:val="clear" w:color="auto" w:fill="auto"/>
            <w:noWrap/>
            <w:vAlign w:val="center"/>
            <w:hideMark/>
          </w:tcPr>
          <w:p w14:paraId="74951243"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600517.SH</w:t>
            </w:r>
          </w:p>
        </w:tc>
        <w:tc>
          <w:tcPr>
            <w:tcW w:w="1420" w:type="dxa"/>
            <w:shd w:val="clear" w:color="auto" w:fill="auto"/>
            <w:noWrap/>
            <w:vAlign w:val="center"/>
            <w:hideMark/>
          </w:tcPr>
          <w:p w14:paraId="15EA888E" w14:textId="77777777" w:rsidR="0038544E" w:rsidRPr="0038544E" w:rsidRDefault="0038544E" w:rsidP="0038544E">
            <w:pPr>
              <w:jc w:val="center"/>
              <w:rPr>
                <w:rFonts w:ascii="仿宋" w:eastAsia="仿宋" w:hAnsi="仿宋"/>
                <w:color w:val="000000"/>
                <w:sz w:val="22"/>
                <w:szCs w:val="22"/>
              </w:rPr>
            </w:pPr>
            <w:proofErr w:type="gramStart"/>
            <w:r w:rsidRPr="0038544E">
              <w:rPr>
                <w:rFonts w:ascii="仿宋" w:eastAsia="仿宋" w:hAnsi="仿宋" w:hint="eastAsia"/>
                <w:color w:val="000000"/>
                <w:sz w:val="22"/>
                <w:szCs w:val="22"/>
              </w:rPr>
              <w:t>国网英</w:t>
            </w:r>
            <w:proofErr w:type="gramEnd"/>
            <w:r w:rsidRPr="0038544E">
              <w:rPr>
                <w:rFonts w:ascii="仿宋" w:eastAsia="仿宋" w:hAnsi="仿宋" w:hint="eastAsia"/>
                <w:color w:val="000000"/>
                <w:sz w:val="22"/>
                <w:szCs w:val="22"/>
              </w:rPr>
              <w:t>大</w:t>
            </w:r>
          </w:p>
        </w:tc>
        <w:tc>
          <w:tcPr>
            <w:tcW w:w="1120" w:type="dxa"/>
            <w:shd w:val="clear" w:color="auto" w:fill="auto"/>
            <w:noWrap/>
            <w:vAlign w:val="center"/>
            <w:hideMark/>
          </w:tcPr>
          <w:p w14:paraId="61857EEF"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 xml:space="preserve">1.22 </w:t>
            </w:r>
          </w:p>
        </w:tc>
        <w:tc>
          <w:tcPr>
            <w:tcW w:w="1120" w:type="dxa"/>
            <w:shd w:val="clear" w:color="auto" w:fill="auto"/>
            <w:noWrap/>
            <w:vAlign w:val="center"/>
            <w:hideMark/>
          </w:tcPr>
          <w:p w14:paraId="59637E60"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上海</w:t>
            </w:r>
          </w:p>
        </w:tc>
        <w:tc>
          <w:tcPr>
            <w:tcW w:w="2380" w:type="dxa"/>
            <w:shd w:val="clear" w:color="auto" w:fill="auto"/>
            <w:noWrap/>
            <w:vAlign w:val="center"/>
            <w:hideMark/>
          </w:tcPr>
          <w:p w14:paraId="58F403C3"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 xml:space="preserve">1.60 </w:t>
            </w:r>
          </w:p>
        </w:tc>
      </w:tr>
      <w:tr w:rsidR="0038544E" w:rsidRPr="0038544E" w14:paraId="3EC0216C" w14:textId="77777777" w:rsidTr="006F741A">
        <w:trPr>
          <w:trHeight w:val="285"/>
          <w:jc w:val="center"/>
        </w:trPr>
        <w:tc>
          <w:tcPr>
            <w:tcW w:w="1080" w:type="dxa"/>
            <w:shd w:val="clear" w:color="auto" w:fill="auto"/>
            <w:noWrap/>
            <w:vAlign w:val="center"/>
            <w:hideMark/>
          </w:tcPr>
          <w:p w14:paraId="74CE9406"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22</w:t>
            </w:r>
          </w:p>
        </w:tc>
        <w:tc>
          <w:tcPr>
            <w:tcW w:w="1420" w:type="dxa"/>
            <w:shd w:val="clear" w:color="auto" w:fill="auto"/>
            <w:noWrap/>
            <w:vAlign w:val="center"/>
            <w:hideMark/>
          </w:tcPr>
          <w:p w14:paraId="3411A404"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605196.SH</w:t>
            </w:r>
          </w:p>
        </w:tc>
        <w:tc>
          <w:tcPr>
            <w:tcW w:w="1420" w:type="dxa"/>
            <w:shd w:val="clear" w:color="auto" w:fill="auto"/>
            <w:noWrap/>
            <w:vAlign w:val="center"/>
            <w:hideMark/>
          </w:tcPr>
          <w:p w14:paraId="23CDEE6B"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华通线缆</w:t>
            </w:r>
          </w:p>
        </w:tc>
        <w:tc>
          <w:tcPr>
            <w:tcW w:w="1120" w:type="dxa"/>
            <w:shd w:val="clear" w:color="auto" w:fill="auto"/>
            <w:noWrap/>
            <w:vAlign w:val="center"/>
            <w:hideMark/>
          </w:tcPr>
          <w:p w14:paraId="2E4044DB"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 xml:space="preserve">1.18 </w:t>
            </w:r>
          </w:p>
        </w:tc>
        <w:tc>
          <w:tcPr>
            <w:tcW w:w="1120" w:type="dxa"/>
            <w:shd w:val="clear" w:color="auto" w:fill="auto"/>
            <w:noWrap/>
            <w:vAlign w:val="center"/>
            <w:hideMark/>
          </w:tcPr>
          <w:p w14:paraId="729E520F"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上海</w:t>
            </w:r>
          </w:p>
        </w:tc>
        <w:tc>
          <w:tcPr>
            <w:tcW w:w="2380" w:type="dxa"/>
            <w:shd w:val="clear" w:color="auto" w:fill="auto"/>
            <w:noWrap/>
            <w:vAlign w:val="center"/>
            <w:hideMark/>
          </w:tcPr>
          <w:p w14:paraId="3EBEF4BF"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 xml:space="preserve">2.11 </w:t>
            </w:r>
          </w:p>
        </w:tc>
      </w:tr>
      <w:tr w:rsidR="0038544E" w:rsidRPr="0038544E" w14:paraId="2512746E" w14:textId="77777777" w:rsidTr="006F741A">
        <w:trPr>
          <w:trHeight w:val="285"/>
          <w:jc w:val="center"/>
        </w:trPr>
        <w:tc>
          <w:tcPr>
            <w:tcW w:w="1080" w:type="dxa"/>
            <w:shd w:val="clear" w:color="auto" w:fill="auto"/>
            <w:noWrap/>
            <w:vAlign w:val="center"/>
            <w:hideMark/>
          </w:tcPr>
          <w:p w14:paraId="6BCF047F"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23</w:t>
            </w:r>
          </w:p>
        </w:tc>
        <w:tc>
          <w:tcPr>
            <w:tcW w:w="1420" w:type="dxa"/>
            <w:shd w:val="clear" w:color="auto" w:fill="auto"/>
            <w:noWrap/>
            <w:vAlign w:val="center"/>
            <w:hideMark/>
          </w:tcPr>
          <w:p w14:paraId="7FEC7B49"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000682.SZ</w:t>
            </w:r>
          </w:p>
        </w:tc>
        <w:tc>
          <w:tcPr>
            <w:tcW w:w="1420" w:type="dxa"/>
            <w:shd w:val="clear" w:color="auto" w:fill="auto"/>
            <w:noWrap/>
            <w:vAlign w:val="center"/>
            <w:hideMark/>
          </w:tcPr>
          <w:p w14:paraId="2E42A92A"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东方电子</w:t>
            </w:r>
          </w:p>
        </w:tc>
        <w:tc>
          <w:tcPr>
            <w:tcW w:w="1120" w:type="dxa"/>
            <w:shd w:val="clear" w:color="auto" w:fill="auto"/>
            <w:noWrap/>
            <w:vAlign w:val="center"/>
            <w:hideMark/>
          </w:tcPr>
          <w:p w14:paraId="4E607DA8"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 xml:space="preserve">1.06 </w:t>
            </w:r>
          </w:p>
        </w:tc>
        <w:tc>
          <w:tcPr>
            <w:tcW w:w="1120" w:type="dxa"/>
            <w:shd w:val="clear" w:color="auto" w:fill="auto"/>
            <w:noWrap/>
            <w:vAlign w:val="center"/>
            <w:hideMark/>
          </w:tcPr>
          <w:p w14:paraId="66C18838"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深圳</w:t>
            </w:r>
          </w:p>
        </w:tc>
        <w:tc>
          <w:tcPr>
            <w:tcW w:w="2380" w:type="dxa"/>
            <w:shd w:val="clear" w:color="auto" w:fill="auto"/>
            <w:noWrap/>
            <w:vAlign w:val="center"/>
            <w:hideMark/>
          </w:tcPr>
          <w:p w14:paraId="2993C5A8"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 xml:space="preserve">2.10 </w:t>
            </w:r>
          </w:p>
        </w:tc>
      </w:tr>
      <w:tr w:rsidR="0038544E" w:rsidRPr="0038544E" w14:paraId="17E0D2F2" w14:textId="77777777" w:rsidTr="006F741A">
        <w:trPr>
          <w:trHeight w:val="285"/>
          <w:jc w:val="center"/>
        </w:trPr>
        <w:tc>
          <w:tcPr>
            <w:tcW w:w="1080" w:type="dxa"/>
            <w:shd w:val="clear" w:color="auto" w:fill="auto"/>
            <w:noWrap/>
            <w:vAlign w:val="center"/>
            <w:hideMark/>
          </w:tcPr>
          <w:p w14:paraId="500974DB"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24</w:t>
            </w:r>
          </w:p>
        </w:tc>
        <w:tc>
          <w:tcPr>
            <w:tcW w:w="1420" w:type="dxa"/>
            <w:shd w:val="clear" w:color="auto" w:fill="auto"/>
            <w:noWrap/>
            <w:vAlign w:val="center"/>
            <w:hideMark/>
          </w:tcPr>
          <w:p w14:paraId="15D4C7AF"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002706.SZ</w:t>
            </w:r>
          </w:p>
        </w:tc>
        <w:tc>
          <w:tcPr>
            <w:tcW w:w="1420" w:type="dxa"/>
            <w:shd w:val="clear" w:color="auto" w:fill="auto"/>
            <w:noWrap/>
            <w:vAlign w:val="center"/>
            <w:hideMark/>
          </w:tcPr>
          <w:p w14:paraId="1EFD3B0D"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良信股份</w:t>
            </w:r>
          </w:p>
        </w:tc>
        <w:tc>
          <w:tcPr>
            <w:tcW w:w="1120" w:type="dxa"/>
            <w:shd w:val="clear" w:color="auto" w:fill="auto"/>
            <w:noWrap/>
            <w:vAlign w:val="center"/>
            <w:hideMark/>
          </w:tcPr>
          <w:p w14:paraId="73CF1738"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 xml:space="preserve">1.05 </w:t>
            </w:r>
          </w:p>
        </w:tc>
        <w:tc>
          <w:tcPr>
            <w:tcW w:w="1120" w:type="dxa"/>
            <w:shd w:val="clear" w:color="auto" w:fill="auto"/>
            <w:noWrap/>
            <w:vAlign w:val="center"/>
            <w:hideMark/>
          </w:tcPr>
          <w:p w14:paraId="6ABAB3B5"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深圳</w:t>
            </w:r>
          </w:p>
        </w:tc>
        <w:tc>
          <w:tcPr>
            <w:tcW w:w="2380" w:type="dxa"/>
            <w:shd w:val="clear" w:color="auto" w:fill="auto"/>
            <w:noWrap/>
            <w:vAlign w:val="center"/>
            <w:hideMark/>
          </w:tcPr>
          <w:p w14:paraId="178D040B"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 xml:space="preserve">3.37 </w:t>
            </w:r>
          </w:p>
        </w:tc>
      </w:tr>
      <w:tr w:rsidR="0038544E" w:rsidRPr="0038544E" w14:paraId="33C1AEB8" w14:textId="77777777" w:rsidTr="006F741A">
        <w:trPr>
          <w:trHeight w:val="285"/>
          <w:jc w:val="center"/>
        </w:trPr>
        <w:tc>
          <w:tcPr>
            <w:tcW w:w="1080" w:type="dxa"/>
            <w:shd w:val="clear" w:color="auto" w:fill="auto"/>
            <w:noWrap/>
            <w:vAlign w:val="center"/>
            <w:hideMark/>
          </w:tcPr>
          <w:p w14:paraId="27094331"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25</w:t>
            </w:r>
          </w:p>
        </w:tc>
        <w:tc>
          <w:tcPr>
            <w:tcW w:w="1420" w:type="dxa"/>
            <w:shd w:val="clear" w:color="auto" w:fill="auto"/>
            <w:noWrap/>
            <w:vAlign w:val="center"/>
            <w:hideMark/>
          </w:tcPr>
          <w:p w14:paraId="296367E6"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688248.SH</w:t>
            </w:r>
          </w:p>
        </w:tc>
        <w:tc>
          <w:tcPr>
            <w:tcW w:w="1420" w:type="dxa"/>
            <w:shd w:val="clear" w:color="auto" w:fill="auto"/>
            <w:noWrap/>
            <w:vAlign w:val="center"/>
            <w:hideMark/>
          </w:tcPr>
          <w:p w14:paraId="6595A5C3" w14:textId="77777777" w:rsidR="0038544E" w:rsidRPr="0038544E" w:rsidRDefault="0038544E" w:rsidP="0038544E">
            <w:pPr>
              <w:jc w:val="center"/>
              <w:rPr>
                <w:rFonts w:ascii="仿宋" w:eastAsia="仿宋" w:hAnsi="仿宋"/>
                <w:color w:val="000000"/>
                <w:sz w:val="22"/>
                <w:szCs w:val="22"/>
              </w:rPr>
            </w:pPr>
            <w:proofErr w:type="gramStart"/>
            <w:r w:rsidRPr="0038544E">
              <w:rPr>
                <w:rFonts w:ascii="仿宋" w:eastAsia="仿宋" w:hAnsi="仿宋" w:hint="eastAsia"/>
                <w:color w:val="000000"/>
                <w:sz w:val="22"/>
                <w:szCs w:val="22"/>
              </w:rPr>
              <w:t>南网科技</w:t>
            </w:r>
            <w:proofErr w:type="gramEnd"/>
          </w:p>
        </w:tc>
        <w:tc>
          <w:tcPr>
            <w:tcW w:w="1120" w:type="dxa"/>
            <w:shd w:val="clear" w:color="auto" w:fill="auto"/>
            <w:noWrap/>
            <w:vAlign w:val="center"/>
            <w:hideMark/>
          </w:tcPr>
          <w:p w14:paraId="3905276C"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 xml:space="preserve">0.99 </w:t>
            </w:r>
          </w:p>
        </w:tc>
        <w:tc>
          <w:tcPr>
            <w:tcW w:w="1120" w:type="dxa"/>
            <w:shd w:val="clear" w:color="auto" w:fill="auto"/>
            <w:noWrap/>
            <w:vAlign w:val="center"/>
            <w:hideMark/>
          </w:tcPr>
          <w:p w14:paraId="15C61E32"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上海</w:t>
            </w:r>
          </w:p>
        </w:tc>
        <w:tc>
          <w:tcPr>
            <w:tcW w:w="2380" w:type="dxa"/>
            <w:shd w:val="clear" w:color="auto" w:fill="auto"/>
            <w:noWrap/>
            <w:vAlign w:val="center"/>
            <w:hideMark/>
          </w:tcPr>
          <w:p w14:paraId="6C813456"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 xml:space="preserve">1.53 </w:t>
            </w:r>
          </w:p>
        </w:tc>
      </w:tr>
      <w:tr w:rsidR="0038544E" w:rsidRPr="0038544E" w14:paraId="19418F4A" w14:textId="77777777" w:rsidTr="006F741A">
        <w:trPr>
          <w:trHeight w:val="285"/>
          <w:jc w:val="center"/>
        </w:trPr>
        <w:tc>
          <w:tcPr>
            <w:tcW w:w="1080" w:type="dxa"/>
            <w:shd w:val="clear" w:color="auto" w:fill="auto"/>
            <w:noWrap/>
            <w:vAlign w:val="center"/>
            <w:hideMark/>
          </w:tcPr>
          <w:p w14:paraId="28589CD7"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26</w:t>
            </w:r>
          </w:p>
        </w:tc>
        <w:tc>
          <w:tcPr>
            <w:tcW w:w="1420" w:type="dxa"/>
            <w:shd w:val="clear" w:color="auto" w:fill="auto"/>
            <w:noWrap/>
            <w:vAlign w:val="center"/>
            <w:hideMark/>
          </w:tcPr>
          <w:p w14:paraId="6A85AF55"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002063.SZ</w:t>
            </w:r>
          </w:p>
        </w:tc>
        <w:tc>
          <w:tcPr>
            <w:tcW w:w="1420" w:type="dxa"/>
            <w:shd w:val="clear" w:color="auto" w:fill="auto"/>
            <w:noWrap/>
            <w:vAlign w:val="center"/>
            <w:hideMark/>
          </w:tcPr>
          <w:p w14:paraId="25A437CE"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远光软件</w:t>
            </w:r>
          </w:p>
        </w:tc>
        <w:tc>
          <w:tcPr>
            <w:tcW w:w="1120" w:type="dxa"/>
            <w:shd w:val="clear" w:color="auto" w:fill="auto"/>
            <w:noWrap/>
            <w:vAlign w:val="center"/>
            <w:hideMark/>
          </w:tcPr>
          <w:p w14:paraId="27FDB134"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 xml:space="preserve">0.96 </w:t>
            </w:r>
          </w:p>
        </w:tc>
        <w:tc>
          <w:tcPr>
            <w:tcW w:w="1120" w:type="dxa"/>
            <w:shd w:val="clear" w:color="auto" w:fill="auto"/>
            <w:noWrap/>
            <w:vAlign w:val="center"/>
            <w:hideMark/>
          </w:tcPr>
          <w:p w14:paraId="4A83E9C9"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深圳</w:t>
            </w:r>
          </w:p>
        </w:tc>
        <w:tc>
          <w:tcPr>
            <w:tcW w:w="2380" w:type="dxa"/>
            <w:shd w:val="clear" w:color="auto" w:fill="auto"/>
            <w:noWrap/>
            <w:vAlign w:val="center"/>
            <w:hideMark/>
          </w:tcPr>
          <w:p w14:paraId="41ACB250"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 xml:space="preserve">3.16 </w:t>
            </w:r>
          </w:p>
        </w:tc>
      </w:tr>
      <w:tr w:rsidR="0038544E" w:rsidRPr="0038544E" w14:paraId="55DCE8D7" w14:textId="77777777" w:rsidTr="006F741A">
        <w:trPr>
          <w:trHeight w:val="285"/>
          <w:jc w:val="center"/>
        </w:trPr>
        <w:tc>
          <w:tcPr>
            <w:tcW w:w="1080" w:type="dxa"/>
            <w:shd w:val="clear" w:color="auto" w:fill="auto"/>
            <w:noWrap/>
            <w:vAlign w:val="center"/>
            <w:hideMark/>
          </w:tcPr>
          <w:p w14:paraId="0322D6C3"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27</w:t>
            </w:r>
          </w:p>
        </w:tc>
        <w:tc>
          <w:tcPr>
            <w:tcW w:w="1420" w:type="dxa"/>
            <w:shd w:val="clear" w:color="auto" w:fill="auto"/>
            <w:noWrap/>
            <w:vAlign w:val="center"/>
            <w:hideMark/>
          </w:tcPr>
          <w:p w14:paraId="6A95B840"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600869.SH</w:t>
            </w:r>
          </w:p>
        </w:tc>
        <w:tc>
          <w:tcPr>
            <w:tcW w:w="1420" w:type="dxa"/>
            <w:shd w:val="clear" w:color="auto" w:fill="auto"/>
            <w:noWrap/>
            <w:vAlign w:val="center"/>
            <w:hideMark/>
          </w:tcPr>
          <w:p w14:paraId="0CCA5F0C"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远东股份</w:t>
            </w:r>
          </w:p>
        </w:tc>
        <w:tc>
          <w:tcPr>
            <w:tcW w:w="1120" w:type="dxa"/>
            <w:shd w:val="clear" w:color="auto" w:fill="auto"/>
            <w:noWrap/>
            <w:vAlign w:val="center"/>
            <w:hideMark/>
          </w:tcPr>
          <w:p w14:paraId="4AAD1A23"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 xml:space="preserve">0.96 </w:t>
            </w:r>
          </w:p>
        </w:tc>
        <w:tc>
          <w:tcPr>
            <w:tcW w:w="1120" w:type="dxa"/>
            <w:shd w:val="clear" w:color="auto" w:fill="auto"/>
            <w:noWrap/>
            <w:vAlign w:val="center"/>
            <w:hideMark/>
          </w:tcPr>
          <w:p w14:paraId="6DD09531"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上海</w:t>
            </w:r>
          </w:p>
        </w:tc>
        <w:tc>
          <w:tcPr>
            <w:tcW w:w="2380" w:type="dxa"/>
            <w:shd w:val="clear" w:color="auto" w:fill="auto"/>
            <w:noWrap/>
            <w:vAlign w:val="center"/>
            <w:hideMark/>
          </w:tcPr>
          <w:p w14:paraId="75F868E4"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 xml:space="preserve">3.07 </w:t>
            </w:r>
          </w:p>
        </w:tc>
      </w:tr>
      <w:tr w:rsidR="0038544E" w:rsidRPr="0038544E" w14:paraId="7AD077AC" w14:textId="77777777" w:rsidTr="006F741A">
        <w:trPr>
          <w:trHeight w:val="285"/>
          <w:jc w:val="center"/>
        </w:trPr>
        <w:tc>
          <w:tcPr>
            <w:tcW w:w="1080" w:type="dxa"/>
            <w:shd w:val="clear" w:color="auto" w:fill="auto"/>
            <w:noWrap/>
            <w:vAlign w:val="center"/>
            <w:hideMark/>
          </w:tcPr>
          <w:p w14:paraId="16DD5D3F"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28</w:t>
            </w:r>
          </w:p>
        </w:tc>
        <w:tc>
          <w:tcPr>
            <w:tcW w:w="1420" w:type="dxa"/>
            <w:shd w:val="clear" w:color="auto" w:fill="auto"/>
            <w:noWrap/>
            <w:vAlign w:val="center"/>
            <w:hideMark/>
          </w:tcPr>
          <w:p w14:paraId="454EE4E5"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300222.SZ</w:t>
            </w:r>
          </w:p>
        </w:tc>
        <w:tc>
          <w:tcPr>
            <w:tcW w:w="1420" w:type="dxa"/>
            <w:shd w:val="clear" w:color="auto" w:fill="auto"/>
            <w:noWrap/>
            <w:vAlign w:val="center"/>
            <w:hideMark/>
          </w:tcPr>
          <w:p w14:paraId="7EB00911"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科大智能</w:t>
            </w:r>
          </w:p>
        </w:tc>
        <w:tc>
          <w:tcPr>
            <w:tcW w:w="1120" w:type="dxa"/>
            <w:shd w:val="clear" w:color="auto" w:fill="auto"/>
            <w:noWrap/>
            <w:vAlign w:val="center"/>
            <w:hideMark/>
          </w:tcPr>
          <w:p w14:paraId="4258D640"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 xml:space="preserve">0.87 </w:t>
            </w:r>
          </w:p>
        </w:tc>
        <w:tc>
          <w:tcPr>
            <w:tcW w:w="1120" w:type="dxa"/>
            <w:shd w:val="clear" w:color="auto" w:fill="auto"/>
            <w:noWrap/>
            <w:vAlign w:val="center"/>
            <w:hideMark/>
          </w:tcPr>
          <w:p w14:paraId="65201F81"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深圳</w:t>
            </w:r>
          </w:p>
        </w:tc>
        <w:tc>
          <w:tcPr>
            <w:tcW w:w="2380" w:type="dxa"/>
            <w:shd w:val="clear" w:color="auto" w:fill="auto"/>
            <w:noWrap/>
            <w:vAlign w:val="center"/>
            <w:hideMark/>
          </w:tcPr>
          <w:p w14:paraId="1C6571EE"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 xml:space="preserve">5.28 </w:t>
            </w:r>
          </w:p>
        </w:tc>
      </w:tr>
      <w:tr w:rsidR="0038544E" w:rsidRPr="0038544E" w14:paraId="7E71D804" w14:textId="77777777" w:rsidTr="006F741A">
        <w:trPr>
          <w:trHeight w:val="285"/>
          <w:jc w:val="center"/>
        </w:trPr>
        <w:tc>
          <w:tcPr>
            <w:tcW w:w="1080" w:type="dxa"/>
            <w:shd w:val="clear" w:color="auto" w:fill="auto"/>
            <w:noWrap/>
            <w:vAlign w:val="center"/>
            <w:hideMark/>
          </w:tcPr>
          <w:p w14:paraId="2A8BF4E0"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29</w:t>
            </w:r>
          </w:p>
        </w:tc>
        <w:tc>
          <w:tcPr>
            <w:tcW w:w="1420" w:type="dxa"/>
            <w:shd w:val="clear" w:color="auto" w:fill="auto"/>
            <w:noWrap/>
            <w:vAlign w:val="center"/>
            <w:hideMark/>
          </w:tcPr>
          <w:p w14:paraId="563E04B9"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600550.SH</w:t>
            </w:r>
          </w:p>
        </w:tc>
        <w:tc>
          <w:tcPr>
            <w:tcW w:w="1420" w:type="dxa"/>
            <w:shd w:val="clear" w:color="auto" w:fill="auto"/>
            <w:noWrap/>
            <w:vAlign w:val="center"/>
            <w:hideMark/>
          </w:tcPr>
          <w:p w14:paraId="244814C3" w14:textId="77777777" w:rsidR="0038544E" w:rsidRPr="0038544E" w:rsidRDefault="0038544E" w:rsidP="0038544E">
            <w:pPr>
              <w:jc w:val="center"/>
              <w:rPr>
                <w:rFonts w:ascii="仿宋" w:eastAsia="仿宋" w:hAnsi="仿宋"/>
                <w:color w:val="000000"/>
                <w:sz w:val="22"/>
                <w:szCs w:val="22"/>
              </w:rPr>
            </w:pPr>
            <w:proofErr w:type="gramStart"/>
            <w:r w:rsidRPr="0038544E">
              <w:rPr>
                <w:rFonts w:ascii="仿宋" w:eastAsia="仿宋" w:hAnsi="仿宋" w:hint="eastAsia"/>
                <w:color w:val="000000"/>
                <w:sz w:val="22"/>
                <w:szCs w:val="22"/>
              </w:rPr>
              <w:t>保变电气</w:t>
            </w:r>
            <w:proofErr w:type="gramEnd"/>
          </w:p>
        </w:tc>
        <w:tc>
          <w:tcPr>
            <w:tcW w:w="1120" w:type="dxa"/>
            <w:shd w:val="clear" w:color="auto" w:fill="auto"/>
            <w:noWrap/>
            <w:vAlign w:val="center"/>
            <w:hideMark/>
          </w:tcPr>
          <w:p w14:paraId="7C51315C"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 xml:space="preserve">0.86 </w:t>
            </w:r>
          </w:p>
        </w:tc>
        <w:tc>
          <w:tcPr>
            <w:tcW w:w="1120" w:type="dxa"/>
            <w:shd w:val="clear" w:color="auto" w:fill="auto"/>
            <w:noWrap/>
            <w:vAlign w:val="center"/>
            <w:hideMark/>
          </w:tcPr>
          <w:p w14:paraId="51DFA349"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上海</w:t>
            </w:r>
          </w:p>
        </w:tc>
        <w:tc>
          <w:tcPr>
            <w:tcW w:w="2380" w:type="dxa"/>
            <w:shd w:val="clear" w:color="auto" w:fill="auto"/>
            <w:noWrap/>
            <w:vAlign w:val="center"/>
            <w:hideMark/>
          </w:tcPr>
          <w:p w14:paraId="0B8813F2"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 xml:space="preserve">4.72 </w:t>
            </w:r>
          </w:p>
        </w:tc>
      </w:tr>
      <w:tr w:rsidR="0038544E" w:rsidRPr="0038544E" w14:paraId="790747B2" w14:textId="77777777" w:rsidTr="006F741A">
        <w:trPr>
          <w:trHeight w:val="285"/>
          <w:jc w:val="center"/>
        </w:trPr>
        <w:tc>
          <w:tcPr>
            <w:tcW w:w="1080" w:type="dxa"/>
            <w:shd w:val="clear" w:color="auto" w:fill="auto"/>
            <w:noWrap/>
            <w:vAlign w:val="center"/>
            <w:hideMark/>
          </w:tcPr>
          <w:p w14:paraId="70791EFD"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30</w:t>
            </w:r>
          </w:p>
        </w:tc>
        <w:tc>
          <w:tcPr>
            <w:tcW w:w="1420" w:type="dxa"/>
            <w:shd w:val="clear" w:color="auto" w:fill="auto"/>
            <w:noWrap/>
            <w:vAlign w:val="center"/>
            <w:hideMark/>
          </w:tcPr>
          <w:p w14:paraId="71A6D4C1"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002922.SZ</w:t>
            </w:r>
          </w:p>
        </w:tc>
        <w:tc>
          <w:tcPr>
            <w:tcW w:w="1420" w:type="dxa"/>
            <w:shd w:val="clear" w:color="auto" w:fill="auto"/>
            <w:noWrap/>
            <w:vAlign w:val="center"/>
            <w:hideMark/>
          </w:tcPr>
          <w:p w14:paraId="283CF244"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伊戈尔</w:t>
            </w:r>
          </w:p>
        </w:tc>
        <w:tc>
          <w:tcPr>
            <w:tcW w:w="1120" w:type="dxa"/>
            <w:shd w:val="clear" w:color="auto" w:fill="auto"/>
            <w:noWrap/>
            <w:vAlign w:val="center"/>
            <w:hideMark/>
          </w:tcPr>
          <w:p w14:paraId="4526E1CF"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 xml:space="preserve">0.84 </w:t>
            </w:r>
          </w:p>
        </w:tc>
        <w:tc>
          <w:tcPr>
            <w:tcW w:w="1120" w:type="dxa"/>
            <w:shd w:val="clear" w:color="auto" w:fill="auto"/>
            <w:noWrap/>
            <w:vAlign w:val="center"/>
            <w:hideMark/>
          </w:tcPr>
          <w:p w14:paraId="7FB1AA7F"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深圳</w:t>
            </w:r>
          </w:p>
        </w:tc>
        <w:tc>
          <w:tcPr>
            <w:tcW w:w="2380" w:type="dxa"/>
            <w:shd w:val="clear" w:color="auto" w:fill="auto"/>
            <w:noWrap/>
            <w:vAlign w:val="center"/>
            <w:hideMark/>
          </w:tcPr>
          <w:p w14:paraId="5DE6C458"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 xml:space="preserve">4.11 </w:t>
            </w:r>
          </w:p>
        </w:tc>
      </w:tr>
      <w:tr w:rsidR="0038544E" w:rsidRPr="0038544E" w14:paraId="56FCD00C" w14:textId="77777777" w:rsidTr="006F741A">
        <w:trPr>
          <w:trHeight w:val="285"/>
          <w:jc w:val="center"/>
        </w:trPr>
        <w:tc>
          <w:tcPr>
            <w:tcW w:w="1080" w:type="dxa"/>
            <w:shd w:val="clear" w:color="auto" w:fill="auto"/>
            <w:noWrap/>
            <w:vAlign w:val="center"/>
            <w:hideMark/>
          </w:tcPr>
          <w:p w14:paraId="27566ECD"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31</w:t>
            </w:r>
          </w:p>
        </w:tc>
        <w:tc>
          <w:tcPr>
            <w:tcW w:w="1420" w:type="dxa"/>
            <w:shd w:val="clear" w:color="auto" w:fill="auto"/>
            <w:noWrap/>
            <w:vAlign w:val="center"/>
            <w:hideMark/>
          </w:tcPr>
          <w:p w14:paraId="39E5811F"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301291.SZ</w:t>
            </w:r>
          </w:p>
        </w:tc>
        <w:tc>
          <w:tcPr>
            <w:tcW w:w="1420" w:type="dxa"/>
            <w:shd w:val="clear" w:color="auto" w:fill="auto"/>
            <w:noWrap/>
            <w:vAlign w:val="center"/>
            <w:hideMark/>
          </w:tcPr>
          <w:p w14:paraId="34974327"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明阳电气</w:t>
            </w:r>
          </w:p>
        </w:tc>
        <w:tc>
          <w:tcPr>
            <w:tcW w:w="1120" w:type="dxa"/>
            <w:shd w:val="clear" w:color="auto" w:fill="auto"/>
            <w:noWrap/>
            <w:vAlign w:val="center"/>
            <w:hideMark/>
          </w:tcPr>
          <w:p w14:paraId="29F7EE2F"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 xml:space="preserve">0.79 </w:t>
            </w:r>
          </w:p>
        </w:tc>
        <w:tc>
          <w:tcPr>
            <w:tcW w:w="1120" w:type="dxa"/>
            <w:shd w:val="clear" w:color="auto" w:fill="auto"/>
            <w:noWrap/>
            <w:vAlign w:val="center"/>
            <w:hideMark/>
          </w:tcPr>
          <w:p w14:paraId="277951B3"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深圳</w:t>
            </w:r>
          </w:p>
        </w:tc>
        <w:tc>
          <w:tcPr>
            <w:tcW w:w="2380" w:type="dxa"/>
            <w:shd w:val="clear" w:color="auto" w:fill="auto"/>
            <w:noWrap/>
            <w:vAlign w:val="center"/>
            <w:hideMark/>
          </w:tcPr>
          <w:p w14:paraId="74400495"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 xml:space="preserve">2.39 </w:t>
            </w:r>
          </w:p>
        </w:tc>
      </w:tr>
      <w:tr w:rsidR="0038544E" w:rsidRPr="0038544E" w14:paraId="6F76EAEA" w14:textId="77777777" w:rsidTr="006F741A">
        <w:trPr>
          <w:trHeight w:val="285"/>
          <w:jc w:val="center"/>
        </w:trPr>
        <w:tc>
          <w:tcPr>
            <w:tcW w:w="1080" w:type="dxa"/>
            <w:shd w:val="clear" w:color="auto" w:fill="auto"/>
            <w:noWrap/>
            <w:vAlign w:val="center"/>
            <w:hideMark/>
          </w:tcPr>
          <w:p w14:paraId="3BC64961"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32</w:t>
            </w:r>
          </w:p>
        </w:tc>
        <w:tc>
          <w:tcPr>
            <w:tcW w:w="1420" w:type="dxa"/>
            <w:shd w:val="clear" w:color="auto" w:fill="auto"/>
            <w:noWrap/>
            <w:vAlign w:val="center"/>
            <w:hideMark/>
          </w:tcPr>
          <w:p w14:paraId="40F9F318"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301031.SZ</w:t>
            </w:r>
          </w:p>
        </w:tc>
        <w:tc>
          <w:tcPr>
            <w:tcW w:w="1420" w:type="dxa"/>
            <w:shd w:val="clear" w:color="auto" w:fill="auto"/>
            <w:noWrap/>
            <w:vAlign w:val="center"/>
            <w:hideMark/>
          </w:tcPr>
          <w:p w14:paraId="4FEFA5ED"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中熔电气</w:t>
            </w:r>
          </w:p>
        </w:tc>
        <w:tc>
          <w:tcPr>
            <w:tcW w:w="1120" w:type="dxa"/>
            <w:shd w:val="clear" w:color="auto" w:fill="auto"/>
            <w:noWrap/>
            <w:vAlign w:val="center"/>
            <w:hideMark/>
          </w:tcPr>
          <w:p w14:paraId="37BD5681"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 xml:space="preserve">0.77 </w:t>
            </w:r>
          </w:p>
        </w:tc>
        <w:tc>
          <w:tcPr>
            <w:tcW w:w="1120" w:type="dxa"/>
            <w:shd w:val="clear" w:color="auto" w:fill="auto"/>
            <w:noWrap/>
            <w:vAlign w:val="center"/>
            <w:hideMark/>
          </w:tcPr>
          <w:p w14:paraId="75AC71CB"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深圳</w:t>
            </w:r>
          </w:p>
        </w:tc>
        <w:tc>
          <w:tcPr>
            <w:tcW w:w="2380" w:type="dxa"/>
            <w:shd w:val="clear" w:color="auto" w:fill="auto"/>
            <w:noWrap/>
            <w:vAlign w:val="center"/>
            <w:hideMark/>
          </w:tcPr>
          <w:p w14:paraId="73967E44"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 xml:space="preserve">1.80 </w:t>
            </w:r>
          </w:p>
        </w:tc>
      </w:tr>
      <w:tr w:rsidR="0038544E" w:rsidRPr="0038544E" w14:paraId="49CA043C" w14:textId="77777777" w:rsidTr="006F741A">
        <w:trPr>
          <w:trHeight w:val="285"/>
          <w:jc w:val="center"/>
        </w:trPr>
        <w:tc>
          <w:tcPr>
            <w:tcW w:w="1080" w:type="dxa"/>
            <w:shd w:val="clear" w:color="auto" w:fill="auto"/>
            <w:noWrap/>
            <w:vAlign w:val="center"/>
            <w:hideMark/>
          </w:tcPr>
          <w:p w14:paraId="401F08B8"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33</w:t>
            </w:r>
          </w:p>
        </w:tc>
        <w:tc>
          <w:tcPr>
            <w:tcW w:w="1420" w:type="dxa"/>
            <w:shd w:val="clear" w:color="auto" w:fill="auto"/>
            <w:noWrap/>
            <w:vAlign w:val="center"/>
            <w:hideMark/>
          </w:tcPr>
          <w:p w14:paraId="019E6279"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002533.SZ</w:t>
            </w:r>
          </w:p>
        </w:tc>
        <w:tc>
          <w:tcPr>
            <w:tcW w:w="1420" w:type="dxa"/>
            <w:shd w:val="clear" w:color="auto" w:fill="auto"/>
            <w:noWrap/>
            <w:vAlign w:val="center"/>
            <w:hideMark/>
          </w:tcPr>
          <w:p w14:paraId="34347773"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金杯电工</w:t>
            </w:r>
          </w:p>
        </w:tc>
        <w:tc>
          <w:tcPr>
            <w:tcW w:w="1120" w:type="dxa"/>
            <w:shd w:val="clear" w:color="auto" w:fill="auto"/>
            <w:noWrap/>
            <w:vAlign w:val="center"/>
            <w:hideMark/>
          </w:tcPr>
          <w:p w14:paraId="5BD75928"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 xml:space="preserve">0.73 </w:t>
            </w:r>
          </w:p>
        </w:tc>
        <w:tc>
          <w:tcPr>
            <w:tcW w:w="1120" w:type="dxa"/>
            <w:shd w:val="clear" w:color="auto" w:fill="auto"/>
            <w:noWrap/>
            <w:vAlign w:val="center"/>
            <w:hideMark/>
          </w:tcPr>
          <w:p w14:paraId="6F844BD3"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深圳</w:t>
            </w:r>
          </w:p>
        </w:tc>
        <w:tc>
          <w:tcPr>
            <w:tcW w:w="2380" w:type="dxa"/>
            <w:shd w:val="clear" w:color="auto" w:fill="auto"/>
            <w:noWrap/>
            <w:vAlign w:val="center"/>
            <w:hideMark/>
          </w:tcPr>
          <w:p w14:paraId="415DE293"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 xml:space="preserve">2.41 </w:t>
            </w:r>
          </w:p>
        </w:tc>
      </w:tr>
      <w:tr w:rsidR="0038544E" w:rsidRPr="0038544E" w14:paraId="7862FA56" w14:textId="77777777" w:rsidTr="006F741A">
        <w:trPr>
          <w:trHeight w:val="285"/>
          <w:jc w:val="center"/>
        </w:trPr>
        <w:tc>
          <w:tcPr>
            <w:tcW w:w="1080" w:type="dxa"/>
            <w:shd w:val="clear" w:color="auto" w:fill="auto"/>
            <w:noWrap/>
            <w:vAlign w:val="center"/>
            <w:hideMark/>
          </w:tcPr>
          <w:p w14:paraId="66113BAD"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34</w:t>
            </w:r>
          </w:p>
        </w:tc>
        <w:tc>
          <w:tcPr>
            <w:tcW w:w="1420" w:type="dxa"/>
            <w:shd w:val="clear" w:color="auto" w:fill="auto"/>
            <w:noWrap/>
            <w:vAlign w:val="center"/>
            <w:hideMark/>
          </w:tcPr>
          <w:p w14:paraId="3E2B396F"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603556.SH</w:t>
            </w:r>
          </w:p>
        </w:tc>
        <w:tc>
          <w:tcPr>
            <w:tcW w:w="1420" w:type="dxa"/>
            <w:shd w:val="clear" w:color="auto" w:fill="auto"/>
            <w:noWrap/>
            <w:vAlign w:val="center"/>
            <w:hideMark/>
          </w:tcPr>
          <w:p w14:paraId="1B472C25"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海兴电力</w:t>
            </w:r>
          </w:p>
        </w:tc>
        <w:tc>
          <w:tcPr>
            <w:tcW w:w="1120" w:type="dxa"/>
            <w:shd w:val="clear" w:color="auto" w:fill="auto"/>
            <w:noWrap/>
            <w:vAlign w:val="center"/>
            <w:hideMark/>
          </w:tcPr>
          <w:p w14:paraId="14755299"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 xml:space="preserve">0.73 </w:t>
            </w:r>
          </w:p>
        </w:tc>
        <w:tc>
          <w:tcPr>
            <w:tcW w:w="1120" w:type="dxa"/>
            <w:shd w:val="clear" w:color="auto" w:fill="auto"/>
            <w:noWrap/>
            <w:vAlign w:val="center"/>
            <w:hideMark/>
          </w:tcPr>
          <w:p w14:paraId="73EE722C"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上海</w:t>
            </w:r>
          </w:p>
        </w:tc>
        <w:tc>
          <w:tcPr>
            <w:tcW w:w="2380" w:type="dxa"/>
            <w:shd w:val="clear" w:color="auto" w:fill="auto"/>
            <w:noWrap/>
            <w:vAlign w:val="center"/>
            <w:hideMark/>
          </w:tcPr>
          <w:p w14:paraId="1D9F03D6"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 xml:space="preserve">1.61 </w:t>
            </w:r>
          </w:p>
        </w:tc>
      </w:tr>
      <w:tr w:rsidR="0038544E" w:rsidRPr="0038544E" w14:paraId="2E9F1117" w14:textId="77777777" w:rsidTr="006F741A">
        <w:trPr>
          <w:trHeight w:val="285"/>
          <w:jc w:val="center"/>
        </w:trPr>
        <w:tc>
          <w:tcPr>
            <w:tcW w:w="1080" w:type="dxa"/>
            <w:shd w:val="clear" w:color="auto" w:fill="auto"/>
            <w:noWrap/>
            <w:vAlign w:val="center"/>
            <w:hideMark/>
          </w:tcPr>
          <w:p w14:paraId="082AAE08"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35</w:t>
            </w:r>
          </w:p>
        </w:tc>
        <w:tc>
          <w:tcPr>
            <w:tcW w:w="1420" w:type="dxa"/>
            <w:shd w:val="clear" w:color="auto" w:fill="auto"/>
            <w:noWrap/>
            <w:vAlign w:val="center"/>
            <w:hideMark/>
          </w:tcPr>
          <w:p w14:paraId="686314E3"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600268.SH</w:t>
            </w:r>
          </w:p>
        </w:tc>
        <w:tc>
          <w:tcPr>
            <w:tcW w:w="1420" w:type="dxa"/>
            <w:shd w:val="clear" w:color="auto" w:fill="auto"/>
            <w:noWrap/>
            <w:vAlign w:val="center"/>
            <w:hideMark/>
          </w:tcPr>
          <w:p w14:paraId="3C253A35"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国电南自</w:t>
            </w:r>
          </w:p>
        </w:tc>
        <w:tc>
          <w:tcPr>
            <w:tcW w:w="1120" w:type="dxa"/>
            <w:shd w:val="clear" w:color="auto" w:fill="auto"/>
            <w:noWrap/>
            <w:vAlign w:val="center"/>
            <w:hideMark/>
          </w:tcPr>
          <w:p w14:paraId="7B36D2C0"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 xml:space="preserve">0.66 </w:t>
            </w:r>
          </w:p>
        </w:tc>
        <w:tc>
          <w:tcPr>
            <w:tcW w:w="1120" w:type="dxa"/>
            <w:shd w:val="clear" w:color="auto" w:fill="auto"/>
            <w:noWrap/>
            <w:vAlign w:val="center"/>
            <w:hideMark/>
          </w:tcPr>
          <w:p w14:paraId="0140053E"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上海</w:t>
            </w:r>
          </w:p>
        </w:tc>
        <w:tc>
          <w:tcPr>
            <w:tcW w:w="2380" w:type="dxa"/>
            <w:shd w:val="clear" w:color="auto" w:fill="auto"/>
            <w:noWrap/>
            <w:vAlign w:val="center"/>
            <w:hideMark/>
          </w:tcPr>
          <w:p w14:paraId="1015C7CF"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 xml:space="preserve">2.66 </w:t>
            </w:r>
          </w:p>
        </w:tc>
      </w:tr>
      <w:tr w:rsidR="0038544E" w:rsidRPr="0038544E" w14:paraId="1384FE82" w14:textId="77777777" w:rsidTr="006F741A">
        <w:trPr>
          <w:trHeight w:val="285"/>
          <w:jc w:val="center"/>
        </w:trPr>
        <w:tc>
          <w:tcPr>
            <w:tcW w:w="1080" w:type="dxa"/>
            <w:shd w:val="clear" w:color="auto" w:fill="auto"/>
            <w:noWrap/>
            <w:vAlign w:val="center"/>
            <w:hideMark/>
          </w:tcPr>
          <w:p w14:paraId="275F69E0"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36</w:t>
            </w:r>
          </w:p>
        </w:tc>
        <w:tc>
          <w:tcPr>
            <w:tcW w:w="1420" w:type="dxa"/>
            <w:shd w:val="clear" w:color="auto" w:fill="auto"/>
            <w:noWrap/>
            <w:vAlign w:val="center"/>
            <w:hideMark/>
          </w:tcPr>
          <w:p w14:paraId="126D6F49"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300360.SZ</w:t>
            </w:r>
          </w:p>
        </w:tc>
        <w:tc>
          <w:tcPr>
            <w:tcW w:w="1420" w:type="dxa"/>
            <w:shd w:val="clear" w:color="auto" w:fill="auto"/>
            <w:noWrap/>
            <w:vAlign w:val="center"/>
            <w:hideMark/>
          </w:tcPr>
          <w:p w14:paraId="0B53087F" w14:textId="77777777" w:rsidR="0038544E" w:rsidRPr="0038544E" w:rsidRDefault="0038544E" w:rsidP="0038544E">
            <w:pPr>
              <w:jc w:val="center"/>
              <w:rPr>
                <w:rFonts w:ascii="仿宋" w:eastAsia="仿宋" w:hAnsi="仿宋"/>
                <w:color w:val="000000"/>
                <w:sz w:val="22"/>
                <w:szCs w:val="22"/>
              </w:rPr>
            </w:pPr>
            <w:proofErr w:type="gramStart"/>
            <w:r w:rsidRPr="0038544E">
              <w:rPr>
                <w:rFonts w:ascii="仿宋" w:eastAsia="仿宋" w:hAnsi="仿宋" w:hint="eastAsia"/>
                <w:color w:val="000000"/>
                <w:sz w:val="22"/>
                <w:szCs w:val="22"/>
              </w:rPr>
              <w:t>炬</w:t>
            </w:r>
            <w:proofErr w:type="gramEnd"/>
            <w:r w:rsidRPr="0038544E">
              <w:rPr>
                <w:rFonts w:ascii="仿宋" w:eastAsia="仿宋" w:hAnsi="仿宋" w:hint="eastAsia"/>
                <w:color w:val="000000"/>
                <w:sz w:val="22"/>
                <w:szCs w:val="22"/>
              </w:rPr>
              <w:t>华科技</w:t>
            </w:r>
          </w:p>
        </w:tc>
        <w:tc>
          <w:tcPr>
            <w:tcW w:w="1120" w:type="dxa"/>
            <w:shd w:val="clear" w:color="auto" w:fill="auto"/>
            <w:noWrap/>
            <w:vAlign w:val="center"/>
            <w:hideMark/>
          </w:tcPr>
          <w:p w14:paraId="0B79981D"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 xml:space="preserve">0.62 </w:t>
            </w:r>
          </w:p>
        </w:tc>
        <w:tc>
          <w:tcPr>
            <w:tcW w:w="1120" w:type="dxa"/>
            <w:shd w:val="clear" w:color="auto" w:fill="auto"/>
            <w:noWrap/>
            <w:vAlign w:val="center"/>
            <w:hideMark/>
          </w:tcPr>
          <w:p w14:paraId="52CD538F"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深圳</w:t>
            </w:r>
          </w:p>
        </w:tc>
        <w:tc>
          <w:tcPr>
            <w:tcW w:w="2380" w:type="dxa"/>
            <w:shd w:val="clear" w:color="auto" w:fill="auto"/>
            <w:noWrap/>
            <w:vAlign w:val="center"/>
            <w:hideMark/>
          </w:tcPr>
          <w:p w14:paraId="2A0B6DEE"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 xml:space="preserve">1.79 </w:t>
            </w:r>
          </w:p>
        </w:tc>
      </w:tr>
      <w:tr w:rsidR="0038544E" w:rsidRPr="0038544E" w14:paraId="0E7D7E12" w14:textId="77777777" w:rsidTr="006F741A">
        <w:trPr>
          <w:trHeight w:val="285"/>
          <w:jc w:val="center"/>
        </w:trPr>
        <w:tc>
          <w:tcPr>
            <w:tcW w:w="1080" w:type="dxa"/>
            <w:shd w:val="clear" w:color="auto" w:fill="auto"/>
            <w:noWrap/>
            <w:vAlign w:val="center"/>
            <w:hideMark/>
          </w:tcPr>
          <w:p w14:paraId="702479CB"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37</w:t>
            </w:r>
          </w:p>
        </w:tc>
        <w:tc>
          <w:tcPr>
            <w:tcW w:w="1420" w:type="dxa"/>
            <w:shd w:val="clear" w:color="auto" w:fill="auto"/>
            <w:noWrap/>
            <w:vAlign w:val="center"/>
            <w:hideMark/>
          </w:tcPr>
          <w:p w14:paraId="42616645"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002169.SZ</w:t>
            </w:r>
          </w:p>
        </w:tc>
        <w:tc>
          <w:tcPr>
            <w:tcW w:w="1420" w:type="dxa"/>
            <w:shd w:val="clear" w:color="auto" w:fill="auto"/>
            <w:noWrap/>
            <w:vAlign w:val="center"/>
            <w:hideMark/>
          </w:tcPr>
          <w:p w14:paraId="2D9D32EB"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智光电气</w:t>
            </w:r>
          </w:p>
        </w:tc>
        <w:tc>
          <w:tcPr>
            <w:tcW w:w="1120" w:type="dxa"/>
            <w:shd w:val="clear" w:color="auto" w:fill="auto"/>
            <w:noWrap/>
            <w:vAlign w:val="center"/>
            <w:hideMark/>
          </w:tcPr>
          <w:p w14:paraId="02B730A6"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 xml:space="preserve">0.57 </w:t>
            </w:r>
          </w:p>
        </w:tc>
        <w:tc>
          <w:tcPr>
            <w:tcW w:w="1120" w:type="dxa"/>
            <w:shd w:val="clear" w:color="auto" w:fill="auto"/>
            <w:noWrap/>
            <w:vAlign w:val="center"/>
            <w:hideMark/>
          </w:tcPr>
          <w:p w14:paraId="48D20A86"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深圳</w:t>
            </w:r>
          </w:p>
        </w:tc>
        <w:tc>
          <w:tcPr>
            <w:tcW w:w="2380" w:type="dxa"/>
            <w:shd w:val="clear" w:color="auto" w:fill="auto"/>
            <w:noWrap/>
            <w:vAlign w:val="center"/>
            <w:hideMark/>
          </w:tcPr>
          <w:p w14:paraId="3CEA95B1"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 xml:space="preserve">1.40 </w:t>
            </w:r>
          </w:p>
        </w:tc>
      </w:tr>
      <w:tr w:rsidR="0038544E" w:rsidRPr="0038544E" w14:paraId="15960F63" w14:textId="77777777" w:rsidTr="006F741A">
        <w:trPr>
          <w:trHeight w:val="285"/>
          <w:jc w:val="center"/>
        </w:trPr>
        <w:tc>
          <w:tcPr>
            <w:tcW w:w="1080" w:type="dxa"/>
            <w:shd w:val="clear" w:color="auto" w:fill="auto"/>
            <w:noWrap/>
            <w:vAlign w:val="center"/>
            <w:hideMark/>
          </w:tcPr>
          <w:p w14:paraId="7F5A390C"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38</w:t>
            </w:r>
          </w:p>
        </w:tc>
        <w:tc>
          <w:tcPr>
            <w:tcW w:w="1420" w:type="dxa"/>
            <w:shd w:val="clear" w:color="auto" w:fill="auto"/>
            <w:noWrap/>
            <w:vAlign w:val="center"/>
            <w:hideMark/>
          </w:tcPr>
          <w:p w14:paraId="434B909F"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002498.SZ</w:t>
            </w:r>
          </w:p>
        </w:tc>
        <w:tc>
          <w:tcPr>
            <w:tcW w:w="1420" w:type="dxa"/>
            <w:shd w:val="clear" w:color="auto" w:fill="auto"/>
            <w:noWrap/>
            <w:vAlign w:val="center"/>
            <w:hideMark/>
          </w:tcPr>
          <w:p w14:paraId="44F808FD" w14:textId="77777777" w:rsidR="0038544E" w:rsidRPr="0038544E" w:rsidRDefault="0038544E" w:rsidP="0038544E">
            <w:pPr>
              <w:jc w:val="center"/>
              <w:rPr>
                <w:rFonts w:ascii="仿宋" w:eastAsia="仿宋" w:hAnsi="仿宋"/>
                <w:color w:val="000000"/>
                <w:sz w:val="22"/>
                <w:szCs w:val="22"/>
              </w:rPr>
            </w:pPr>
            <w:proofErr w:type="gramStart"/>
            <w:r w:rsidRPr="0038544E">
              <w:rPr>
                <w:rFonts w:ascii="仿宋" w:eastAsia="仿宋" w:hAnsi="仿宋" w:hint="eastAsia"/>
                <w:color w:val="000000"/>
                <w:sz w:val="22"/>
                <w:szCs w:val="22"/>
              </w:rPr>
              <w:t>汉缆股份</w:t>
            </w:r>
            <w:proofErr w:type="gramEnd"/>
          </w:p>
        </w:tc>
        <w:tc>
          <w:tcPr>
            <w:tcW w:w="1120" w:type="dxa"/>
            <w:shd w:val="clear" w:color="auto" w:fill="auto"/>
            <w:noWrap/>
            <w:vAlign w:val="center"/>
            <w:hideMark/>
          </w:tcPr>
          <w:p w14:paraId="7A7DBAF5"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 xml:space="preserve">0.55 </w:t>
            </w:r>
          </w:p>
        </w:tc>
        <w:tc>
          <w:tcPr>
            <w:tcW w:w="1120" w:type="dxa"/>
            <w:shd w:val="clear" w:color="auto" w:fill="auto"/>
            <w:noWrap/>
            <w:vAlign w:val="center"/>
            <w:hideMark/>
          </w:tcPr>
          <w:p w14:paraId="447A3C2B"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深圳</w:t>
            </w:r>
          </w:p>
        </w:tc>
        <w:tc>
          <w:tcPr>
            <w:tcW w:w="2380" w:type="dxa"/>
            <w:shd w:val="clear" w:color="auto" w:fill="auto"/>
            <w:noWrap/>
            <w:vAlign w:val="center"/>
            <w:hideMark/>
          </w:tcPr>
          <w:p w14:paraId="20631E81"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 xml:space="preserve">1.10 </w:t>
            </w:r>
          </w:p>
        </w:tc>
      </w:tr>
      <w:tr w:rsidR="0038544E" w:rsidRPr="0038544E" w14:paraId="4F96C6D5" w14:textId="77777777" w:rsidTr="006F741A">
        <w:trPr>
          <w:trHeight w:val="285"/>
          <w:jc w:val="center"/>
        </w:trPr>
        <w:tc>
          <w:tcPr>
            <w:tcW w:w="1080" w:type="dxa"/>
            <w:shd w:val="clear" w:color="auto" w:fill="auto"/>
            <w:noWrap/>
            <w:vAlign w:val="center"/>
            <w:hideMark/>
          </w:tcPr>
          <w:p w14:paraId="38D8F83F"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39</w:t>
            </w:r>
          </w:p>
        </w:tc>
        <w:tc>
          <w:tcPr>
            <w:tcW w:w="1420" w:type="dxa"/>
            <w:shd w:val="clear" w:color="auto" w:fill="auto"/>
            <w:noWrap/>
            <w:vAlign w:val="center"/>
            <w:hideMark/>
          </w:tcPr>
          <w:p w14:paraId="76B853F6"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601096.SH</w:t>
            </w:r>
          </w:p>
        </w:tc>
        <w:tc>
          <w:tcPr>
            <w:tcW w:w="1420" w:type="dxa"/>
            <w:shd w:val="clear" w:color="auto" w:fill="auto"/>
            <w:noWrap/>
            <w:vAlign w:val="center"/>
            <w:hideMark/>
          </w:tcPr>
          <w:p w14:paraId="187A04B9"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宏盛华源</w:t>
            </w:r>
          </w:p>
        </w:tc>
        <w:tc>
          <w:tcPr>
            <w:tcW w:w="1120" w:type="dxa"/>
            <w:shd w:val="clear" w:color="auto" w:fill="auto"/>
            <w:noWrap/>
            <w:vAlign w:val="center"/>
            <w:hideMark/>
          </w:tcPr>
          <w:p w14:paraId="1C13E688"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 xml:space="preserve">0.52 </w:t>
            </w:r>
          </w:p>
        </w:tc>
        <w:tc>
          <w:tcPr>
            <w:tcW w:w="1120" w:type="dxa"/>
            <w:shd w:val="clear" w:color="auto" w:fill="auto"/>
            <w:noWrap/>
            <w:vAlign w:val="center"/>
            <w:hideMark/>
          </w:tcPr>
          <w:p w14:paraId="427FA129"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上海</w:t>
            </w:r>
          </w:p>
        </w:tc>
        <w:tc>
          <w:tcPr>
            <w:tcW w:w="2380" w:type="dxa"/>
            <w:shd w:val="clear" w:color="auto" w:fill="auto"/>
            <w:noWrap/>
            <w:vAlign w:val="center"/>
            <w:hideMark/>
          </w:tcPr>
          <w:p w14:paraId="35566CC0"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 xml:space="preserve">0.85 </w:t>
            </w:r>
          </w:p>
        </w:tc>
      </w:tr>
      <w:tr w:rsidR="0038544E" w:rsidRPr="0038544E" w14:paraId="319DAE18" w14:textId="77777777" w:rsidTr="006F741A">
        <w:trPr>
          <w:trHeight w:val="285"/>
          <w:jc w:val="center"/>
        </w:trPr>
        <w:tc>
          <w:tcPr>
            <w:tcW w:w="1080" w:type="dxa"/>
            <w:shd w:val="clear" w:color="auto" w:fill="auto"/>
            <w:noWrap/>
            <w:vAlign w:val="center"/>
            <w:hideMark/>
          </w:tcPr>
          <w:p w14:paraId="6656C559"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lastRenderedPageBreak/>
              <w:t>40</w:t>
            </w:r>
          </w:p>
        </w:tc>
        <w:tc>
          <w:tcPr>
            <w:tcW w:w="1420" w:type="dxa"/>
            <w:shd w:val="clear" w:color="auto" w:fill="auto"/>
            <w:noWrap/>
            <w:vAlign w:val="center"/>
            <w:hideMark/>
          </w:tcPr>
          <w:p w14:paraId="29DDDDB8"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300341.SZ</w:t>
            </w:r>
          </w:p>
        </w:tc>
        <w:tc>
          <w:tcPr>
            <w:tcW w:w="1420" w:type="dxa"/>
            <w:shd w:val="clear" w:color="auto" w:fill="auto"/>
            <w:noWrap/>
            <w:vAlign w:val="center"/>
            <w:hideMark/>
          </w:tcPr>
          <w:p w14:paraId="3F8FB562"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麦克奥迪</w:t>
            </w:r>
          </w:p>
        </w:tc>
        <w:tc>
          <w:tcPr>
            <w:tcW w:w="1120" w:type="dxa"/>
            <w:shd w:val="clear" w:color="auto" w:fill="auto"/>
            <w:noWrap/>
            <w:vAlign w:val="center"/>
            <w:hideMark/>
          </w:tcPr>
          <w:p w14:paraId="072E4CC4"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 xml:space="preserve">0.50 </w:t>
            </w:r>
          </w:p>
        </w:tc>
        <w:tc>
          <w:tcPr>
            <w:tcW w:w="1120" w:type="dxa"/>
            <w:shd w:val="clear" w:color="auto" w:fill="auto"/>
            <w:noWrap/>
            <w:vAlign w:val="center"/>
            <w:hideMark/>
          </w:tcPr>
          <w:p w14:paraId="1643BEB7"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深圳</w:t>
            </w:r>
          </w:p>
        </w:tc>
        <w:tc>
          <w:tcPr>
            <w:tcW w:w="2380" w:type="dxa"/>
            <w:shd w:val="clear" w:color="auto" w:fill="auto"/>
            <w:noWrap/>
            <w:vAlign w:val="center"/>
            <w:hideMark/>
          </w:tcPr>
          <w:p w14:paraId="3FF83F35"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 xml:space="preserve">2.55 </w:t>
            </w:r>
          </w:p>
        </w:tc>
      </w:tr>
      <w:tr w:rsidR="0038544E" w:rsidRPr="0038544E" w14:paraId="7898DD5F" w14:textId="77777777" w:rsidTr="006F741A">
        <w:trPr>
          <w:trHeight w:val="285"/>
          <w:jc w:val="center"/>
        </w:trPr>
        <w:tc>
          <w:tcPr>
            <w:tcW w:w="1080" w:type="dxa"/>
            <w:shd w:val="clear" w:color="auto" w:fill="auto"/>
            <w:noWrap/>
            <w:vAlign w:val="center"/>
            <w:hideMark/>
          </w:tcPr>
          <w:p w14:paraId="092CA065"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41</w:t>
            </w:r>
          </w:p>
        </w:tc>
        <w:tc>
          <w:tcPr>
            <w:tcW w:w="1420" w:type="dxa"/>
            <w:shd w:val="clear" w:color="auto" w:fill="auto"/>
            <w:noWrap/>
            <w:vAlign w:val="center"/>
            <w:hideMark/>
          </w:tcPr>
          <w:p w14:paraId="1011F5B9"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600973.SH</w:t>
            </w:r>
          </w:p>
        </w:tc>
        <w:tc>
          <w:tcPr>
            <w:tcW w:w="1420" w:type="dxa"/>
            <w:shd w:val="clear" w:color="auto" w:fill="auto"/>
            <w:noWrap/>
            <w:vAlign w:val="center"/>
            <w:hideMark/>
          </w:tcPr>
          <w:p w14:paraId="1C0C6212"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宝</w:t>
            </w:r>
            <w:proofErr w:type="gramStart"/>
            <w:r w:rsidRPr="0038544E">
              <w:rPr>
                <w:rFonts w:ascii="仿宋" w:eastAsia="仿宋" w:hAnsi="仿宋" w:hint="eastAsia"/>
                <w:color w:val="000000"/>
                <w:sz w:val="22"/>
                <w:szCs w:val="22"/>
              </w:rPr>
              <w:t>胜股份</w:t>
            </w:r>
            <w:proofErr w:type="gramEnd"/>
          </w:p>
        </w:tc>
        <w:tc>
          <w:tcPr>
            <w:tcW w:w="1120" w:type="dxa"/>
            <w:shd w:val="clear" w:color="auto" w:fill="auto"/>
            <w:noWrap/>
            <w:vAlign w:val="center"/>
            <w:hideMark/>
          </w:tcPr>
          <w:p w14:paraId="221B184B"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 xml:space="preserve">0.48 </w:t>
            </w:r>
          </w:p>
        </w:tc>
        <w:tc>
          <w:tcPr>
            <w:tcW w:w="1120" w:type="dxa"/>
            <w:shd w:val="clear" w:color="auto" w:fill="auto"/>
            <w:noWrap/>
            <w:vAlign w:val="center"/>
            <w:hideMark/>
          </w:tcPr>
          <w:p w14:paraId="047FC13A"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上海</w:t>
            </w:r>
          </w:p>
        </w:tc>
        <w:tc>
          <w:tcPr>
            <w:tcW w:w="2380" w:type="dxa"/>
            <w:shd w:val="clear" w:color="auto" w:fill="auto"/>
            <w:noWrap/>
            <w:vAlign w:val="center"/>
            <w:hideMark/>
          </w:tcPr>
          <w:p w14:paraId="34248897"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 xml:space="preserve">2.98 </w:t>
            </w:r>
          </w:p>
        </w:tc>
      </w:tr>
      <w:tr w:rsidR="0038544E" w:rsidRPr="0038544E" w14:paraId="4515A1DB" w14:textId="77777777" w:rsidTr="006F741A">
        <w:trPr>
          <w:trHeight w:val="285"/>
          <w:jc w:val="center"/>
        </w:trPr>
        <w:tc>
          <w:tcPr>
            <w:tcW w:w="1080" w:type="dxa"/>
            <w:shd w:val="clear" w:color="auto" w:fill="auto"/>
            <w:noWrap/>
            <w:vAlign w:val="center"/>
            <w:hideMark/>
          </w:tcPr>
          <w:p w14:paraId="1B718185"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42</w:t>
            </w:r>
          </w:p>
        </w:tc>
        <w:tc>
          <w:tcPr>
            <w:tcW w:w="1420" w:type="dxa"/>
            <w:shd w:val="clear" w:color="auto" w:fill="auto"/>
            <w:noWrap/>
            <w:vAlign w:val="center"/>
            <w:hideMark/>
          </w:tcPr>
          <w:p w14:paraId="6C829678"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002452.SZ</w:t>
            </w:r>
          </w:p>
        </w:tc>
        <w:tc>
          <w:tcPr>
            <w:tcW w:w="1420" w:type="dxa"/>
            <w:shd w:val="clear" w:color="auto" w:fill="auto"/>
            <w:noWrap/>
            <w:vAlign w:val="center"/>
            <w:hideMark/>
          </w:tcPr>
          <w:p w14:paraId="68D35A8C"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长高电新</w:t>
            </w:r>
          </w:p>
        </w:tc>
        <w:tc>
          <w:tcPr>
            <w:tcW w:w="1120" w:type="dxa"/>
            <w:shd w:val="clear" w:color="auto" w:fill="auto"/>
            <w:noWrap/>
            <w:vAlign w:val="center"/>
            <w:hideMark/>
          </w:tcPr>
          <w:p w14:paraId="0F45AEDD"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 xml:space="preserve">0.45 </w:t>
            </w:r>
          </w:p>
        </w:tc>
        <w:tc>
          <w:tcPr>
            <w:tcW w:w="1120" w:type="dxa"/>
            <w:shd w:val="clear" w:color="auto" w:fill="auto"/>
            <w:noWrap/>
            <w:vAlign w:val="center"/>
            <w:hideMark/>
          </w:tcPr>
          <w:p w14:paraId="7F520D61"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深圳</w:t>
            </w:r>
          </w:p>
        </w:tc>
        <w:tc>
          <w:tcPr>
            <w:tcW w:w="2380" w:type="dxa"/>
            <w:shd w:val="clear" w:color="auto" w:fill="auto"/>
            <w:noWrap/>
            <w:vAlign w:val="center"/>
            <w:hideMark/>
          </w:tcPr>
          <w:p w14:paraId="09D82BD1"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 xml:space="preserve">1.29 </w:t>
            </w:r>
          </w:p>
        </w:tc>
      </w:tr>
      <w:tr w:rsidR="0038544E" w:rsidRPr="0038544E" w14:paraId="5B23E55C" w14:textId="77777777" w:rsidTr="006F741A">
        <w:trPr>
          <w:trHeight w:val="285"/>
          <w:jc w:val="center"/>
        </w:trPr>
        <w:tc>
          <w:tcPr>
            <w:tcW w:w="1080" w:type="dxa"/>
            <w:shd w:val="clear" w:color="auto" w:fill="auto"/>
            <w:noWrap/>
            <w:vAlign w:val="center"/>
            <w:hideMark/>
          </w:tcPr>
          <w:p w14:paraId="69EF197C"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43</w:t>
            </w:r>
          </w:p>
        </w:tc>
        <w:tc>
          <w:tcPr>
            <w:tcW w:w="1420" w:type="dxa"/>
            <w:shd w:val="clear" w:color="auto" w:fill="auto"/>
            <w:noWrap/>
            <w:vAlign w:val="center"/>
            <w:hideMark/>
          </w:tcPr>
          <w:p w14:paraId="14B19C77"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300018.SZ</w:t>
            </w:r>
          </w:p>
        </w:tc>
        <w:tc>
          <w:tcPr>
            <w:tcW w:w="1420" w:type="dxa"/>
            <w:shd w:val="clear" w:color="auto" w:fill="auto"/>
            <w:noWrap/>
            <w:vAlign w:val="center"/>
            <w:hideMark/>
          </w:tcPr>
          <w:p w14:paraId="7CCC42B7"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中元股份</w:t>
            </w:r>
          </w:p>
        </w:tc>
        <w:tc>
          <w:tcPr>
            <w:tcW w:w="1120" w:type="dxa"/>
            <w:shd w:val="clear" w:color="auto" w:fill="auto"/>
            <w:noWrap/>
            <w:vAlign w:val="center"/>
            <w:hideMark/>
          </w:tcPr>
          <w:p w14:paraId="43285D3E"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 xml:space="preserve">0.45 </w:t>
            </w:r>
          </w:p>
        </w:tc>
        <w:tc>
          <w:tcPr>
            <w:tcW w:w="1120" w:type="dxa"/>
            <w:shd w:val="clear" w:color="auto" w:fill="auto"/>
            <w:noWrap/>
            <w:vAlign w:val="center"/>
            <w:hideMark/>
          </w:tcPr>
          <w:p w14:paraId="7E8DE99D"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深圳</w:t>
            </w:r>
          </w:p>
        </w:tc>
        <w:tc>
          <w:tcPr>
            <w:tcW w:w="2380" w:type="dxa"/>
            <w:shd w:val="clear" w:color="auto" w:fill="auto"/>
            <w:noWrap/>
            <w:vAlign w:val="center"/>
            <w:hideMark/>
          </w:tcPr>
          <w:p w14:paraId="254820ED"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 xml:space="preserve">1.66 </w:t>
            </w:r>
          </w:p>
        </w:tc>
      </w:tr>
      <w:tr w:rsidR="0038544E" w:rsidRPr="0038544E" w14:paraId="2B2B8364" w14:textId="77777777" w:rsidTr="006F741A">
        <w:trPr>
          <w:trHeight w:val="285"/>
          <w:jc w:val="center"/>
        </w:trPr>
        <w:tc>
          <w:tcPr>
            <w:tcW w:w="1080" w:type="dxa"/>
            <w:shd w:val="clear" w:color="auto" w:fill="auto"/>
            <w:noWrap/>
            <w:vAlign w:val="center"/>
            <w:hideMark/>
          </w:tcPr>
          <w:p w14:paraId="0B22DC48"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44</w:t>
            </w:r>
          </w:p>
        </w:tc>
        <w:tc>
          <w:tcPr>
            <w:tcW w:w="1420" w:type="dxa"/>
            <w:shd w:val="clear" w:color="auto" w:fill="auto"/>
            <w:noWrap/>
            <w:vAlign w:val="center"/>
            <w:hideMark/>
          </w:tcPr>
          <w:p w14:paraId="5369722C"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002882.SZ</w:t>
            </w:r>
          </w:p>
        </w:tc>
        <w:tc>
          <w:tcPr>
            <w:tcW w:w="1420" w:type="dxa"/>
            <w:shd w:val="clear" w:color="auto" w:fill="auto"/>
            <w:noWrap/>
            <w:vAlign w:val="center"/>
            <w:hideMark/>
          </w:tcPr>
          <w:p w14:paraId="0F4DEEC9" w14:textId="77777777" w:rsidR="0038544E" w:rsidRPr="0038544E" w:rsidRDefault="0038544E" w:rsidP="0038544E">
            <w:pPr>
              <w:jc w:val="center"/>
              <w:rPr>
                <w:rFonts w:ascii="仿宋" w:eastAsia="仿宋" w:hAnsi="仿宋"/>
                <w:color w:val="000000"/>
                <w:sz w:val="22"/>
                <w:szCs w:val="22"/>
              </w:rPr>
            </w:pPr>
            <w:proofErr w:type="gramStart"/>
            <w:r w:rsidRPr="0038544E">
              <w:rPr>
                <w:rFonts w:ascii="仿宋" w:eastAsia="仿宋" w:hAnsi="仿宋" w:hint="eastAsia"/>
                <w:color w:val="000000"/>
                <w:sz w:val="22"/>
                <w:szCs w:val="22"/>
              </w:rPr>
              <w:t>金龙羽</w:t>
            </w:r>
            <w:proofErr w:type="gramEnd"/>
          </w:p>
        </w:tc>
        <w:tc>
          <w:tcPr>
            <w:tcW w:w="1120" w:type="dxa"/>
            <w:shd w:val="clear" w:color="auto" w:fill="auto"/>
            <w:noWrap/>
            <w:vAlign w:val="center"/>
            <w:hideMark/>
          </w:tcPr>
          <w:p w14:paraId="3BCE3E9B"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 xml:space="preserve">0.45 </w:t>
            </w:r>
          </w:p>
        </w:tc>
        <w:tc>
          <w:tcPr>
            <w:tcW w:w="1120" w:type="dxa"/>
            <w:shd w:val="clear" w:color="auto" w:fill="auto"/>
            <w:noWrap/>
            <w:vAlign w:val="center"/>
            <w:hideMark/>
          </w:tcPr>
          <w:p w14:paraId="724492E0"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深圳</w:t>
            </w:r>
          </w:p>
        </w:tc>
        <w:tc>
          <w:tcPr>
            <w:tcW w:w="2380" w:type="dxa"/>
            <w:shd w:val="clear" w:color="auto" w:fill="auto"/>
            <w:noWrap/>
            <w:vAlign w:val="center"/>
            <w:hideMark/>
          </w:tcPr>
          <w:p w14:paraId="4BC3A205"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 xml:space="preserve">5.39 </w:t>
            </w:r>
          </w:p>
        </w:tc>
      </w:tr>
      <w:tr w:rsidR="0038544E" w:rsidRPr="0038544E" w14:paraId="1C0D5C0B" w14:textId="77777777" w:rsidTr="006F741A">
        <w:trPr>
          <w:trHeight w:val="285"/>
          <w:jc w:val="center"/>
        </w:trPr>
        <w:tc>
          <w:tcPr>
            <w:tcW w:w="1080" w:type="dxa"/>
            <w:shd w:val="clear" w:color="auto" w:fill="auto"/>
            <w:noWrap/>
            <w:vAlign w:val="center"/>
            <w:hideMark/>
          </w:tcPr>
          <w:p w14:paraId="3F5C6A8C"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45</w:t>
            </w:r>
          </w:p>
        </w:tc>
        <w:tc>
          <w:tcPr>
            <w:tcW w:w="1420" w:type="dxa"/>
            <w:shd w:val="clear" w:color="auto" w:fill="auto"/>
            <w:noWrap/>
            <w:vAlign w:val="center"/>
            <w:hideMark/>
          </w:tcPr>
          <w:p w14:paraId="577040D1"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001208.SZ</w:t>
            </w:r>
          </w:p>
        </w:tc>
        <w:tc>
          <w:tcPr>
            <w:tcW w:w="1420" w:type="dxa"/>
            <w:shd w:val="clear" w:color="auto" w:fill="auto"/>
            <w:noWrap/>
            <w:vAlign w:val="center"/>
            <w:hideMark/>
          </w:tcPr>
          <w:p w14:paraId="08738877" w14:textId="77777777" w:rsidR="0038544E" w:rsidRPr="0038544E" w:rsidRDefault="0038544E" w:rsidP="0038544E">
            <w:pPr>
              <w:jc w:val="center"/>
              <w:rPr>
                <w:rFonts w:ascii="仿宋" w:eastAsia="仿宋" w:hAnsi="仿宋"/>
                <w:color w:val="000000"/>
                <w:sz w:val="22"/>
                <w:szCs w:val="22"/>
              </w:rPr>
            </w:pPr>
            <w:proofErr w:type="gramStart"/>
            <w:r w:rsidRPr="0038544E">
              <w:rPr>
                <w:rFonts w:ascii="仿宋" w:eastAsia="仿宋" w:hAnsi="仿宋" w:hint="eastAsia"/>
                <w:color w:val="000000"/>
                <w:sz w:val="22"/>
                <w:szCs w:val="22"/>
              </w:rPr>
              <w:t>华菱线缆</w:t>
            </w:r>
            <w:proofErr w:type="gramEnd"/>
          </w:p>
        </w:tc>
        <w:tc>
          <w:tcPr>
            <w:tcW w:w="1120" w:type="dxa"/>
            <w:shd w:val="clear" w:color="auto" w:fill="auto"/>
            <w:noWrap/>
            <w:vAlign w:val="center"/>
            <w:hideMark/>
          </w:tcPr>
          <w:p w14:paraId="5346FE58"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 xml:space="preserve">0.43 </w:t>
            </w:r>
          </w:p>
        </w:tc>
        <w:tc>
          <w:tcPr>
            <w:tcW w:w="1120" w:type="dxa"/>
            <w:shd w:val="clear" w:color="auto" w:fill="auto"/>
            <w:noWrap/>
            <w:vAlign w:val="center"/>
            <w:hideMark/>
          </w:tcPr>
          <w:p w14:paraId="659849E3"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深圳</w:t>
            </w:r>
          </w:p>
        </w:tc>
        <w:tc>
          <w:tcPr>
            <w:tcW w:w="2380" w:type="dxa"/>
            <w:shd w:val="clear" w:color="auto" w:fill="auto"/>
            <w:noWrap/>
            <w:vAlign w:val="center"/>
            <w:hideMark/>
          </w:tcPr>
          <w:p w14:paraId="1E577417"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 xml:space="preserve">1.69 </w:t>
            </w:r>
          </w:p>
        </w:tc>
      </w:tr>
      <w:tr w:rsidR="0038544E" w:rsidRPr="0038544E" w14:paraId="08311B32" w14:textId="77777777" w:rsidTr="006F741A">
        <w:trPr>
          <w:trHeight w:val="285"/>
          <w:jc w:val="center"/>
        </w:trPr>
        <w:tc>
          <w:tcPr>
            <w:tcW w:w="1080" w:type="dxa"/>
            <w:shd w:val="clear" w:color="auto" w:fill="auto"/>
            <w:noWrap/>
            <w:vAlign w:val="center"/>
            <w:hideMark/>
          </w:tcPr>
          <w:p w14:paraId="4790C2A0"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46</w:t>
            </w:r>
          </w:p>
        </w:tc>
        <w:tc>
          <w:tcPr>
            <w:tcW w:w="1420" w:type="dxa"/>
            <w:shd w:val="clear" w:color="auto" w:fill="auto"/>
            <w:noWrap/>
            <w:vAlign w:val="center"/>
            <w:hideMark/>
          </w:tcPr>
          <w:p w14:paraId="1787498C"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603666.SH</w:t>
            </w:r>
          </w:p>
        </w:tc>
        <w:tc>
          <w:tcPr>
            <w:tcW w:w="1420" w:type="dxa"/>
            <w:shd w:val="clear" w:color="auto" w:fill="auto"/>
            <w:noWrap/>
            <w:vAlign w:val="center"/>
            <w:hideMark/>
          </w:tcPr>
          <w:p w14:paraId="3C1D3608"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亿嘉和</w:t>
            </w:r>
          </w:p>
        </w:tc>
        <w:tc>
          <w:tcPr>
            <w:tcW w:w="1120" w:type="dxa"/>
            <w:shd w:val="clear" w:color="auto" w:fill="auto"/>
            <w:noWrap/>
            <w:vAlign w:val="center"/>
            <w:hideMark/>
          </w:tcPr>
          <w:p w14:paraId="47AEB742"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 xml:space="preserve">0.42 </w:t>
            </w:r>
          </w:p>
        </w:tc>
        <w:tc>
          <w:tcPr>
            <w:tcW w:w="1120" w:type="dxa"/>
            <w:shd w:val="clear" w:color="auto" w:fill="auto"/>
            <w:noWrap/>
            <w:vAlign w:val="center"/>
            <w:hideMark/>
          </w:tcPr>
          <w:p w14:paraId="14B93D77"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上海</w:t>
            </w:r>
          </w:p>
        </w:tc>
        <w:tc>
          <w:tcPr>
            <w:tcW w:w="2380" w:type="dxa"/>
            <w:shd w:val="clear" w:color="auto" w:fill="auto"/>
            <w:noWrap/>
            <w:vAlign w:val="center"/>
            <w:hideMark/>
          </w:tcPr>
          <w:p w14:paraId="2177B395"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 xml:space="preserve">3.45 </w:t>
            </w:r>
          </w:p>
        </w:tc>
      </w:tr>
      <w:tr w:rsidR="0038544E" w:rsidRPr="0038544E" w14:paraId="0C41B035" w14:textId="77777777" w:rsidTr="006F741A">
        <w:trPr>
          <w:trHeight w:val="285"/>
          <w:jc w:val="center"/>
        </w:trPr>
        <w:tc>
          <w:tcPr>
            <w:tcW w:w="1080" w:type="dxa"/>
            <w:shd w:val="clear" w:color="auto" w:fill="auto"/>
            <w:noWrap/>
            <w:vAlign w:val="center"/>
            <w:hideMark/>
          </w:tcPr>
          <w:p w14:paraId="5EED0C41"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47</w:t>
            </w:r>
          </w:p>
        </w:tc>
        <w:tc>
          <w:tcPr>
            <w:tcW w:w="1420" w:type="dxa"/>
            <w:shd w:val="clear" w:color="auto" w:fill="auto"/>
            <w:noWrap/>
            <w:vAlign w:val="center"/>
            <w:hideMark/>
          </w:tcPr>
          <w:p w14:paraId="46FBF134"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002090.SZ</w:t>
            </w:r>
          </w:p>
        </w:tc>
        <w:tc>
          <w:tcPr>
            <w:tcW w:w="1420" w:type="dxa"/>
            <w:shd w:val="clear" w:color="auto" w:fill="auto"/>
            <w:noWrap/>
            <w:vAlign w:val="center"/>
            <w:hideMark/>
          </w:tcPr>
          <w:p w14:paraId="4A613EB1"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金</w:t>
            </w:r>
            <w:proofErr w:type="gramStart"/>
            <w:r w:rsidRPr="0038544E">
              <w:rPr>
                <w:rFonts w:ascii="仿宋" w:eastAsia="仿宋" w:hAnsi="仿宋" w:hint="eastAsia"/>
                <w:color w:val="000000"/>
                <w:sz w:val="22"/>
                <w:szCs w:val="22"/>
              </w:rPr>
              <w:t>智科技</w:t>
            </w:r>
            <w:proofErr w:type="gramEnd"/>
          </w:p>
        </w:tc>
        <w:tc>
          <w:tcPr>
            <w:tcW w:w="1120" w:type="dxa"/>
            <w:shd w:val="clear" w:color="auto" w:fill="auto"/>
            <w:noWrap/>
            <w:vAlign w:val="center"/>
            <w:hideMark/>
          </w:tcPr>
          <w:p w14:paraId="0FAEEE3C"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 xml:space="preserve">0.41 </w:t>
            </w:r>
          </w:p>
        </w:tc>
        <w:tc>
          <w:tcPr>
            <w:tcW w:w="1120" w:type="dxa"/>
            <w:shd w:val="clear" w:color="auto" w:fill="auto"/>
            <w:noWrap/>
            <w:vAlign w:val="center"/>
            <w:hideMark/>
          </w:tcPr>
          <w:p w14:paraId="44F636C8"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深圳</w:t>
            </w:r>
          </w:p>
        </w:tc>
        <w:tc>
          <w:tcPr>
            <w:tcW w:w="2380" w:type="dxa"/>
            <w:shd w:val="clear" w:color="auto" w:fill="auto"/>
            <w:noWrap/>
            <w:vAlign w:val="center"/>
            <w:hideMark/>
          </w:tcPr>
          <w:p w14:paraId="34A07F55"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 xml:space="preserve">2.08 </w:t>
            </w:r>
          </w:p>
        </w:tc>
      </w:tr>
      <w:tr w:rsidR="0038544E" w:rsidRPr="0038544E" w14:paraId="2C70225D" w14:textId="77777777" w:rsidTr="006F741A">
        <w:trPr>
          <w:trHeight w:val="285"/>
          <w:jc w:val="center"/>
        </w:trPr>
        <w:tc>
          <w:tcPr>
            <w:tcW w:w="1080" w:type="dxa"/>
            <w:shd w:val="clear" w:color="auto" w:fill="auto"/>
            <w:noWrap/>
            <w:vAlign w:val="center"/>
            <w:hideMark/>
          </w:tcPr>
          <w:p w14:paraId="4F1189F0"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48</w:t>
            </w:r>
          </w:p>
        </w:tc>
        <w:tc>
          <w:tcPr>
            <w:tcW w:w="1420" w:type="dxa"/>
            <w:shd w:val="clear" w:color="auto" w:fill="auto"/>
            <w:noWrap/>
            <w:vAlign w:val="center"/>
            <w:hideMark/>
          </w:tcPr>
          <w:p w14:paraId="6EE5AE3A"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600468.SH</w:t>
            </w:r>
          </w:p>
        </w:tc>
        <w:tc>
          <w:tcPr>
            <w:tcW w:w="1420" w:type="dxa"/>
            <w:shd w:val="clear" w:color="auto" w:fill="auto"/>
            <w:noWrap/>
            <w:vAlign w:val="center"/>
            <w:hideMark/>
          </w:tcPr>
          <w:p w14:paraId="7C59D270"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百利电气</w:t>
            </w:r>
          </w:p>
        </w:tc>
        <w:tc>
          <w:tcPr>
            <w:tcW w:w="1120" w:type="dxa"/>
            <w:shd w:val="clear" w:color="auto" w:fill="auto"/>
            <w:noWrap/>
            <w:vAlign w:val="center"/>
            <w:hideMark/>
          </w:tcPr>
          <w:p w14:paraId="1CEB1E22"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 xml:space="preserve">0.41 </w:t>
            </w:r>
          </w:p>
        </w:tc>
        <w:tc>
          <w:tcPr>
            <w:tcW w:w="1120" w:type="dxa"/>
            <w:shd w:val="clear" w:color="auto" w:fill="auto"/>
            <w:noWrap/>
            <w:vAlign w:val="center"/>
            <w:hideMark/>
          </w:tcPr>
          <w:p w14:paraId="02EFB32E"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上海</w:t>
            </w:r>
          </w:p>
        </w:tc>
        <w:tc>
          <w:tcPr>
            <w:tcW w:w="2380" w:type="dxa"/>
            <w:shd w:val="clear" w:color="auto" w:fill="auto"/>
            <w:noWrap/>
            <w:vAlign w:val="center"/>
            <w:hideMark/>
          </w:tcPr>
          <w:p w14:paraId="40B9A15C"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 xml:space="preserve">3.76 </w:t>
            </w:r>
          </w:p>
        </w:tc>
      </w:tr>
      <w:tr w:rsidR="0038544E" w:rsidRPr="0038544E" w14:paraId="487D295F" w14:textId="77777777" w:rsidTr="006F741A">
        <w:trPr>
          <w:trHeight w:val="285"/>
          <w:jc w:val="center"/>
        </w:trPr>
        <w:tc>
          <w:tcPr>
            <w:tcW w:w="1080" w:type="dxa"/>
            <w:shd w:val="clear" w:color="auto" w:fill="auto"/>
            <w:noWrap/>
            <w:vAlign w:val="center"/>
            <w:hideMark/>
          </w:tcPr>
          <w:p w14:paraId="64E30F64"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49</w:t>
            </w:r>
          </w:p>
        </w:tc>
        <w:tc>
          <w:tcPr>
            <w:tcW w:w="1420" w:type="dxa"/>
            <w:shd w:val="clear" w:color="auto" w:fill="auto"/>
            <w:noWrap/>
            <w:vAlign w:val="center"/>
            <w:hideMark/>
          </w:tcPr>
          <w:p w14:paraId="75D265B6"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300277.SZ</w:t>
            </w:r>
          </w:p>
        </w:tc>
        <w:tc>
          <w:tcPr>
            <w:tcW w:w="1420" w:type="dxa"/>
            <w:shd w:val="clear" w:color="auto" w:fill="auto"/>
            <w:noWrap/>
            <w:vAlign w:val="center"/>
            <w:hideMark/>
          </w:tcPr>
          <w:p w14:paraId="2394F706"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海联讯</w:t>
            </w:r>
          </w:p>
        </w:tc>
        <w:tc>
          <w:tcPr>
            <w:tcW w:w="1120" w:type="dxa"/>
            <w:shd w:val="clear" w:color="auto" w:fill="auto"/>
            <w:noWrap/>
            <w:vAlign w:val="center"/>
            <w:hideMark/>
          </w:tcPr>
          <w:p w14:paraId="24D5570E"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 xml:space="preserve">0.41 </w:t>
            </w:r>
          </w:p>
        </w:tc>
        <w:tc>
          <w:tcPr>
            <w:tcW w:w="1120" w:type="dxa"/>
            <w:shd w:val="clear" w:color="auto" w:fill="auto"/>
            <w:noWrap/>
            <w:vAlign w:val="center"/>
            <w:hideMark/>
          </w:tcPr>
          <w:p w14:paraId="27797E91"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深圳</w:t>
            </w:r>
          </w:p>
        </w:tc>
        <w:tc>
          <w:tcPr>
            <w:tcW w:w="2380" w:type="dxa"/>
            <w:shd w:val="clear" w:color="auto" w:fill="auto"/>
            <w:noWrap/>
            <w:vAlign w:val="center"/>
            <w:hideMark/>
          </w:tcPr>
          <w:p w14:paraId="7AF94947"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 xml:space="preserve">2.32 </w:t>
            </w:r>
          </w:p>
        </w:tc>
      </w:tr>
      <w:tr w:rsidR="0038544E" w:rsidRPr="0038544E" w14:paraId="39A99BF1" w14:textId="77777777" w:rsidTr="006F741A">
        <w:trPr>
          <w:trHeight w:val="285"/>
          <w:jc w:val="center"/>
        </w:trPr>
        <w:tc>
          <w:tcPr>
            <w:tcW w:w="1080" w:type="dxa"/>
            <w:shd w:val="clear" w:color="auto" w:fill="auto"/>
            <w:noWrap/>
            <w:vAlign w:val="center"/>
            <w:hideMark/>
          </w:tcPr>
          <w:p w14:paraId="04A8EFAA"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50</w:t>
            </w:r>
          </w:p>
        </w:tc>
        <w:tc>
          <w:tcPr>
            <w:tcW w:w="1420" w:type="dxa"/>
            <w:shd w:val="clear" w:color="auto" w:fill="auto"/>
            <w:noWrap/>
            <w:vAlign w:val="center"/>
            <w:hideMark/>
          </w:tcPr>
          <w:p w14:paraId="5FFF118A"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300444.SZ</w:t>
            </w:r>
          </w:p>
        </w:tc>
        <w:tc>
          <w:tcPr>
            <w:tcW w:w="1420" w:type="dxa"/>
            <w:shd w:val="clear" w:color="auto" w:fill="auto"/>
            <w:noWrap/>
            <w:vAlign w:val="center"/>
            <w:hideMark/>
          </w:tcPr>
          <w:p w14:paraId="5750D198"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双杰电气</w:t>
            </w:r>
          </w:p>
        </w:tc>
        <w:tc>
          <w:tcPr>
            <w:tcW w:w="1120" w:type="dxa"/>
            <w:shd w:val="clear" w:color="auto" w:fill="auto"/>
            <w:noWrap/>
            <w:vAlign w:val="center"/>
            <w:hideMark/>
          </w:tcPr>
          <w:p w14:paraId="528594BA"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 xml:space="preserve">0.41 </w:t>
            </w:r>
          </w:p>
        </w:tc>
        <w:tc>
          <w:tcPr>
            <w:tcW w:w="1120" w:type="dxa"/>
            <w:shd w:val="clear" w:color="auto" w:fill="auto"/>
            <w:noWrap/>
            <w:vAlign w:val="center"/>
            <w:hideMark/>
          </w:tcPr>
          <w:p w14:paraId="69A77B9C"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深圳</w:t>
            </w:r>
          </w:p>
        </w:tc>
        <w:tc>
          <w:tcPr>
            <w:tcW w:w="2380" w:type="dxa"/>
            <w:shd w:val="clear" w:color="auto" w:fill="auto"/>
            <w:noWrap/>
            <w:vAlign w:val="center"/>
            <w:hideMark/>
          </w:tcPr>
          <w:p w14:paraId="593DF9EB"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 xml:space="preserve">2.73 </w:t>
            </w:r>
          </w:p>
        </w:tc>
      </w:tr>
      <w:tr w:rsidR="0038544E" w:rsidRPr="0038544E" w14:paraId="2E04BD89" w14:textId="77777777" w:rsidTr="006F741A">
        <w:trPr>
          <w:trHeight w:val="285"/>
          <w:jc w:val="center"/>
        </w:trPr>
        <w:tc>
          <w:tcPr>
            <w:tcW w:w="1080" w:type="dxa"/>
            <w:shd w:val="clear" w:color="auto" w:fill="auto"/>
            <w:noWrap/>
            <w:vAlign w:val="center"/>
            <w:hideMark/>
          </w:tcPr>
          <w:p w14:paraId="3AD031C9"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51</w:t>
            </w:r>
          </w:p>
        </w:tc>
        <w:tc>
          <w:tcPr>
            <w:tcW w:w="1420" w:type="dxa"/>
            <w:shd w:val="clear" w:color="auto" w:fill="auto"/>
            <w:noWrap/>
            <w:vAlign w:val="center"/>
            <w:hideMark/>
          </w:tcPr>
          <w:p w14:paraId="6012BF90"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002560.SZ</w:t>
            </w:r>
          </w:p>
        </w:tc>
        <w:tc>
          <w:tcPr>
            <w:tcW w:w="1420" w:type="dxa"/>
            <w:shd w:val="clear" w:color="auto" w:fill="auto"/>
            <w:noWrap/>
            <w:vAlign w:val="center"/>
            <w:hideMark/>
          </w:tcPr>
          <w:p w14:paraId="4A4BE575"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通达股份</w:t>
            </w:r>
          </w:p>
        </w:tc>
        <w:tc>
          <w:tcPr>
            <w:tcW w:w="1120" w:type="dxa"/>
            <w:shd w:val="clear" w:color="auto" w:fill="auto"/>
            <w:noWrap/>
            <w:vAlign w:val="center"/>
            <w:hideMark/>
          </w:tcPr>
          <w:p w14:paraId="5CAE93CB"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 xml:space="preserve">0.40 </w:t>
            </w:r>
          </w:p>
        </w:tc>
        <w:tc>
          <w:tcPr>
            <w:tcW w:w="1120" w:type="dxa"/>
            <w:shd w:val="clear" w:color="auto" w:fill="auto"/>
            <w:noWrap/>
            <w:vAlign w:val="center"/>
            <w:hideMark/>
          </w:tcPr>
          <w:p w14:paraId="3068A7DE"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深圳</w:t>
            </w:r>
          </w:p>
        </w:tc>
        <w:tc>
          <w:tcPr>
            <w:tcW w:w="2380" w:type="dxa"/>
            <w:shd w:val="clear" w:color="auto" w:fill="auto"/>
            <w:noWrap/>
            <w:vAlign w:val="center"/>
            <w:hideMark/>
          </w:tcPr>
          <w:p w14:paraId="39FCB050"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 xml:space="preserve">2.42 </w:t>
            </w:r>
          </w:p>
        </w:tc>
      </w:tr>
      <w:tr w:rsidR="0038544E" w:rsidRPr="0038544E" w14:paraId="658E57F7" w14:textId="77777777" w:rsidTr="006F741A">
        <w:trPr>
          <w:trHeight w:val="285"/>
          <w:jc w:val="center"/>
        </w:trPr>
        <w:tc>
          <w:tcPr>
            <w:tcW w:w="1080" w:type="dxa"/>
            <w:shd w:val="clear" w:color="auto" w:fill="auto"/>
            <w:noWrap/>
            <w:vAlign w:val="center"/>
            <w:hideMark/>
          </w:tcPr>
          <w:p w14:paraId="06E80DC2"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52</w:t>
            </w:r>
          </w:p>
        </w:tc>
        <w:tc>
          <w:tcPr>
            <w:tcW w:w="1420" w:type="dxa"/>
            <w:shd w:val="clear" w:color="auto" w:fill="auto"/>
            <w:noWrap/>
            <w:vAlign w:val="center"/>
            <w:hideMark/>
          </w:tcPr>
          <w:p w14:paraId="0F648EEA"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300617.SZ</w:t>
            </w:r>
          </w:p>
        </w:tc>
        <w:tc>
          <w:tcPr>
            <w:tcW w:w="1420" w:type="dxa"/>
            <w:shd w:val="clear" w:color="auto" w:fill="auto"/>
            <w:noWrap/>
            <w:vAlign w:val="center"/>
            <w:hideMark/>
          </w:tcPr>
          <w:p w14:paraId="1FCB6CC5" w14:textId="77777777" w:rsidR="0038544E" w:rsidRPr="0038544E" w:rsidRDefault="0038544E" w:rsidP="0038544E">
            <w:pPr>
              <w:jc w:val="center"/>
              <w:rPr>
                <w:rFonts w:ascii="仿宋" w:eastAsia="仿宋" w:hAnsi="仿宋"/>
                <w:color w:val="000000"/>
                <w:sz w:val="22"/>
                <w:szCs w:val="22"/>
              </w:rPr>
            </w:pPr>
            <w:proofErr w:type="gramStart"/>
            <w:r w:rsidRPr="0038544E">
              <w:rPr>
                <w:rFonts w:ascii="仿宋" w:eastAsia="仿宋" w:hAnsi="仿宋" w:hint="eastAsia"/>
                <w:color w:val="000000"/>
                <w:sz w:val="22"/>
                <w:szCs w:val="22"/>
              </w:rPr>
              <w:t>安靠智电</w:t>
            </w:r>
            <w:proofErr w:type="gramEnd"/>
          </w:p>
        </w:tc>
        <w:tc>
          <w:tcPr>
            <w:tcW w:w="1120" w:type="dxa"/>
            <w:shd w:val="clear" w:color="auto" w:fill="auto"/>
            <w:noWrap/>
            <w:vAlign w:val="center"/>
            <w:hideMark/>
          </w:tcPr>
          <w:p w14:paraId="5A187929"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 xml:space="preserve">0.38 </w:t>
            </w:r>
          </w:p>
        </w:tc>
        <w:tc>
          <w:tcPr>
            <w:tcW w:w="1120" w:type="dxa"/>
            <w:shd w:val="clear" w:color="auto" w:fill="auto"/>
            <w:noWrap/>
            <w:vAlign w:val="center"/>
            <w:hideMark/>
          </w:tcPr>
          <w:p w14:paraId="77ED118D"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深圳</w:t>
            </w:r>
          </w:p>
        </w:tc>
        <w:tc>
          <w:tcPr>
            <w:tcW w:w="2380" w:type="dxa"/>
            <w:shd w:val="clear" w:color="auto" w:fill="auto"/>
            <w:noWrap/>
            <w:vAlign w:val="center"/>
            <w:hideMark/>
          </w:tcPr>
          <w:p w14:paraId="5CC7517F"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 xml:space="preserve">1.42 </w:t>
            </w:r>
          </w:p>
        </w:tc>
      </w:tr>
      <w:tr w:rsidR="0038544E" w:rsidRPr="0038544E" w14:paraId="4F54DCC3" w14:textId="77777777" w:rsidTr="006F741A">
        <w:trPr>
          <w:trHeight w:val="285"/>
          <w:jc w:val="center"/>
        </w:trPr>
        <w:tc>
          <w:tcPr>
            <w:tcW w:w="1080" w:type="dxa"/>
            <w:shd w:val="clear" w:color="auto" w:fill="auto"/>
            <w:noWrap/>
            <w:vAlign w:val="center"/>
            <w:hideMark/>
          </w:tcPr>
          <w:p w14:paraId="20D18EFA"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53</w:t>
            </w:r>
          </w:p>
        </w:tc>
        <w:tc>
          <w:tcPr>
            <w:tcW w:w="1420" w:type="dxa"/>
            <w:shd w:val="clear" w:color="auto" w:fill="auto"/>
            <w:noWrap/>
            <w:vAlign w:val="center"/>
            <w:hideMark/>
          </w:tcPr>
          <w:p w14:paraId="2266C40B"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603530.SH</w:t>
            </w:r>
          </w:p>
        </w:tc>
        <w:tc>
          <w:tcPr>
            <w:tcW w:w="1420" w:type="dxa"/>
            <w:shd w:val="clear" w:color="auto" w:fill="auto"/>
            <w:noWrap/>
            <w:vAlign w:val="center"/>
            <w:hideMark/>
          </w:tcPr>
          <w:p w14:paraId="5B7BAED0"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神马电力</w:t>
            </w:r>
          </w:p>
        </w:tc>
        <w:tc>
          <w:tcPr>
            <w:tcW w:w="1120" w:type="dxa"/>
            <w:shd w:val="clear" w:color="auto" w:fill="auto"/>
            <w:noWrap/>
            <w:vAlign w:val="center"/>
            <w:hideMark/>
          </w:tcPr>
          <w:p w14:paraId="32EE5314"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 xml:space="preserve">0.37 </w:t>
            </w:r>
          </w:p>
        </w:tc>
        <w:tc>
          <w:tcPr>
            <w:tcW w:w="1120" w:type="dxa"/>
            <w:shd w:val="clear" w:color="auto" w:fill="auto"/>
            <w:noWrap/>
            <w:vAlign w:val="center"/>
            <w:hideMark/>
          </w:tcPr>
          <w:p w14:paraId="7BF60738"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上海</w:t>
            </w:r>
          </w:p>
        </w:tc>
        <w:tc>
          <w:tcPr>
            <w:tcW w:w="2380" w:type="dxa"/>
            <w:shd w:val="clear" w:color="auto" w:fill="auto"/>
            <w:noWrap/>
            <w:vAlign w:val="center"/>
            <w:hideMark/>
          </w:tcPr>
          <w:p w14:paraId="287FF132"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 xml:space="preserve">1.27 </w:t>
            </w:r>
          </w:p>
        </w:tc>
      </w:tr>
      <w:tr w:rsidR="0038544E" w:rsidRPr="0038544E" w14:paraId="7755F805" w14:textId="77777777" w:rsidTr="006F741A">
        <w:trPr>
          <w:trHeight w:val="285"/>
          <w:jc w:val="center"/>
        </w:trPr>
        <w:tc>
          <w:tcPr>
            <w:tcW w:w="1080" w:type="dxa"/>
            <w:shd w:val="clear" w:color="auto" w:fill="auto"/>
            <w:noWrap/>
            <w:vAlign w:val="center"/>
            <w:hideMark/>
          </w:tcPr>
          <w:p w14:paraId="05A5F744"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54</w:t>
            </w:r>
          </w:p>
        </w:tc>
        <w:tc>
          <w:tcPr>
            <w:tcW w:w="1420" w:type="dxa"/>
            <w:shd w:val="clear" w:color="auto" w:fill="auto"/>
            <w:noWrap/>
            <w:vAlign w:val="center"/>
            <w:hideMark/>
          </w:tcPr>
          <w:p w14:paraId="4B0B97B0"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603861.SH</w:t>
            </w:r>
          </w:p>
        </w:tc>
        <w:tc>
          <w:tcPr>
            <w:tcW w:w="1420" w:type="dxa"/>
            <w:shd w:val="clear" w:color="auto" w:fill="auto"/>
            <w:noWrap/>
            <w:vAlign w:val="center"/>
            <w:hideMark/>
          </w:tcPr>
          <w:p w14:paraId="16C70651"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白云电器</w:t>
            </w:r>
          </w:p>
        </w:tc>
        <w:tc>
          <w:tcPr>
            <w:tcW w:w="1120" w:type="dxa"/>
            <w:shd w:val="clear" w:color="auto" w:fill="auto"/>
            <w:noWrap/>
            <w:vAlign w:val="center"/>
            <w:hideMark/>
          </w:tcPr>
          <w:p w14:paraId="6C4A20EC"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 xml:space="preserve">0.36 </w:t>
            </w:r>
          </w:p>
        </w:tc>
        <w:tc>
          <w:tcPr>
            <w:tcW w:w="1120" w:type="dxa"/>
            <w:shd w:val="clear" w:color="auto" w:fill="auto"/>
            <w:noWrap/>
            <w:vAlign w:val="center"/>
            <w:hideMark/>
          </w:tcPr>
          <w:p w14:paraId="72DDF338"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上海</w:t>
            </w:r>
          </w:p>
        </w:tc>
        <w:tc>
          <w:tcPr>
            <w:tcW w:w="2380" w:type="dxa"/>
            <w:shd w:val="clear" w:color="auto" w:fill="auto"/>
            <w:noWrap/>
            <w:vAlign w:val="center"/>
            <w:hideMark/>
          </w:tcPr>
          <w:p w14:paraId="47C8A45A"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 xml:space="preserve">1.54 </w:t>
            </w:r>
          </w:p>
        </w:tc>
      </w:tr>
      <w:tr w:rsidR="0038544E" w:rsidRPr="0038544E" w14:paraId="34AECD9E" w14:textId="77777777" w:rsidTr="006F741A">
        <w:trPr>
          <w:trHeight w:val="285"/>
          <w:jc w:val="center"/>
        </w:trPr>
        <w:tc>
          <w:tcPr>
            <w:tcW w:w="1080" w:type="dxa"/>
            <w:shd w:val="clear" w:color="auto" w:fill="auto"/>
            <w:noWrap/>
            <w:vAlign w:val="center"/>
            <w:hideMark/>
          </w:tcPr>
          <w:p w14:paraId="3818C42A"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55</w:t>
            </w:r>
          </w:p>
        </w:tc>
        <w:tc>
          <w:tcPr>
            <w:tcW w:w="1420" w:type="dxa"/>
            <w:shd w:val="clear" w:color="auto" w:fill="auto"/>
            <w:noWrap/>
            <w:vAlign w:val="center"/>
            <w:hideMark/>
          </w:tcPr>
          <w:p w14:paraId="292A4BE9"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002339.SZ</w:t>
            </w:r>
          </w:p>
        </w:tc>
        <w:tc>
          <w:tcPr>
            <w:tcW w:w="1420" w:type="dxa"/>
            <w:shd w:val="clear" w:color="auto" w:fill="auto"/>
            <w:noWrap/>
            <w:vAlign w:val="center"/>
            <w:hideMark/>
          </w:tcPr>
          <w:p w14:paraId="56AEFC84"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积成电子</w:t>
            </w:r>
          </w:p>
        </w:tc>
        <w:tc>
          <w:tcPr>
            <w:tcW w:w="1120" w:type="dxa"/>
            <w:shd w:val="clear" w:color="auto" w:fill="auto"/>
            <w:noWrap/>
            <w:vAlign w:val="center"/>
            <w:hideMark/>
          </w:tcPr>
          <w:p w14:paraId="121A29C0"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 xml:space="preserve">0.35 </w:t>
            </w:r>
          </w:p>
        </w:tc>
        <w:tc>
          <w:tcPr>
            <w:tcW w:w="1120" w:type="dxa"/>
            <w:shd w:val="clear" w:color="auto" w:fill="auto"/>
            <w:noWrap/>
            <w:vAlign w:val="center"/>
            <w:hideMark/>
          </w:tcPr>
          <w:p w14:paraId="10C05D68"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深圳</w:t>
            </w:r>
          </w:p>
        </w:tc>
        <w:tc>
          <w:tcPr>
            <w:tcW w:w="2380" w:type="dxa"/>
            <w:shd w:val="clear" w:color="auto" w:fill="auto"/>
            <w:noWrap/>
            <w:vAlign w:val="center"/>
            <w:hideMark/>
          </w:tcPr>
          <w:p w14:paraId="3ECC0A2A"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 xml:space="preserve">1.96 </w:t>
            </w:r>
          </w:p>
        </w:tc>
      </w:tr>
      <w:tr w:rsidR="0038544E" w:rsidRPr="0038544E" w14:paraId="2B8DDDA4" w14:textId="77777777" w:rsidTr="006F741A">
        <w:trPr>
          <w:trHeight w:val="285"/>
          <w:jc w:val="center"/>
        </w:trPr>
        <w:tc>
          <w:tcPr>
            <w:tcW w:w="1080" w:type="dxa"/>
            <w:shd w:val="clear" w:color="auto" w:fill="auto"/>
            <w:noWrap/>
            <w:vAlign w:val="center"/>
            <w:hideMark/>
          </w:tcPr>
          <w:p w14:paraId="3112F081"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56</w:t>
            </w:r>
          </w:p>
        </w:tc>
        <w:tc>
          <w:tcPr>
            <w:tcW w:w="1420" w:type="dxa"/>
            <w:shd w:val="clear" w:color="auto" w:fill="auto"/>
            <w:noWrap/>
            <w:vAlign w:val="center"/>
            <w:hideMark/>
          </w:tcPr>
          <w:p w14:paraId="3EA150FE"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603191.SH</w:t>
            </w:r>
          </w:p>
        </w:tc>
        <w:tc>
          <w:tcPr>
            <w:tcW w:w="1420" w:type="dxa"/>
            <w:shd w:val="clear" w:color="auto" w:fill="auto"/>
            <w:noWrap/>
            <w:vAlign w:val="center"/>
            <w:hideMark/>
          </w:tcPr>
          <w:p w14:paraId="4DACE8BB" w14:textId="77777777" w:rsidR="0038544E" w:rsidRPr="0038544E" w:rsidRDefault="0038544E" w:rsidP="0038544E">
            <w:pPr>
              <w:jc w:val="center"/>
              <w:rPr>
                <w:rFonts w:ascii="仿宋" w:eastAsia="仿宋" w:hAnsi="仿宋"/>
                <w:color w:val="000000"/>
                <w:sz w:val="22"/>
                <w:szCs w:val="22"/>
              </w:rPr>
            </w:pPr>
            <w:proofErr w:type="gramStart"/>
            <w:r w:rsidRPr="0038544E">
              <w:rPr>
                <w:rFonts w:ascii="仿宋" w:eastAsia="仿宋" w:hAnsi="仿宋" w:hint="eastAsia"/>
                <w:color w:val="000000"/>
                <w:sz w:val="22"/>
                <w:szCs w:val="22"/>
              </w:rPr>
              <w:t>望变电气</w:t>
            </w:r>
            <w:proofErr w:type="gramEnd"/>
          </w:p>
        </w:tc>
        <w:tc>
          <w:tcPr>
            <w:tcW w:w="1120" w:type="dxa"/>
            <w:shd w:val="clear" w:color="auto" w:fill="auto"/>
            <w:noWrap/>
            <w:vAlign w:val="center"/>
            <w:hideMark/>
          </w:tcPr>
          <w:p w14:paraId="7D691A35"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 xml:space="preserve">0.35 </w:t>
            </w:r>
          </w:p>
        </w:tc>
        <w:tc>
          <w:tcPr>
            <w:tcW w:w="1120" w:type="dxa"/>
            <w:shd w:val="clear" w:color="auto" w:fill="auto"/>
            <w:noWrap/>
            <w:vAlign w:val="center"/>
            <w:hideMark/>
          </w:tcPr>
          <w:p w14:paraId="441F6002"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上海</w:t>
            </w:r>
          </w:p>
        </w:tc>
        <w:tc>
          <w:tcPr>
            <w:tcW w:w="2380" w:type="dxa"/>
            <w:shd w:val="clear" w:color="auto" w:fill="auto"/>
            <w:noWrap/>
            <w:vAlign w:val="center"/>
            <w:hideMark/>
          </w:tcPr>
          <w:p w14:paraId="02B31734"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 xml:space="preserve">1.36 </w:t>
            </w:r>
          </w:p>
        </w:tc>
      </w:tr>
      <w:tr w:rsidR="0038544E" w:rsidRPr="0038544E" w14:paraId="7F679887" w14:textId="77777777" w:rsidTr="006F741A">
        <w:trPr>
          <w:trHeight w:val="285"/>
          <w:jc w:val="center"/>
        </w:trPr>
        <w:tc>
          <w:tcPr>
            <w:tcW w:w="1080" w:type="dxa"/>
            <w:shd w:val="clear" w:color="auto" w:fill="auto"/>
            <w:noWrap/>
            <w:vAlign w:val="center"/>
            <w:hideMark/>
          </w:tcPr>
          <w:p w14:paraId="7C7C9573"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57</w:t>
            </w:r>
          </w:p>
        </w:tc>
        <w:tc>
          <w:tcPr>
            <w:tcW w:w="1420" w:type="dxa"/>
            <w:shd w:val="clear" w:color="auto" w:fill="auto"/>
            <w:noWrap/>
            <w:vAlign w:val="center"/>
            <w:hideMark/>
          </w:tcPr>
          <w:p w14:paraId="527E4873"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300286.SZ</w:t>
            </w:r>
          </w:p>
        </w:tc>
        <w:tc>
          <w:tcPr>
            <w:tcW w:w="1420" w:type="dxa"/>
            <w:shd w:val="clear" w:color="auto" w:fill="auto"/>
            <w:noWrap/>
            <w:vAlign w:val="center"/>
            <w:hideMark/>
          </w:tcPr>
          <w:p w14:paraId="51AE3E5D"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安科瑞</w:t>
            </w:r>
          </w:p>
        </w:tc>
        <w:tc>
          <w:tcPr>
            <w:tcW w:w="1120" w:type="dxa"/>
            <w:shd w:val="clear" w:color="auto" w:fill="auto"/>
            <w:noWrap/>
            <w:vAlign w:val="center"/>
            <w:hideMark/>
          </w:tcPr>
          <w:p w14:paraId="249B66C7"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 xml:space="preserve">0.35 </w:t>
            </w:r>
          </w:p>
        </w:tc>
        <w:tc>
          <w:tcPr>
            <w:tcW w:w="1120" w:type="dxa"/>
            <w:shd w:val="clear" w:color="auto" w:fill="auto"/>
            <w:noWrap/>
            <w:vAlign w:val="center"/>
            <w:hideMark/>
          </w:tcPr>
          <w:p w14:paraId="78C2B6D5"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深圳</w:t>
            </w:r>
          </w:p>
        </w:tc>
        <w:tc>
          <w:tcPr>
            <w:tcW w:w="2380" w:type="dxa"/>
            <w:shd w:val="clear" w:color="auto" w:fill="auto"/>
            <w:noWrap/>
            <w:vAlign w:val="center"/>
            <w:hideMark/>
          </w:tcPr>
          <w:p w14:paraId="60ED01B6"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 xml:space="preserve">1.12 </w:t>
            </w:r>
          </w:p>
        </w:tc>
      </w:tr>
      <w:tr w:rsidR="0038544E" w:rsidRPr="0038544E" w14:paraId="6BD22204" w14:textId="77777777" w:rsidTr="006F741A">
        <w:trPr>
          <w:trHeight w:val="285"/>
          <w:jc w:val="center"/>
        </w:trPr>
        <w:tc>
          <w:tcPr>
            <w:tcW w:w="1080" w:type="dxa"/>
            <w:shd w:val="clear" w:color="auto" w:fill="auto"/>
            <w:noWrap/>
            <w:vAlign w:val="center"/>
            <w:hideMark/>
          </w:tcPr>
          <w:p w14:paraId="44536515"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58</w:t>
            </w:r>
          </w:p>
        </w:tc>
        <w:tc>
          <w:tcPr>
            <w:tcW w:w="1420" w:type="dxa"/>
            <w:shd w:val="clear" w:color="auto" w:fill="auto"/>
            <w:noWrap/>
            <w:vAlign w:val="center"/>
            <w:hideMark/>
          </w:tcPr>
          <w:p w14:paraId="4E59C227"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300697.SZ</w:t>
            </w:r>
          </w:p>
        </w:tc>
        <w:tc>
          <w:tcPr>
            <w:tcW w:w="1420" w:type="dxa"/>
            <w:shd w:val="clear" w:color="auto" w:fill="auto"/>
            <w:noWrap/>
            <w:vAlign w:val="center"/>
            <w:hideMark/>
          </w:tcPr>
          <w:p w14:paraId="647A1EBE"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电工合金</w:t>
            </w:r>
          </w:p>
        </w:tc>
        <w:tc>
          <w:tcPr>
            <w:tcW w:w="1120" w:type="dxa"/>
            <w:shd w:val="clear" w:color="auto" w:fill="auto"/>
            <w:noWrap/>
            <w:vAlign w:val="center"/>
            <w:hideMark/>
          </w:tcPr>
          <w:p w14:paraId="3BFA514A"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 xml:space="preserve">0.34 </w:t>
            </w:r>
          </w:p>
        </w:tc>
        <w:tc>
          <w:tcPr>
            <w:tcW w:w="1120" w:type="dxa"/>
            <w:shd w:val="clear" w:color="auto" w:fill="auto"/>
            <w:noWrap/>
            <w:vAlign w:val="center"/>
            <w:hideMark/>
          </w:tcPr>
          <w:p w14:paraId="0D0D5DCD"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深圳</w:t>
            </w:r>
          </w:p>
        </w:tc>
        <w:tc>
          <w:tcPr>
            <w:tcW w:w="2380" w:type="dxa"/>
            <w:shd w:val="clear" w:color="auto" w:fill="auto"/>
            <w:noWrap/>
            <w:vAlign w:val="center"/>
            <w:hideMark/>
          </w:tcPr>
          <w:p w14:paraId="54D433C0"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 xml:space="preserve">2.98 </w:t>
            </w:r>
          </w:p>
        </w:tc>
      </w:tr>
      <w:tr w:rsidR="0038544E" w:rsidRPr="0038544E" w14:paraId="72E0D6C2" w14:textId="77777777" w:rsidTr="006F741A">
        <w:trPr>
          <w:trHeight w:val="285"/>
          <w:jc w:val="center"/>
        </w:trPr>
        <w:tc>
          <w:tcPr>
            <w:tcW w:w="1080" w:type="dxa"/>
            <w:shd w:val="clear" w:color="auto" w:fill="auto"/>
            <w:noWrap/>
            <w:vAlign w:val="center"/>
            <w:hideMark/>
          </w:tcPr>
          <w:p w14:paraId="776FE86A"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59</w:t>
            </w:r>
          </w:p>
        </w:tc>
        <w:tc>
          <w:tcPr>
            <w:tcW w:w="1420" w:type="dxa"/>
            <w:shd w:val="clear" w:color="auto" w:fill="auto"/>
            <w:noWrap/>
            <w:vAlign w:val="center"/>
            <w:hideMark/>
          </w:tcPr>
          <w:p w14:paraId="1B34192E"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300265.SZ</w:t>
            </w:r>
          </w:p>
        </w:tc>
        <w:tc>
          <w:tcPr>
            <w:tcW w:w="1420" w:type="dxa"/>
            <w:shd w:val="clear" w:color="auto" w:fill="auto"/>
            <w:noWrap/>
            <w:vAlign w:val="center"/>
            <w:hideMark/>
          </w:tcPr>
          <w:p w14:paraId="38B6B821"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通光线缆</w:t>
            </w:r>
          </w:p>
        </w:tc>
        <w:tc>
          <w:tcPr>
            <w:tcW w:w="1120" w:type="dxa"/>
            <w:shd w:val="clear" w:color="auto" w:fill="auto"/>
            <w:noWrap/>
            <w:vAlign w:val="center"/>
            <w:hideMark/>
          </w:tcPr>
          <w:p w14:paraId="54C2893A"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 xml:space="preserve">0.33 </w:t>
            </w:r>
          </w:p>
        </w:tc>
        <w:tc>
          <w:tcPr>
            <w:tcW w:w="1120" w:type="dxa"/>
            <w:shd w:val="clear" w:color="auto" w:fill="auto"/>
            <w:noWrap/>
            <w:vAlign w:val="center"/>
            <w:hideMark/>
          </w:tcPr>
          <w:p w14:paraId="46175B99"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深圳</w:t>
            </w:r>
          </w:p>
        </w:tc>
        <w:tc>
          <w:tcPr>
            <w:tcW w:w="2380" w:type="dxa"/>
            <w:shd w:val="clear" w:color="auto" w:fill="auto"/>
            <w:noWrap/>
            <w:vAlign w:val="center"/>
            <w:hideMark/>
          </w:tcPr>
          <w:p w14:paraId="0921DB25"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 xml:space="preserve">1.85 </w:t>
            </w:r>
          </w:p>
        </w:tc>
      </w:tr>
      <w:tr w:rsidR="0038544E" w:rsidRPr="0038544E" w14:paraId="45ECB580" w14:textId="77777777" w:rsidTr="006F741A">
        <w:trPr>
          <w:trHeight w:val="285"/>
          <w:jc w:val="center"/>
        </w:trPr>
        <w:tc>
          <w:tcPr>
            <w:tcW w:w="1080" w:type="dxa"/>
            <w:shd w:val="clear" w:color="auto" w:fill="auto"/>
            <w:noWrap/>
            <w:vAlign w:val="center"/>
            <w:hideMark/>
          </w:tcPr>
          <w:p w14:paraId="369BB2C9"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60</w:t>
            </w:r>
          </w:p>
        </w:tc>
        <w:tc>
          <w:tcPr>
            <w:tcW w:w="1420" w:type="dxa"/>
            <w:shd w:val="clear" w:color="auto" w:fill="auto"/>
            <w:noWrap/>
            <w:vAlign w:val="center"/>
            <w:hideMark/>
          </w:tcPr>
          <w:p w14:paraId="0E26887D"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001359.SZ</w:t>
            </w:r>
          </w:p>
        </w:tc>
        <w:tc>
          <w:tcPr>
            <w:tcW w:w="1420" w:type="dxa"/>
            <w:shd w:val="clear" w:color="auto" w:fill="auto"/>
            <w:noWrap/>
            <w:vAlign w:val="center"/>
            <w:hideMark/>
          </w:tcPr>
          <w:p w14:paraId="774ED11D"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平安电工</w:t>
            </w:r>
          </w:p>
        </w:tc>
        <w:tc>
          <w:tcPr>
            <w:tcW w:w="1120" w:type="dxa"/>
            <w:shd w:val="clear" w:color="auto" w:fill="auto"/>
            <w:noWrap/>
            <w:vAlign w:val="center"/>
            <w:hideMark/>
          </w:tcPr>
          <w:p w14:paraId="25B93E19"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 xml:space="preserve">0.31 </w:t>
            </w:r>
          </w:p>
        </w:tc>
        <w:tc>
          <w:tcPr>
            <w:tcW w:w="1120" w:type="dxa"/>
            <w:shd w:val="clear" w:color="auto" w:fill="auto"/>
            <w:noWrap/>
            <w:vAlign w:val="center"/>
            <w:hideMark/>
          </w:tcPr>
          <w:p w14:paraId="4E900299"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深圳</w:t>
            </w:r>
          </w:p>
        </w:tc>
        <w:tc>
          <w:tcPr>
            <w:tcW w:w="2380" w:type="dxa"/>
            <w:shd w:val="clear" w:color="auto" w:fill="auto"/>
            <w:noWrap/>
            <w:vAlign w:val="center"/>
            <w:hideMark/>
          </w:tcPr>
          <w:p w14:paraId="05C0864C"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 xml:space="preserve">1.60 </w:t>
            </w:r>
          </w:p>
        </w:tc>
      </w:tr>
      <w:tr w:rsidR="0038544E" w:rsidRPr="0038544E" w14:paraId="29B80C19" w14:textId="77777777" w:rsidTr="006F741A">
        <w:trPr>
          <w:trHeight w:val="285"/>
          <w:jc w:val="center"/>
        </w:trPr>
        <w:tc>
          <w:tcPr>
            <w:tcW w:w="1080" w:type="dxa"/>
            <w:shd w:val="clear" w:color="auto" w:fill="auto"/>
            <w:noWrap/>
            <w:vAlign w:val="center"/>
            <w:hideMark/>
          </w:tcPr>
          <w:p w14:paraId="24FBC991"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61</w:t>
            </w:r>
          </w:p>
        </w:tc>
        <w:tc>
          <w:tcPr>
            <w:tcW w:w="1420" w:type="dxa"/>
            <w:shd w:val="clear" w:color="auto" w:fill="auto"/>
            <w:noWrap/>
            <w:vAlign w:val="center"/>
            <w:hideMark/>
          </w:tcPr>
          <w:p w14:paraId="6A707FE3"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603618.SH</w:t>
            </w:r>
          </w:p>
        </w:tc>
        <w:tc>
          <w:tcPr>
            <w:tcW w:w="1420" w:type="dxa"/>
            <w:shd w:val="clear" w:color="auto" w:fill="auto"/>
            <w:noWrap/>
            <w:vAlign w:val="center"/>
            <w:hideMark/>
          </w:tcPr>
          <w:p w14:paraId="78E71ADA" w14:textId="77777777" w:rsidR="0038544E" w:rsidRPr="0038544E" w:rsidRDefault="0038544E" w:rsidP="0038544E">
            <w:pPr>
              <w:jc w:val="center"/>
              <w:rPr>
                <w:rFonts w:ascii="仿宋" w:eastAsia="仿宋" w:hAnsi="仿宋"/>
                <w:color w:val="000000"/>
                <w:sz w:val="22"/>
                <w:szCs w:val="22"/>
              </w:rPr>
            </w:pPr>
            <w:proofErr w:type="gramStart"/>
            <w:r w:rsidRPr="0038544E">
              <w:rPr>
                <w:rFonts w:ascii="仿宋" w:eastAsia="仿宋" w:hAnsi="仿宋" w:hint="eastAsia"/>
                <w:color w:val="000000"/>
                <w:sz w:val="22"/>
                <w:szCs w:val="22"/>
              </w:rPr>
              <w:t>杭电股份</w:t>
            </w:r>
            <w:proofErr w:type="gramEnd"/>
          </w:p>
        </w:tc>
        <w:tc>
          <w:tcPr>
            <w:tcW w:w="1120" w:type="dxa"/>
            <w:shd w:val="clear" w:color="auto" w:fill="auto"/>
            <w:noWrap/>
            <w:vAlign w:val="center"/>
            <w:hideMark/>
          </w:tcPr>
          <w:p w14:paraId="54FE12E8"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 xml:space="preserve">0.31 </w:t>
            </w:r>
          </w:p>
        </w:tc>
        <w:tc>
          <w:tcPr>
            <w:tcW w:w="1120" w:type="dxa"/>
            <w:shd w:val="clear" w:color="auto" w:fill="auto"/>
            <w:noWrap/>
            <w:vAlign w:val="center"/>
            <w:hideMark/>
          </w:tcPr>
          <w:p w14:paraId="322835E9"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上海</w:t>
            </w:r>
          </w:p>
        </w:tc>
        <w:tc>
          <w:tcPr>
            <w:tcW w:w="2380" w:type="dxa"/>
            <w:shd w:val="clear" w:color="auto" w:fill="auto"/>
            <w:noWrap/>
            <w:vAlign w:val="center"/>
            <w:hideMark/>
          </w:tcPr>
          <w:p w14:paraId="4BA8E723"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 xml:space="preserve">2.30 </w:t>
            </w:r>
          </w:p>
        </w:tc>
      </w:tr>
      <w:tr w:rsidR="0038544E" w:rsidRPr="0038544E" w14:paraId="75FB5595" w14:textId="77777777" w:rsidTr="006F741A">
        <w:trPr>
          <w:trHeight w:val="285"/>
          <w:jc w:val="center"/>
        </w:trPr>
        <w:tc>
          <w:tcPr>
            <w:tcW w:w="1080" w:type="dxa"/>
            <w:shd w:val="clear" w:color="auto" w:fill="auto"/>
            <w:noWrap/>
            <w:vAlign w:val="center"/>
            <w:hideMark/>
          </w:tcPr>
          <w:p w14:paraId="14B4E185"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62</w:t>
            </w:r>
          </w:p>
        </w:tc>
        <w:tc>
          <w:tcPr>
            <w:tcW w:w="1420" w:type="dxa"/>
            <w:shd w:val="clear" w:color="auto" w:fill="auto"/>
            <w:noWrap/>
            <w:vAlign w:val="center"/>
            <w:hideMark/>
          </w:tcPr>
          <w:p w14:paraId="7A3C54E6"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002606.SZ</w:t>
            </w:r>
          </w:p>
        </w:tc>
        <w:tc>
          <w:tcPr>
            <w:tcW w:w="1420" w:type="dxa"/>
            <w:shd w:val="clear" w:color="auto" w:fill="auto"/>
            <w:noWrap/>
            <w:vAlign w:val="center"/>
            <w:hideMark/>
          </w:tcPr>
          <w:p w14:paraId="7791F47C"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大连电瓷</w:t>
            </w:r>
          </w:p>
        </w:tc>
        <w:tc>
          <w:tcPr>
            <w:tcW w:w="1120" w:type="dxa"/>
            <w:shd w:val="clear" w:color="auto" w:fill="auto"/>
            <w:noWrap/>
            <w:vAlign w:val="center"/>
            <w:hideMark/>
          </w:tcPr>
          <w:p w14:paraId="355D3FD8"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 xml:space="preserve">0.31 </w:t>
            </w:r>
          </w:p>
        </w:tc>
        <w:tc>
          <w:tcPr>
            <w:tcW w:w="1120" w:type="dxa"/>
            <w:shd w:val="clear" w:color="auto" w:fill="auto"/>
            <w:noWrap/>
            <w:vAlign w:val="center"/>
            <w:hideMark/>
          </w:tcPr>
          <w:p w14:paraId="5567129D"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深圳</w:t>
            </w:r>
          </w:p>
        </w:tc>
        <w:tc>
          <w:tcPr>
            <w:tcW w:w="2380" w:type="dxa"/>
            <w:shd w:val="clear" w:color="auto" w:fill="auto"/>
            <w:noWrap/>
            <w:vAlign w:val="center"/>
            <w:hideMark/>
          </w:tcPr>
          <w:p w14:paraId="6E42065F"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 xml:space="preserve">1.01 </w:t>
            </w:r>
          </w:p>
        </w:tc>
      </w:tr>
      <w:tr w:rsidR="0038544E" w:rsidRPr="0038544E" w14:paraId="5C34EE2A" w14:textId="77777777" w:rsidTr="006F741A">
        <w:trPr>
          <w:trHeight w:val="285"/>
          <w:jc w:val="center"/>
        </w:trPr>
        <w:tc>
          <w:tcPr>
            <w:tcW w:w="1080" w:type="dxa"/>
            <w:shd w:val="clear" w:color="auto" w:fill="auto"/>
            <w:noWrap/>
            <w:vAlign w:val="center"/>
            <w:hideMark/>
          </w:tcPr>
          <w:p w14:paraId="460F24B2"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63</w:t>
            </w:r>
          </w:p>
        </w:tc>
        <w:tc>
          <w:tcPr>
            <w:tcW w:w="1420" w:type="dxa"/>
            <w:shd w:val="clear" w:color="auto" w:fill="auto"/>
            <w:noWrap/>
            <w:vAlign w:val="center"/>
            <w:hideMark/>
          </w:tcPr>
          <w:p w14:paraId="4DFFAC56"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601700.SH</w:t>
            </w:r>
          </w:p>
        </w:tc>
        <w:tc>
          <w:tcPr>
            <w:tcW w:w="1420" w:type="dxa"/>
            <w:shd w:val="clear" w:color="auto" w:fill="auto"/>
            <w:noWrap/>
            <w:vAlign w:val="center"/>
            <w:hideMark/>
          </w:tcPr>
          <w:p w14:paraId="648339C1"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风范股份</w:t>
            </w:r>
          </w:p>
        </w:tc>
        <w:tc>
          <w:tcPr>
            <w:tcW w:w="1120" w:type="dxa"/>
            <w:shd w:val="clear" w:color="auto" w:fill="auto"/>
            <w:noWrap/>
            <w:vAlign w:val="center"/>
            <w:hideMark/>
          </w:tcPr>
          <w:p w14:paraId="194B8B24"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 xml:space="preserve">0.30 </w:t>
            </w:r>
          </w:p>
        </w:tc>
        <w:tc>
          <w:tcPr>
            <w:tcW w:w="1120" w:type="dxa"/>
            <w:shd w:val="clear" w:color="auto" w:fill="auto"/>
            <w:noWrap/>
            <w:vAlign w:val="center"/>
            <w:hideMark/>
          </w:tcPr>
          <w:p w14:paraId="02259862"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上海</w:t>
            </w:r>
          </w:p>
        </w:tc>
        <w:tc>
          <w:tcPr>
            <w:tcW w:w="2380" w:type="dxa"/>
            <w:shd w:val="clear" w:color="auto" w:fill="auto"/>
            <w:noWrap/>
            <w:vAlign w:val="center"/>
            <w:hideMark/>
          </w:tcPr>
          <w:p w14:paraId="775392D5"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 xml:space="preserve">0.66 </w:t>
            </w:r>
          </w:p>
        </w:tc>
      </w:tr>
      <w:tr w:rsidR="0038544E" w:rsidRPr="0038544E" w14:paraId="04BA4C8E" w14:textId="77777777" w:rsidTr="006F741A">
        <w:trPr>
          <w:trHeight w:val="285"/>
          <w:jc w:val="center"/>
        </w:trPr>
        <w:tc>
          <w:tcPr>
            <w:tcW w:w="1080" w:type="dxa"/>
            <w:shd w:val="clear" w:color="auto" w:fill="auto"/>
            <w:noWrap/>
            <w:vAlign w:val="center"/>
            <w:hideMark/>
          </w:tcPr>
          <w:p w14:paraId="75A1AAAE"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64</w:t>
            </w:r>
          </w:p>
        </w:tc>
        <w:tc>
          <w:tcPr>
            <w:tcW w:w="1420" w:type="dxa"/>
            <w:shd w:val="clear" w:color="auto" w:fill="auto"/>
            <w:noWrap/>
            <w:vAlign w:val="center"/>
            <w:hideMark/>
          </w:tcPr>
          <w:p w14:paraId="561DC4DA"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300831.SZ</w:t>
            </w:r>
          </w:p>
        </w:tc>
        <w:tc>
          <w:tcPr>
            <w:tcW w:w="1420" w:type="dxa"/>
            <w:shd w:val="clear" w:color="auto" w:fill="auto"/>
            <w:noWrap/>
            <w:vAlign w:val="center"/>
            <w:hideMark/>
          </w:tcPr>
          <w:p w14:paraId="4F15D1E9"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派</w:t>
            </w:r>
            <w:proofErr w:type="gramStart"/>
            <w:r w:rsidRPr="0038544E">
              <w:rPr>
                <w:rFonts w:ascii="仿宋" w:eastAsia="仿宋" w:hAnsi="仿宋" w:hint="eastAsia"/>
                <w:color w:val="000000"/>
                <w:sz w:val="22"/>
                <w:szCs w:val="22"/>
              </w:rPr>
              <w:t>瑞股份</w:t>
            </w:r>
            <w:proofErr w:type="gramEnd"/>
          </w:p>
        </w:tc>
        <w:tc>
          <w:tcPr>
            <w:tcW w:w="1120" w:type="dxa"/>
            <w:shd w:val="clear" w:color="auto" w:fill="auto"/>
            <w:noWrap/>
            <w:vAlign w:val="center"/>
            <w:hideMark/>
          </w:tcPr>
          <w:p w14:paraId="1322B502"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 xml:space="preserve">0.29 </w:t>
            </w:r>
          </w:p>
        </w:tc>
        <w:tc>
          <w:tcPr>
            <w:tcW w:w="1120" w:type="dxa"/>
            <w:shd w:val="clear" w:color="auto" w:fill="auto"/>
            <w:noWrap/>
            <w:vAlign w:val="center"/>
            <w:hideMark/>
          </w:tcPr>
          <w:p w14:paraId="3586CDA4"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深圳</w:t>
            </w:r>
          </w:p>
        </w:tc>
        <w:tc>
          <w:tcPr>
            <w:tcW w:w="2380" w:type="dxa"/>
            <w:shd w:val="clear" w:color="auto" w:fill="auto"/>
            <w:noWrap/>
            <w:vAlign w:val="center"/>
            <w:hideMark/>
          </w:tcPr>
          <w:p w14:paraId="0F8BE419"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 xml:space="preserve">1.64 </w:t>
            </w:r>
          </w:p>
        </w:tc>
      </w:tr>
      <w:tr w:rsidR="0038544E" w:rsidRPr="0038544E" w14:paraId="6651608F" w14:textId="77777777" w:rsidTr="006F741A">
        <w:trPr>
          <w:trHeight w:val="285"/>
          <w:jc w:val="center"/>
        </w:trPr>
        <w:tc>
          <w:tcPr>
            <w:tcW w:w="1080" w:type="dxa"/>
            <w:shd w:val="clear" w:color="auto" w:fill="auto"/>
            <w:noWrap/>
            <w:vAlign w:val="center"/>
            <w:hideMark/>
          </w:tcPr>
          <w:p w14:paraId="7A17A346"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65</w:t>
            </w:r>
          </w:p>
        </w:tc>
        <w:tc>
          <w:tcPr>
            <w:tcW w:w="1420" w:type="dxa"/>
            <w:shd w:val="clear" w:color="auto" w:fill="auto"/>
            <w:noWrap/>
            <w:vAlign w:val="center"/>
            <w:hideMark/>
          </w:tcPr>
          <w:p w14:paraId="77DF9D67"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300712.SZ</w:t>
            </w:r>
          </w:p>
        </w:tc>
        <w:tc>
          <w:tcPr>
            <w:tcW w:w="1420" w:type="dxa"/>
            <w:shd w:val="clear" w:color="auto" w:fill="auto"/>
            <w:noWrap/>
            <w:vAlign w:val="center"/>
            <w:hideMark/>
          </w:tcPr>
          <w:p w14:paraId="58A664B0"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永福股份</w:t>
            </w:r>
          </w:p>
        </w:tc>
        <w:tc>
          <w:tcPr>
            <w:tcW w:w="1120" w:type="dxa"/>
            <w:shd w:val="clear" w:color="auto" w:fill="auto"/>
            <w:noWrap/>
            <w:vAlign w:val="center"/>
            <w:hideMark/>
          </w:tcPr>
          <w:p w14:paraId="02719FEA"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 xml:space="preserve">0.29 </w:t>
            </w:r>
          </w:p>
        </w:tc>
        <w:tc>
          <w:tcPr>
            <w:tcW w:w="1120" w:type="dxa"/>
            <w:shd w:val="clear" w:color="auto" w:fill="auto"/>
            <w:noWrap/>
            <w:vAlign w:val="center"/>
            <w:hideMark/>
          </w:tcPr>
          <w:p w14:paraId="5C107DAB"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深圳</w:t>
            </w:r>
          </w:p>
        </w:tc>
        <w:tc>
          <w:tcPr>
            <w:tcW w:w="2380" w:type="dxa"/>
            <w:shd w:val="clear" w:color="auto" w:fill="auto"/>
            <w:noWrap/>
            <w:vAlign w:val="center"/>
            <w:hideMark/>
          </w:tcPr>
          <w:p w14:paraId="7FB1E2A9"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 xml:space="preserve">1.04 </w:t>
            </w:r>
          </w:p>
        </w:tc>
      </w:tr>
      <w:tr w:rsidR="0038544E" w:rsidRPr="0038544E" w14:paraId="235D997E" w14:textId="77777777" w:rsidTr="006F741A">
        <w:trPr>
          <w:trHeight w:val="285"/>
          <w:jc w:val="center"/>
        </w:trPr>
        <w:tc>
          <w:tcPr>
            <w:tcW w:w="1080" w:type="dxa"/>
            <w:shd w:val="clear" w:color="auto" w:fill="auto"/>
            <w:noWrap/>
            <w:vAlign w:val="center"/>
            <w:hideMark/>
          </w:tcPr>
          <w:p w14:paraId="5AF22ED5"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66</w:t>
            </w:r>
          </w:p>
        </w:tc>
        <w:tc>
          <w:tcPr>
            <w:tcW w:w="1420" w:type="dxa"/>
            <w:shd w:val="clear" w:color="auto" w:fill="auto"/>
            <w:noWrap/>
            <w:vAlign w:val="center"/>
            <w:hideMark/>
          </w:tcPr>
          <w:p w14:paraId="17FB75E7"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300510.SZ</w:t>
            </w:r>
          </w:p>
        </w:tc>
        <w:tc>
          <w:tcPr>
            <w:tcW w:w="1420" w:type="dxa"/>
            <w:shd w:val="clear" w:color="auto" w:fill="auto"/>
            <w:noWrap/>
            <w:vAlign w:val="center"/>
            <w:hideMark/>
          </w:tcPr>
          <w:p w14:paraId="24E6CE33"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金冠股份</w:t>
            </w:r>
          </w:p>
        </w:tc>
        <w:tc>
          <w:tcPr>
            <w:tcW w:w="1120" w:type="dxa"/>
            <w:shd w:val="clear" w:color="auto" w:fill="auto"/>
            <w:noWrap/>
            <w:vAlign w:val="center"/>
            <w:hideMark/>
          </w:tcPr>
          <w:p w14:paraId="4581459B"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 xml:space="preserve">0.28 </w:t>
            </w:r>
          </w:p>
        </w:tc>
        <w:tc>
          <w:tcPr>
            <w:tcW w:w="1120" w:type="dxa"/>
            <w:shd w:val="clear" w:color="auto" w:fill="auto"/>
            <w:noWrap/>
            <w:vAlign w:val="center"/>
            <w:hideMark/>
          </w:tcPr>
          <w:p w14:paraId="0B58254D"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深圳</w:t>
            </w:r>
          </w:p>
        </w:tc>
        <w:tc>
          <w:tcPr>
            <w:tcW w:w="2380" w:type="dxa"/>
            <w:shd w:val="clear" w:color="auto" w:fill="auto"/>
            <w:noWrap/>
            <w:vAlign w:val="center"/>
            <w:hideMark/>
          </w:tcPr>
          <w:p w14:paraId="4F9BB438"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 xml:space="preserve">1.41 </w:t>
            </w:r>
          </w:p>
        </w:tc>
      </w:tr>
      <w:tr w:rsidR="0038544E" w:rsidRPr="0038544E" w14:paraId="411660EC" w14:textId="77777777" w:rsidTr="006F741A">
        <w:trPr>
          <w:trHeight w:val="285"/>
          <w:jc w:val="center"/>
        </w:trPr>
        <w:tc>
          <w:tcPr>
            <w:tcW w:w="1080" w:type="dxa"/>
            <w:shd w:val="clear" w:color="auto" w:fill="auto"/>
            <w:noWrap/>
            <w:vAlign w:val="center"/>
            <w:hideMark/>
          </w:tcPr>
          <w:p w14:paraId="58D645BF"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67</w:t>
            </w:r>
          </w:p>
        </w:tc>
        <w:tc>
          <w:tcPr>
            <w:tcW w:w="1420" w:type="dxa"/>
            <w:shd w:val="clear" w:color="auto" w:fill="auto"/>
            <w:noWrap/>
            <w:vAlign w:val="center"/>
            <w:hideMark/>
          </w:tcPr>
          <w:p w14:paraId="2F3E9B76"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603050.SH</w:t>
            </w:r>
          </w:p>
        </w:tc>
        <w:tc>
          <w:tcPr>
            <w:tcW w:w="1420" w:type="dxa"/>
            <w:shd w:val="clear" w:color="auto" w:fill="auto"/>
            <w:noWrap/>
            <w:vAlign w:val="center"/>
            <w:hideMark/>
          </w:tcPr>
          <w:p w14:paraId="0FDEC700"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科林电气</w:t>
            </w:r>
          </w:p>
        </w:tc>
        <w:tc>
          <w:tcPr>
            <w:tcW w:w="1120" w:type="dxa"/>
            <w:shd w:val="clear" w:color="auto" w:fill="auto"/>
            <w:noWrap/>
            <w:vAlign w:val="center"/>
            <w:hideMark/>
          </w:tcPr>
          <w:p w14:paraId="70850943"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 xml:space="preserve">0.26 </w:t>
            </w:r>
          </w:p>
        </w:tc>
        <w:tc>
          <w:tcPr>
            <w:tcW w:w="1120" w:type="dxa"/>
            <w:shd w:val="clear" w:color="auto" w:fill="auto"/>
            <w:noWrap/>
            <w:vAlign w:val="center"/>
            <w:hideMark/>
          </w:tcPr>
          <w:p w14:paraId="3AC14D5F"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上海</w:t>
            </w:r>
          </w:p>
        </w:tc>
        <w:tc>
          <w:tcPr>
            <w:tcW w:w="2380" w:type="dxa"/>
            <w:shd w:val="clear" w:color="auto" w:fill="auto"/>
            <w:noWrap/>
            <w:vAlign w:val="center"/>
            <w:hideMark/>
          </w:tcPr>
          <w:p w14:paraId="24C1FD12"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 xml:space="preserve">0.67 </w:t>
            </w:r>
          </w:p>
        </w:tc>
      </w:tr>
      <w:tr w:rsidR="0038544E" w:rsidRPr="0038544E" w14:paraId="29562924" w14:textId="77777777" w:rsidTr="006F741A">
        <w:trPr>
          <w:trHeight w:val="285"/>
          <w:jc w:val="center"/>
        </w:trPr>
        <w:tc>
          <w:tcPr>
            <w:tcW w:w="1080" w:type="dxa"/>
            <w:shd w:val="clear" w:color="auto" w:fill="auto"/>
            <w:noWrap/>
            <w:vAlign w:val="center"/>
            <w:hideMark/>
          </w:tcPr>
          <w:p w14:paraId="12911F38"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68</w:t>
            </w:r>
          </w:p>
        </w:tc>
        <w:tc>
          <w:tcPr>
            <w:tcW w:w="1420" w:type="dxa"/>
            <w:shd w:val="clear" w:color="auto" w:fill="auto"/>
            <w:noWrap/>
            <w:vAlign w:val="center"/>
            <w:hideMark/>
          </w:tcPr>
          <w:p w14:paraId="646766E2"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300853.SZ</w:t>
            </w:r>
          </w:p>
        </w:tc>
        <w:tc>
          <w:tcPr>
            <w:tcW w:w="1420" w:type="dxa"/>
            <w:shd w:val="clear" w:color="auto" w:fill="auto"/>
            <w:noWrap/>
            <w:vAlign w:val="center"/>
            <w:hideMark/>
          </w:tcPr>
          <w:p w14:paraId="6DE2C723"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申昊科技</w:t>
            </w:r>
          </w:p>
        </w:tc>
        <w:tc>
          <w:tcPr>
            <w:tcW w:w="1120" w:type="dxa"/>
            <w:shd w:val="clear" w:color="auto" w:fill="auto"/>
            <w:noWrap/>
            <w:vAlign w:val="center"/>
            <w:hideMark/>
          </w:tcPr>
          <w:p w14:paraId="2FFE7E28"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 xml:space="preserve">0.26 </w:t>
            </w:r>
          </w:p>
        </w:tc>
        <w:tc>
          <w:tcPr>
            <w:tcW w:w="1120" w:type="dxa"/>
            <w:shd w:val="clear" w:color="auto" w:fill="auto"/>
            <w:noWrap/>
            <w:vAlign w:val="center"/>
            <w:hideMark/>
          </w:tcPr>
          <w:p w14:paraId="513A827F"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深圳</w:t>
            </w:r>
          </w:p>
        </w:tc>
        <w:tc>
          <w:tcPr>
            <w:tcW w:w="2380" w:type="dxa"/>
            <w:shd w:val="clear" w:color="auto" w:fill="auto"/>
            <w:noWrap/>
            <w:vAlign w:val="center"/>
            <w:hideMark/>
          </w:tcPr>
          <w:p w14:paraId="4CAD244B"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 xml:space="preserve">2.59 </w:t>
            </w:r>
          </w:p>
        </w:tc>
      </w:tr>
      <w:tr w:rsidR="0038544E" w:rsidRPr="0038544E" w14:paraId="46B5F049" w14:textId="77777777" w:rsidTr="006F741A">
        <w:trPr>
          <w:trHeight w:val="285"/>
          <w:jc w:val="center"/>
        </w:trPr>
        <w:tc>
          <w:tcPr>
            <w:tcW w:w="1080" w:type="dxa"/>
            <w:shd w:val="clear" w:color="auto" w:fill="auto"/>
            <w:noWrap/>
            <w:vAlign w:val="center"/>
            <w:hideMark/>
          </w:tcPr>
          <w:p w14:paraId="69750006"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69</w:t>
            </w:r>
          </w:p>
        </w:tc>
        <w:tc>
          <w:tcPr>
            <w:tcW w:w="1420" w:type="dxa"/>
            <w:shd w:val="clear" w:color="auto" w:fill="auto"/>
            <w:noWrap/>
            <w:vAlign w:val="center"/>
            <w:hideMark/>
          </w:tcPr>
          <w:p w14:paraId="488EDDFD"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300215.SZ</w:t>
            </w:r>
          </w:p>
        </w:tc>
        <w:tc>
          <w:tcPr>
            <w:tcW w:w="1420" w:type="dxa"/>
            <w:shd w:val="clear" w:color="auto" w:fill="auto"/>
            <w:noWrap/>
            <w:vAlign w:val="center"/>
            <w:hideMark/>
          </w:tcPr>
          <w:p w14:paraId="2BE71DC2" w14:textId="77777777" w:rsidR="0038544E" w:rsidRPr="0038544E" w:rsidRDefault="0038544E" w:rsidP="0038544E">
            <w:pPr>
              <w:jc w:val="center"/>
              <w:rPr>
                <w:rFonts w:ascii="仿宋" w:eastAsia="仿宋" w:hAnsi="仿宋"/>
                <w:color w:val="000000"/>
                <w:sz w:val="22"/>
                <w:szCs w:val="22"/>
              </w:rPr>
            </w:pPr>
            <w:proofErr w:type="gramStart"/>
            <w:r w:rsidRPr="0038544E">
              <w:rPr>
                <w:rFonts w:ascii="仿宋" w:eastAsia="仿宋" w:hAnsi="仿宋" w:hint="eastAsia"/>
                <w:color w:val="000000"/>
                <w:sz w:val="22"/>
                <w:szCs w:val="22"/>
              </w:rPr>
              <w:t>电科院</w:t>
            </w:r>
            <w:proofErr w:type="gramEnd"/>
          </w:p>
        </w:tc>
        <w:tc>
          <w:tcPr>
            <w:tcW w:w="1120" w:type="dxa"/>
            <w:shd w:val="clear" w:color="auto" w:fill="auto"/>
            <w:noWrap/>
            <w:vAlign w:val="center"/>
            <w:hideMark/>
          </w:tcPr>
          <w:p w14:paraId="5C6D7610"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 xml:space="preserve">0.25 </w:t>
            </w:r>
          </w:p>
        </w:tc>
        <w:tc>
          <w:tcPr>
            <w:tcW w:w="1120" w:type="dxa"/>
            <w:shd w:val="clear" w:color="auto" w:fill="auto"/>
            <w:noWrap/>
            <w:vAlign w:val="center"/>
            <w:hideMark/>
          </w:tcPr>
          <w:p w14:paraId="6E5734CD"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深圳</w:t>
            </w:r>
          </w:p>
        </w:tc>
        <w:tc>
          <w:tcPr>
            <w:tcW w:w="2380" w:type="dxa"/>
            <w:shd w:val="clear" w:color="auto" w:fill="auto"/>
            <w:noWrap/>
            <w:vAlign w:val="center"/>
            <w:hideMark/>
          </w:tcPr>
          <w:p w14:paraId="22919961"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 xml:space="preserve">0.99 </w:t>
            </w:r>
          </w:p>
        </w:tc>
      </w:tr>
      <w:tr w:rsidR="0038544E" w:rsidRPr="0038544E" w14:paraId="7C53DCEE" w14:textId="77777777" w:rsidTr="006F741A">
        <w:trPr>
          <w:trHeight w:val="285"/>
          <w:jc w:val="center"/>
        </w:trPr>
        <w:tc>
          <w:tcPr>
            <w:tcW w:w="1080" w:type="dxa"/>
            <w:shd w:val="clear" w:color="auto" w:fill="auto"/>
            <w:noWrap/>
            <w:vAlign w:val="center"/>
            <w:hideMark/>
          </w:tcPr>
          <w:p w14:paraId="4CCFF663"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70</w:t>
            </w:r>
          </w:p>
        </w:tc>
        <w:tc>
          <w:tcPr>
            <w:tcW w:w="1420" w:type="dxa"/>
            <w:shd w:val="clear" w:color="auto" w:fill="auto"/>
            <w:noWrap/>
            <w:vAlign w:val="center"/>
            <w:hideMark/>
          </w:tcPr>
          <w:p w14:paraId="612C13F2"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605066.SH</w:t>
            </w:r>
          </w:p>
        </w:tc>
        <w:tc>
          <w:tcPr>
            <w:tcW w:w="1420" w:type="dxa"/>
            <w:shd w:val="clear" w:color="auto" w:fill="auto"/>
            <w:noWrap/>
            <w:vAlign w:val="center"/>
            <w:hideMark/>
          </w:tcPr>
          <w:p w14:paraId="73061EE6"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天正电气</w:t>
            </w:r>
          </w:p>
        </w:tc>
        <w:tc>
          <w:tcPr>
            <w:tcW w:w="1120" w:type="dxa"/>
            <w:shd w:val="clear" w:color="auto" w:fill="auto"/>
            <w:noWrap/>
            <w:vAlign w:val="center"/>
            <w:hideMark/>
          </w:tcPr>
          <w:p w14:paraId="4CDC64A6"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 xml:space="preserve">0.25 </w:t>
            </w:r>
          </w:p>
        </w:tc>
        <w:tc>
          <w:tcPr>
            <w:tcW w:w="1120" w:type="dxa"/>
            <w:shd w:val="clear" w:color="auto" w:fill="auto"/>
            <w:noWrap/>
            <w:vAlign w:val="center"/>
            <w:hideMark/>
          </w:tcPr>
          <w:p w14:paraId="3E0E2153"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上海</w:t>
            </w:r>
          </w:p>
        </w:tc>
        <w:tc>
          <w:tcPr>
            <w:tcW w:w="2380" w:type="dxa"/>
            <w:shd w:val="clear" w:color="auto" w:fill="auto"/>
            <w:noWrap/>
            <w:vAlign w:val="center"/>
            <w:hideMark/>
          </w:tcPr>
          <w:p w14:paraId="3F215202"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 xml:space="preserve">1.69 </w:t>
            </w:r>
          </w:p>
        </w:tc>
      </w:tr>
      <w:tr w:rsidR="0038544E" w:rsidRPr="0038544E" w14:paraId="2384AE73" w14:textId="77777777" w:rsidTr="006F741A">
        <w:trPr>
          <w:trHeight w:val="285"/>
          <w:jc w:val="center"/>
        </w:trPr>
        <w:tc>
          <w:tcPr>
            <w:tcW w:w="1080" w:type="dxa"/>
            <w:shd w:val="clear" w:color="auto" w:fill="auto"/>
            <w:noWrap/>
            <w:vAlign w:val="center"/>
            <w:hideMark/>
          </w:tcPr>
          <w:p w14:paraId="384F9E3B"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71</w:t>
            </w:r>
          </w:p>
        </w:tc>
        <w:tc>
          <w:tcPr>
            <w:tcW w:w="1420" w:type="dxa"/>
            <w:shd w:val="clear" w:color="auto" w:fill="auto"/>
            <w:noWrap/>
            <w:vAlign w:val="center"/>
            <w:hideMark/>
          </w:tcPr>
          <w:p w14:paraId="61761C5E"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002879.SZ</w:t>
            </w:r>
          </w:p>
        </w:tc>
        <w:tc>
          <w:tcPr>
            <w:tcW w:w="1420" w:type="dxa"/>
            <w:shd w:val="clear" w:color="auto" w:fill="auto"/>
            <w:noWrap/>
            <w:vAlign w:val="center"/>
            <w:hideMark/>
          </w:tcPr>
          <w:p w14:paraId="0B2B2150" w14:textId="77777777" w:rsidR="0038544E" w:rsidRPr="0038544E" w:rsidRDefault="0038544E" w:rsidP="0038544E">
            <w:pPr>
              <w:jc w:val="center"/>
              <w:rPr>
                <w:rFonts w:ascii="仿宋" w:eastAsia="仿宋" w:hAnsi="仿宋"/>
                <w:color w:val="000000"/>
                <w:sz w:val="22"/>
                <w:szCs w:val="22"/>
              </w:rPr>
            </w:pPr>
            <w:proofErr w:type="gramStart"/>
            <w:r w:rsidRPr="0038544E">
              <w:rPr>
                <w:rFonts w:ascii="仿宋" w:eastAsia="仿宋" w:hAnsi="仿宋" w:hint="eastAsia"/>
                <w:color w:val="000000"/>
                <w:sz w:val="22"/>
                <w:szCs w:val="22"/>
              </w:rPr>
              <w:t>长缆科技</w:t>
            </w:r>
            <w:proofErr w:type="gramEnd"/>
          </w:p>
        </w:tc>
        <w:tc>
          <w:tcPr>
            <w:tcW w:w="1120" w:type="dxa"/>
            <w:shd w:val="clear" w:color="auto" w:fill="auto"/>
            <w:noWrap/>
            <w:vAlign w:val="center"/>
            <w:hideMark/>
          </w:tcPr>
          <w:p w14:paraId="10A9A167"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 xml:space="preserve">0.25 </w:t>
            </w:r>
          </w:p>
        </w:tc>
        <w:tc>
          <w:tcPr>
            <w:tcW w:w="1120" w:type="dxa"/>
            <w:shd w:val="clear" w:color="auto" w:fill="auto"/>
            <w:noWrap/>
            <w:vAlign w:val="center"/>
            <w:hideMark/>
          </w:tcPr>
          <w:p w14:paraId="56A1ADC1"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深圳</w:t>
            </w:r>
          </w:p>
        </w:tc>
        <w:tc>
          <w:tcPr>
            <w:tcW w:w="2380" w:type="dxa"/>
            <w:shd w:val="clear" w:color="auto" w:fill="auto"/>
            <w:noWrap/>
            <w:vAlign w:val="center"/>
            <w:hideMark/>
          </w:tcPr>
          <w:p w14:paraId="1393ADF1"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 xml:space="preserve">1.02 </w:t>
            </w:r>
          </w:p>
        </w:tc>
      </w:tr>
      <w:tr w:rsidR="0038544E" w:rsidRPr="0038544E" w14:paraId="236A0351" w14:textId="77777777" w:rsidTr="006F741A">
        <w:trPr>
          <w:trHeight w:val="285"/>
          <w:jc w:val="center"/>
        </w:trPr>
        <w:tc>
          <w:tcPr>
            <w:tcW w:w="1080" w:type="dxa"/>
            <w:shd w:val="clear" w:color="auto" w:fill="auto"/>
            <w:noWrap/>
            <w:vAlign w:val="center"/>
            <w:hideMark/>
          </w:tcPr>
          <w:p w14:paraId="34253896"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72</w:t>
            </w:r>
          </w:p>
        </w:tc>
        <w:tc>
          <w:tcPr>
            <w:tcW w:w="1420" w:type="dxa"/>
            <w:shd w:val="clear" w:color="auto" w:fill="auto"/>
            <w:noWrap/>
            <w:vAlign w:val="center"/>
            <w:hideMark/>
          </w:tcPr>
          <w:p w14:paraId="12F89EEC"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300062.SZ</w:t>
            </w:r>
          </w:p>
        </w:tc>
        <w:tc>
          <w:tcPr>
            <w:tcW w:w="1420" w:type="dxa"/>
            <w:shd w:val="clear" w:color="auto" w:fill="auto"/>
            <w:noWrap/>
            <w:vAlign w:val="center"/>
            <w:hideMark/>
          </w:tcPr>
          <w:p w14:paraId="66F581B3"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中能电气</w:t>
            </w:r>
          </w:p>
        </w:tc>
        <w:tc>
          <w:tcPr>
            <w:tcW w:w="1120" w:type="dxa"/>
            <w:shd w:val="clear" w:color="auto" w:fill="auto"/>
            <w:noWrap/>
            <w:vAlign w:val="center"/>
            <w:hideMark/>
          </w:tcPr>
          <w:p w14:paraId="737D922E"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 xml:space="preserve">0.24 </w:t>
            </w:r>
          </w:p>
        </w:tc>
        <w:tc>
          <w:tcPr>
            <w:tcW w:w="1120" w:type="dxa"/>
            <w:shd w:val="clear" w:color="auto" w:fill="auto"/>
            <w:noWrap/>
            <w:vAlign w:val="center"/>
            <w:hideMark/>
          </w:tcPr>
          <w:p w14:paraId="335DECF7"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深圳</w:t>
            </w:r>
          </w:p>
        </w:tc>
        <w:tc>
          <w:tcPr>
            <w:tcW w:w="2380" w:type="dxa"/>
            <w:shd w:val="clear" w:color="auto" w:fill="auto"/>
            <w:noWrap/>
            <w:vAlign w:val="center"/>
            <w:hideMark/>
          </w:tcPr>
          <w:p w14:paraId="35589C1E"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 xml:space="preserve">0.94 </w:t>
            </w:r>
          </w:p>
        </w:tc>
      </w:tr>
      <w:tr w:rsidR="0038544E" w:rsidRPr="0038544E" w14:paraId="0DBB5E94" w14:textId="77777777" w:rsidTr="006F741A">
        <w:trPr>
          <w:trHeight w:val="285"/>
          <w:jc w:val="center"/>
        </w:trPr>
        <w:tc>
          <w:tcPr>
            <w:tcW w:w="1080" w:type="dxa"/>
            <w:shd w:val="clear" w:color="auto" w:fill="auto"/>
            <w:noWrap/>
            <w:vAlign w:val="center"/>
            <w:hideMark/>
          </w:tcPr>
          <w:p w14:paraId="350DFACA"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73</w:t>
            </w:r>
          </w:p>
        </w:tc>
        <w:tc>
          <w:tcPr>
            <w:tcW w:w="1420" w:type="dxa"/>
            <w:shd w:val="clear" w:color="auto" w:fill="auto"/>
            <w:noWrap/>
            <w:vAlign w:val="center"/>
            <w:hideMark/>
          </w:tcPr>
          <w:p w14:paraId="745AF258"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301179.SZ</w:t>
            </w:r>
          </w:p>
        </w:tc>
        <w:tc>
          <w:tcPr>
            <w:tcW w:w="1420" w:type="dxa"/>
            <w:shd w:val="clear" w:color="auto" w:fill="auto"/>
            <w:noWrap/>
            <w:vAlign w:val="center"/>
            <w:hideMark/>
          </w:tcPr>
          <w:p w14:paraId="60100770"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泽宇智能</w:t>
            </w:r>
          </w:p>
        </w:tc>
        <w:tc>
          <w:tcPr>
            <w:tcW w:w="1120" w:type="dxa"/>
            <w:shd w:val="clear" w:color="auto" w:fill="auto"/>
            <w:noWrap/>
            <w:vAlign w:val="center"/>
            <w:hideMark/>
          </w:tcPr>
          <w:p w14:paraId="61FA3C10"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 xml:space="preserve">0.23 </w:t>
            </w:r>
          </w:p>
        </w:tc>
        <w:tc>
          <w:tcPr>
            <w:tcW w:w="1120" w:type="dxa"/>
            <w:shd w:val="clear" w:color="auto" w:fill="auto"/>
            <w:noWrap/>
            <w:vAlign w:val="center"/>
            <w:hideMark/>
          </w:tcPr>
          <w:p w14:paraId="57DF0CA0"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深圳</w:t>
            </w:r>
          </w:p>
        </w:tc>
        <w:tc>
          <w:tcPr>
            <w:tcW w:w="2380" w:type="dxa"/>
            <w:shd w:val="clear" w:color="auto" w:fill="auto"/>
            <w:noWrap/>
            <w:vAlign w:val="center"/>
            <w:hideMark/>
          </w:tcPr>
          <w:p w14:paraId="22F435A9"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 xml:space="preserve">1.04 </w:t>
            </w:r>
          </w:p>
        </w:tc>
      </w:tr>
      <w:tr w:rsidR="0038544E" w:rsidRPr="0038544E" w14:paraId="46FB07B2" w14:textId="77777777" w:rsidTr="006F741A">
        <w:trPr>
          <w:trHeight w:val="285"/>
          <w:jc w:val="center"/>
        </w:trPr>
        <w:tc>
          <w:tcPr>
            <w:tcW w:w="1080" w:type="dxa"/>
            <w:shd w:val="clear" w:color="auto" w:fill="auto"/>
            <w:noWrap/>
            <w:vAlign w:val="center"/>
            <w:hideMark/>
          </w:tcPr>
          <w:p w14:paraId="6828007F"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74</w:t>
            </w:r>
          </w:p>
        </w:tc>
        <w:tc>
          <w:tcPr>
            <w:tcW w:w="1420" w:type="dxa"/>
            <w:shd w:val="clear" w:color="auto" w:fill="auto"/>
            <w:noWrap/>
            <w:vAlign w:val="center"/>
            <w:hideMark/>
          </w:tcPr>
          <w:p w14:paraId="61A7F2D5"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002857.SZ</w:t>
            </w:r>
          </w:p>
        </w:tc>
        <w:tc>
          <w:tcPr>
            <w:tcW w:w="1420" w:type="dxa"/>
            <w:shd w:val="clear" w:color="auto" w:fill="auto"/>
            <w:noWrap/>
            <w:vAlign w:val="center"/>
            <w:hideMark/>
          </w:tcPr>
          <w:p w14:paraId="031BC866" w14:textId="77777777" w:rsidR="0038544E" w:rsidRPr="0038544E" w:rsidRDefault="0038544E" w:rsidP="0038544E">
            <w:pPr>
              <w:jc w:val="center"/>
              <w:rPr>
                <w:rFonts w:ascii="仿宋" w:eastAsia="仿宋" w:hAnsi="仿宋"/>
                <w:color w:val="000000"/>
                <w:sz w:val="22"/>
                <w:szCs w:val="22"/>
              </w:rPr>
            </w:pPr>
            <w:proofErr w:type="gramStart"/>
            <w:r w:rsidRPr="0038544E">
              <w:rPr>
                <w:rFonts w:ascii="仿宋" w:eastAsia="仿宋" w:hAnsi="仿宋" w:hint="eastAsia"/>
                <w:color w:val="000000"/>
                <w:sz w:val="22"/>
                <w:szCs w:val="22"/>
              </w:rPr>
              <w:t>三晖电气</w:t>
            </w:r>
            <w:proofErr w:type="gramEnd"/>
          </w:p>
        </w:tc>
        <w:tc>
          <w:tcPr>
            <w:tcW w:w="1120" w:type="dxa"/>
            <w:shd w:val="clear" w:color="auto" w:fill="auto"/>
            <w:noWrap/>
            <w:vAlign w:val="center"/>
            <w:hideMark/>
          </w:tcPr>
          <w:p w14:paraId="5BE39D90"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 xml:space="preserve">0.23 </w:t>
            </w:r>
          </w:p>
        </w:tc>
        <w:tc>
          <w:tcPr>
            <w:tcW w:w="1120" w:type="dxa"/>
            <w:shd w:val="clear" w:color="auto" w:fill="auto"/>
            <w:noWrap/>
            <w:vAlign w:val="center"/>
            <w:hideMark/>
          </w:tcPr>
          <w:p w14:paraId="4620731C"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深圳</w:t>
            </w:r>
          </w:p>
        </w:tc>
        <w:tc>
          <w:tcPr>
            <w:tcW w:w="2380" w:type="dxa"/>
            <w:shd w:val="clear" w:color="auto" w:fill="auto"/>
            <w:noWrap/>
            <w:vAlign w:val="center"/>
            <w:hideMark/>
          </w:tcPr>
          <w:p w14:paraId="65ECC2D3"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 xml:space="preserve">1.25 </w:t>
            </w:r>
          </w:p>
        </w:tc>
      </w:tr>
      <w:tr w:rsidR="0038544E" w:rsidRPr="0038544E" w14:paraId="04AF1CFC" w14:textId="77777777" w:rsidTr="006F741A">
        <w:trPr>
          <w:trHeight w:val="285"/>
          <w:jc w:val="center"/>
        </w:trPr>
        <w:tc>
          <w:tcPr>
            <w:tcW w:w="1080" w:type="dxa"/>
            <w:shd w:val="clear" w:color="auto" w:fill="auto"/>
            <w:noWrap/>
            <w:vAlign w:val="center"/>
            <w:hideMark/>
          </w:tcPr>
          <w:p w14:paraId="276318D9"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75</w:t>
            </w:r>
          </w:p>
        </w:tc>
        <w:tc>
          <w:tcPr>
            <w:tcW w:w="1420" w:type="dxa"/>
            <w:shd w:val="clear" w:color="auto" w:fill="auto"/>
            <w:noWrap/>
            <w:vAlign w:val="center"/>
            <w:hideMark/>
          </w:tcPr>
          <w:p w14:paraId="1FBD06DD"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300880.SZ</w:t>
            </w:r>
          </w:p>
        </w:tc>
        <w:tc>
          <w:tcPr>
            <w:tcW w:w="1420" w:type="dxa"/>
            <w:shd w:val="clear" w:color="auto" w:fill="auto"/>
            <w:noWrap/>
            <w:vAlign w:val="center"/>
            <w:hideMark/>
          </w:tcPr>
          <w:p w14:paraId="31BD1172" w14:textId="77777777" w:rsidR="0038544E" w:rsidRPr="0038544E" w:rsidRDefault="0038544E" w:rsidP="0038544E">
            <w:pPr>
              <w:jc w:val="center"/>
              <w:rPr>
                <w:rFonts w:ascii="仿宋" w:eastAsia="仿宋" w:hAnsi="仿宋"/>
                <w:color w:val="000000"/>
                <w:sz w:val="22"/>
                <w:szCs w:val="22"/>
              </w:rPr>
            </w:pPr>
            <w:proofErr w:type="gramStart"/>
            <w:r w:rsidRPr="0038544E">
              <w:rPr>
                <w:rFonts w:ascii="仿宋" w:eastAsia="仿宋" w:hAnsi="仿宋" w:hint="eastAsia"/>
                <w:color w:val="000000"/>
                <w:sz w:val="22"/>
                <w:szCs w:val="22"/>
              </w:rPr>
              <w:t>迦</w:t>
            </w:r>
            <w:proofErr w:type="gramEnd"/>
            <w:r w:rsidRPr="0038544E">
              <w:rPr>
                <w:rFonts w:ascii="仿宋" w:eastAsia="仿宋" w:hAnsi="仿宋" w:hint="eastAsia"/>
                <w:color w:val="000000"/>
                <w:sz w:val="22"/>
                <w:szCs w:val="22"/>
              </w:rPr>
              <w:t>南智能</w:t>
            </w:r>
          </w:p>
        </w:tc>
        <w:tc>
          <w:tcPr>
            <w:tcW w:w="1120" w:type="dxa"/>
            <w:shd w:val="clear" w:color="auto" w:fill="auto"/>
            <w:noWrap/>
            <w:vAlign w:val="center"/>
            <w:hideMark/>
          </w:tcPr>
          <w:p w14:paraId="3D530EFE"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 xml:space="preserve">0.20 </w:t>
            </w:r>
          </w:p>
        </w:tc>
        <w:tc>
          <w:tcPr>
            <w:tcW w:w="1120" w:type="dxa"/>
            <w:shd w:val="clear" w:color="auto" w:fill="auto"/>
            <w:noWrap/>
            <w:vAlign w:val="center"/>
            <w:hideMark/>
          </w:tcPr>
          <w:p w14:paraId="3672F22D"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深圳</w:t>
            </w:r>
          </w:p>
        </w:tc>
        <w:tc>
          <w:tcPr>
            <w:tcW w:w="2380" w:type="dxa"/>
            <w:shd w:val="clear" w:color="auto" w:fill="auto"/>
            <w:noWrap/>
            <w:vAlign w:val="center"/>
            <w:hideMark/>
          </w:tcPr>
          <w:p w14:paraId="72C18242"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 xml:space="preserve">1.05 </w:t>
            </w:r>
          </w:p>
        </w:tc>
      </w:tr>
      <w:tr w:rsidR="0038544E" w:rsidRPr="0038544E" w14:paraId="05B7CAB8" w14:textId="77777777" w:rsidTr="006F741A">
        <w:trPr>
          <w:trHeight w:val="285"/>
          <w:jc w:val="center"/>
        </w:trPr>
        <w:tc>
          <w:tcPr>
            <w:tcW w:w="1080" w:type="dxa"/>
            <w:shd w:val="clear" w:color="auto" w:fill="auto"/>
            <w:noWrap/>
            <w:vAlign w:val="center"/>
            <w:hideMark/>
          </w:tcPr>
          <w:p w14:paraId="4CF79E87"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76</w:t>
            </w:r>
          </w:p>
        </w:tc>
        <w:tc>
          <w:tcPr>
            <w:tcW w:w="1420" w:type="dxa"/>
            <w:shd w:val="clear" w:color="auto" w:fill="auto"/>
            <w:noWrap/>
            <w:vAlign w:val="center"/>
            <w:hideMark/>
          </w:tcPr>
          <w:p w14:paraId="5289769C"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300882.SZ</w:t>
            </w:r>
          </w:p>
        </w:tc>
        <w:tc>
          <w:tcPr>
            <w:tcW w:w="1420" w:type="dxa"/>
            <w:shd w:val="clear" w:color="auto" w:fill="auto"/>
            <w:noWrap/>
            <w:vAlign w:val="center"/>
            <w:hideMark/>
          </w:tcPr>
          <w:p w14:paraId="7E982924"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万胜智能</w:t>
            </w:r>
          </w:p>
        </w:tc>
        <w:tc>
          <w:tcPr>
            <w:tcW w:w="1120" w:type="dxa"/>
            <w:shd w:val="clear" w:color="auto" w:fill="auto"/>
            <w:noWrap/>
            <w:vAlign w:val="center"/>
            <w:hideMark/>
          </w:tcPr>
          <w:p w14:paraId="2E6F4E8E"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 xml:space="preserve">0.20 </w:t>
            </w:r>
          </w:p>
        </w:tc>
        <w:tc>
          <w:tcPr>
            <w:tcW w:w="1120" w:type="dxa"/>
            <w:shd w:val="clear" w:color="auto" w:fill="auto"/>
            <w:noWrap/>
            <w:vAlign w:val="center"/>
            <w:hideMark/>
          </w:tcPr>
          <w:p w14:paraId="7F255674"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深圳</w:t>
            </w:r>
          </w:p>
        </w:tc>
        <w:tc>
          <w:tcPr>
            <w:tcW w:w="2380" w:type="dxa"/>
            <w:shd w:val="clear" w:color="auto" w:fill="auto"/>
            <w:noWrap/>
            <w:vAlign w:val="center"/>
            <w:hideMark/>
          </w:tcPr>
          <w:p w14:paraId="56729B2C"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 xml:space="preserve">1.10 </w:t>
            </w:r>
          </w:p>
        </w:tc>
      </w:tr>
      <w:tr w:rsidR="0038544E" w:rsidRPr="0038544E" w14:paraId="75BCFCE0" w14:textId="77777777" w:rsidTr="006F741A">
        <w:trPr>
          <w:trHeight w:val="285"/>
          <w:jc w:val="center"/>
        </w:trPr>
        <w:tc>
          <w:tcPr>
            <w:tcW w:w="1080" w:type="dxa"/>
            <w:shd w:val="clear" w:color="auto" w:fill="auto"/>
            <w:noWrap/>
            <w:vAlign w:val="center"/>
            <w:hideMark/>
          </w:tcPr>
          <w:p w14:paraId="76E89F40"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77</w:t>
            </w:r>
          </w:p>
        </w:tc>
        <w:tc>
          <w:tcPr>
            <w:tcW w:w="1420" w:type="dxa"/>
            <w:shd w:val="clear" w:color="auto" w:fill="auto"/>
            <w:noWrap/>
            <w:vAlign w:val="center"/>
            <w:hideMark/>
          </w:tcPr>
          <w:p w14:paraId="5532531C"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300514.SZ</w:t>
            </w:r>
          </w:p>
        </w:tc>
        <w:tc>
          <w:tcPr>
            <w:tcW w:w="1420" w:type="dxa"/>
            <w:shd w:val="clear" w:color="auto" w:fill="auto"/>
            <w:noWrap/>
            <w:vAlign w:val="center"/>
            <w:hideMark/>
          </w:tcPr>
          <w:p w14:paraId="06AB3291"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友讯达</w:t>
            </w:r>
          </w:p>
        </w:tc>
        <w:tc>
          <w:tcPr>
            <w:tcW w:w="1120" w:type="dxa"/>
            <w:shd w:val="clear" w:color="auto" w:fill="auto"/>
            <w:noWrap/>
            <w:vAlign w:val="center"/>
            <w:hideMark/>
          </w:tcPr>
          <w:p w14:paraId="70BF8C89"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 xml:space="preserve">0.19 </w:t>
            </w:r>
          </w:p>
        </w:tc>
        <w:tc>
          <w:tcPr>
            <w:tcW w:w="1120" w:type="dxa"/>
            <w:shd w:val="clear" w:color="auto" w:fill="auto"/>
            <w:noWrap/>
            <w:vAlign w:val="center"/>
            <w:hideMark/>
          </w:tcPr>
          <w:p w14:paraId="7F7F55E2"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深圳</w:t>
            </w:r>
          </w:p>
        </w:tc>
        <w:tc>
          <w:tcPr>
            <w:tcW w:w="2380" w:type="dxa"/>
            <w:shd w:val="clear" w:color="auto" w:fill="auto"/>
            <w:noWrap/>
            <w:vAlign w:val="center"/>
            <w:hideMark/>
          </w:tcPr>
          <w:p w14:paraId="530EB184"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 xml:space="preserve">0.79 </w:t>
            </w:r>
          </w:p>
        </w:tc>
      </w:tr>
      <w:tr w:rsidR="0038544E" w:rsidRPr="0038544E" w14:paraId="4C1D9790" w14:textId="77777777" w:rsidTr="006F741A">
        <w:trPr>
          <w:trHeight w:val="285"/>
          <w:jc w:val="center"/>
        </w:trPr>
        <w:tc>
          <w:tcPr>
            <w:tcW w:w="1080" w:type="dxa"/>
            <w:shd w:val="clear" w:color="auto" w:fill="auto"/>
            <w:noWrap/>
            <w:vAlign w:val="center"/>
            <w:hideMark/>
          </w:tcPr>
          <w:p w14:paraId="6E3E1B1A"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78</w:t>
            </w:r>
          </w:p>
        </w:tc>
        <w:tc>
          <w:tcPr>
            <w:tcW w:w="1420" w:type="dxa"/>
            <w:shd w:val="clear" w:color="auto" w:fill="auto"/>
            <w:noWrap/>
            <w:vAlign w:val="center"/>
            <w:hideMark/>
          </w:tcPr>
          <w:p w14:paraId="5FA2ACDA"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603070.SH</w:t>
            </w:r>
          </w:p>
        </w:tc>
        <w:tc>
          <w:tcPr>
            <w:tcW w:w="1420" w:type="dxa"/>
            <w:shd w:val="clear" w:color="auto" w:fill="auto"/>
            <w:noWrap/>
            <w:vAlign w:val="center"/>
            <w:hideMark/>
          </w:tcPr>
          <w:p w14:paraId="7ECE237F" w14:textId="77777777" w:rsidR="0038544E" w:rsidRPr="0038544E" w:rsidRDefault="0038544E" w:rsidP="0038544E">
            <w:pPr>
              <w:jc w:val="center"/>
              <w:rPr>
                <w:rFonts w:ascii="仿宋" w:eastAsia="仿宋" w:hAnsi="仿宋"/>
                <w:color w:val="000000"/>
                <w:sz w:val="22"/>
                <w:szCs w:val="22"/>
              </w:rPr>
            </w:pPr>
            <w:proofErr w:type="gramStart"/>
            <w:r w:rsidRPr="0038544E">
              <w:rPr>
                <w:rFonts w:ascii="仿宋" w:eastAsia="仿宋" w:hAnsi="仿宋" w:hint="eastAsia"/>
                <w:color w:val="000000"/>
                <w:sz w:val="22"/>
                <w:szCs w:val="22"/>
              </w:rPr>
              <w:t>万控智</w:t>
            </w:r>
            <w:proofErr w:type="gramEnd"/>
            <w:r w:rsidRPr="0038544E">
              <w:rPr>
                <w:rFonts w:ascii="仿宋" w:eastAsia="仿宋" w:hAnsi="仿宋" w:hint="eastAsia"/>
                <w:color w:val="000000"/>
                <w:sz w:val="22"/>
                <w:szCs w:val="22"/>
              </w:rPr>
              <w:t>造</w:t>
            </w:r>
          </w:p>
        </w:tc>
        <w:tc>
          <w:tcPr>
            <w:tcW w:w="1120" w:type="dxa"/>
            <w:shd w:val="clear" w:color="auto" w:fill="auto"/>
            <w:noWrap/>
            <w:vAlign w:val="center"/>
            <w:hideMark/>
          </w:tcPr>
          <w:p w14:paraId="4534CC74"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 xml:space="preserve">0.18 </w:t>
            </w:r>
          </w:p>
        </w:tc>
        <w:tc>
          <w:tcPr>
            <w:tcW w:w="1120" w:type="dxa"/>
            <w:shd w:val="clear" w:color="auto" w:fill="auto"/>
            <w:noWrap/>
            <w:vAlign w:val="center"/>
            <w:hideMark/>
          </w:tcPr>
          <w:p w14:paraId="159447CC"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上海</w:t>
            </w:r>
          </w:p>
        </w:tc>
        <w:tc>
          <w:tcPr>
            <w:tcW w:w="2380" w:type="dxa"/>
            <w:shd w:val="clear" w:color="auto" w:fill="auto"/>
            <w:noWrap/>
            <w:vAlign w:val="center"/>
            <w:hideMark/>
          </w:tcPr>
          <w:p w14:paraId="749325C9"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 xml:space="preserve">0.81 </w:t>
            </w:r>
          </w:p>
        </w:tc>
      </w:tr>
      <w:tr w:rsidR="0038544E" w:rsidRPr="0038544E" w14:paraId="2C738BB4" w14:textId="77777777" w:rsidTr="006F741A">
        <w:trPr>
          <w:trHeight w:val="285"/>
          <w:jc w:val="center"/>
        </w:trPr>
        <w:tc>
          <w:tcPr>
            <w:tcW w:w="1080" w:type="dxa"/>
            <w:shd w:val="clear" w:color="auto" w:fill="auto"/>
            <w:noWrap/>
            <w:vAlign w:val="center"/>
            <w:hideMark/>
          </w:tcPr>
          <w:p w14:paraId="264C5FC8"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79</w:t>
            </w:r>
          </w:p>
        </w:tc>
        <w:tc>
          <w:tcPr>
            <w:tcW w:w="1420" w:type="dxa"/>
            <w:shd w:val="clear" w:color="auto" w:fill="auto"/>
            <w:noWrap/>
            <w:vAlign w:val="center"/>
            <w:hideMark/>
          </w:tcPr>
          <w:p w14:paraId="5B0347C8"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300069.SZ</w:t>
            </w:r>
          </w:p>
        </w:tc>
        <w:tc>
          <w:tcPr>
            <w:tcW w:w="1420" w:type="dxa"/>
            <w:shd w:val="clear" w:color="auto" w:fill="auto"/>
            <w:noWrap/>
            <w:vAlign w:val="center"/>
            <w:hideMark/>
          </w:tcPr>
          <w:p w14:paraId="27E5B27A"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金利华电</w:t>
            </w:r>
          </w:p>
        </w:tc>
        <w:tc>
          <w:tcPr>
            <w:tcW w:w="1120" w:type="dxa"/>
            <w:shd w:val="clear" w:color="auto" w:fill="auto"/>
            <w:noWrap/>
            <w:vAlign w:val="center"/>
            <w:hideMark/>
          </w:tcPr>
          <w:p w14:paraId="31FCBE99"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 xml:space="preserve">0.15 </w:t>
            </w:r>
          </w:p>
        </w:tc>
        <w:tc>
          <w:tcPr>
            <w:tcW w:w="1120" w:type="dxa"/>
            <w:shd w:val="clear" w:color="auto" w:fill="auto"/>
            <w:noWrap/>
            <w:vAlign w:val="center"/>
            <w:hideMark/>
          </w:tcPr>
          <w:p w14:paraId="4828C9F9"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深圳</w:t>
            </w:r>
          </w:p>
        </w:tc>
        <w:tc>
          <w:tcPr>
            <w:tcW w:w="2380" w:type="dxa"/>
            <w:shd w:val="clear" w:color="auto" w:fill="auto"/>
            <w:noWrap/>
            <w:vAlign w:val="center"/>
            <w:hideMark/>
          </w:tcPr>
          <w:p w14:paraId="5FD93FDB"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 xml:space="preserve">1.32 </w:t>
            </w:r>
          </w:p>
        </w:tc>
      </w:tr>
      <w:tr w:rsidR="0038544E" w:rsidRPr="0038544E" w14:paraId="2328048B" w14:textId="77777777" w:rsidTr="006F741A">
        <w:trPr>
          <w:trHeight w:val="285"/>
          <w:jc w:val="center"/>
        </w:trPr>
        <w:tc>
          <w:tcPr>
            <w:tcW w:w="1080" w:type="dxa"/>
            <w:shd w:val="clear" w:color="auto" w:fill="auto"/>
            <w:noWrap/>
            <w:vAlign w:val="center"/>
            <w:hideMark/>
          </w:tcPr>
          <w:p w14:paraId="67C33561"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80</w:t>
            </w:r>
          </w:p>
        </w:tc>
        <w:tc>
          <w:tcPr>
            <w:tcW w:w="1420" w:type="dxa"/>
            <w:shd w:val="clear" w:color="auto" w:fill="auto"/>
            <w:noWrap/>
            <w:vAlign w:val="center"/>
            <w:hideMark/>
          </w:tcPr>
          <w:p w14:paraId="46E3C4E5"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920508.BJ</w:t>
            </w:r>
          </w:p>
        </w:tc>
        <w:tc>
          <w:tcPr>
            <w:tcW w:w="1420" w:type="dxa"/>
            <w:shd w:val="clear" w:color="auto" w:fill="auto"/>
            <w:noWrap/>
            <w:vAlign w:val="center"/>
            <w:hideMark/>
          </w:tcPr>
          <w:p w14:paraId="2B056C4B" w14:textId="77777777" w:rsidR="0038544E" w:rsidRPr="0038544E" w:rsidRDefault="0038544E" w:rsidP="0038544E">
            <w:pPr>
              <w:jc w:val="center"/>
              <w:rPr>
                <w:rFonts w:ascii="仿宋" w:eastAsia="仿宋" w:hAnsi="仿宋"/>
                <w:color w:val="000000"/>
                <w:sz w:val="22"/>
                <w:szCs w:val="22"/>
              </w:rPr>
            </w:pPr>
            <w:proofErr w:type="gramStart"/>
            <w:r w:rsidRPr="0038544E">
              <w:rPr>
                <w:rFonts w:ascii="仿宋" w:eastAsia="仿宋" w:hAnsi="仿宋" w:hint="eastAsia"/>
                <w:color w:val="000000"/>
                <w:sz w:val="22"/>
                <w:szCs w:val="22"/>
              </w:rPr>
              <w:t>殷图网</w:t>
            </w:r>
            <w:proofErr w:type="gramEnd"/>
            <w:r w:rsidRPr="0038544E">
              <w:rPr>
                <w:rFonts w:ascii="仿宋" w:eastAsia="仿宋" w:hAnsi="仿宋" w:hint="eastAsia"/>
                <w:color w:val="000000"/>
                <w:sz w:val="22"/>
                <w:szCs w:val="22"/>
              </w:rPr>
              <w:t>联</w:t>
            </w:r>
          </w:p>
        </w:tc>
        <w:tc>
          <w:tcPr>
            <w:tcW w:w="1120" w:type="dxa"/>
            <w:shd w:val="clear" w:color="auto" w:fill="auto"/>
            <w:noWrap/>
            <w:vAlign w:val="center"/>
            <w:hideMark/>
          </w:tcPr>
          <w:p w14:paraId="0A1850B1"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 xml:space="preserve">0.07 </w:t>
            </w:r>
          </w:p>
        </w:tc>
        <w:tc>
          <w:tcPr>
            <w:tcW w:w="1120" w:type="dxa"/>
            <w:shd w:val="clear" w:color="auto" w:fill="auto"/>
            <w:noWrap/>
            <w:vAlign w:val="center"/>
            <w:hideMark/>
          </w:tcPr>
          <w:p w14:paraId="61DC48CD"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北京</w:t>
            </w:r>
          </w:p>
        </w:tc>
        <w:tc>
          <w:tcPr>
            <w:tcW w:w="2380" w:type="dxa"/>
            <w:shd w:val="clear" w:color="auto" w:fill="auto"/>
            <w:noWrap/>
            <w:vAlign w:val="center"/>
            <w:hideMark/>
          </w:tcPr>
          <w:p w14:paraId="5AE1CAA5" w14:textId="77777777" w:rsidR="0038544E" w:rsidRPr="0038544E" w:rsidRDefault="0038544E" w:rsidP="0038544E">
            <w:pPr>
              <w:jc w:val="center"/>
              <w:rPr>
                <w:rFonts w:ascii="仿宋" w:eastAsia="仿宋" w:hAnsi="仿宋"/>
                <w:color w:val="000000"/>
                <w:sz w:val="22"/>
                <w:szCs w:val="22"/>
              </w:rPr>
            </w:pPr>
            <w:r w:rsidRPr="0038544E">
              <w:rPr>
                <w:rFonts w:ascii="仿宋" w:eastAsia="仿宋" w:hAnsi="仿宋" w:hint="eastAsia"/>
                <w:color w:val="000000"/>
                <w:sz w:val="22"/>
                <w:szCs w:val="22"/>
              </w:rPr>
              <w:t xml:space="preserve">0.74 </w:t>
            </w:r>
          </w:p>
        </w:tc>
      </w:tr>
    </w:tbl>
    <w:p w14:paraId="514311DA" w14:textId="77777777" w:rsidR="0038544E" w:rsidRDefault="0038544E" w:rsidP="00792DAC">
      <w:pPr>
        <w:pStyle w:val="a7"/>
        <w:spacing w:beforeLines="50" w:before="156" w:line="360" w:lineRule="auto"/>
        <w:ind w:firstLine="560"/>
        <w:outlineLvl w:val="0"/>
        <w:rPr>
          <w:rFonts w:ascii="仿宋_GB2312" w:eastAsia="仿宋_GB2312" w:hAnsi="仿宋"/>
          <w:sz w:val="28"/>
        </w:rPr>
      </w:pPr>
    </w:p>
    <w:p w14:paraId="1510AB5E" w14:textId="68A4E1F7" w:rsidR="00CA1804" w:rsidRPr="00E41EEC" w:rsidRDefault="001306D0" w:rsidP="00256C61">
      <w:pPr>
        <w:ind w:firstLineChars="200" w:firstLine="480"/>
        <w:rPr>
          <w:rFonts w:ascii="仿宋_GB2312" w:eastAsia="仿宋_GB2312" w:hAnsi="仿宋" w:cs="Times New Roman"/>
          <w:szCs w:val="21"/>
        </w:rPr>
      </w:pPr>
      <w:r>
        <w:rPr>
          <w:rFonts w:ascii="仿宋_GB2312" w:eastAsia="仿宋_GB2312" w:hAnsi="仿宋" w:hint="eastAsia"/>
          <w:szCs w:val="21"/>
        </w:rPr>
        <w:lastRenderedPageBreak/>
        <w:t>注：成份股权</w:t>
      </w:r>
      <w:proofErr w:type="gramStart"/>
      <w:r>
        <w:rPr>
          <w:rFonts w:ascii="仿宋_GB2312" w:eastAsia="仿宋_GB2312" w:hAnsi="仿宋" w:hint="eastAsia"/>
          <w:szCs w:val="21"/>
        </w:rPr>
        <w:t>重数据</w:t>
      </w:r>
      <w:proofErr w:type="gramEnd"/>
      <w:r>
        <w:rPr>
          <w:rFonts w:ascii="仿宋_GB2312" w:eastAsia="仿宋_GB2312" w:hAnsi="仿宋" w:hint="eastAsia"/>
          <w:szCs w:val="21"/>
        </w:rPr>
        <w:t>截至</w:t>
      </w:r>
      <w:ins w:id="182" w:author="罗依灵" w:date="2026-02-03T14:48:00Z">
        <w:r w:rsidR="00431789" w:rsidRPr="00431789">
          <w:rPr>
            <w:rFonts w:ascii="仿宋_GB2312" w:eastAsia="仿宋_GB2312" w:hAnsi="仿宋"/>
            <w:szCs w:val="21"/>
          </w:rPr>
          <w:t>{{数据截止日期}}</w:t>
        </w:r>
      </w:ins>
      <w:del w:id="183" w:author="罗依灵" w:date="2026-02-03T14:48:00Z">
        <w:r w:rsidR="001503AD" w:rsidRPr="00431789" w:rsidDel="00431789">
          <w:rPr>
            <w:rFonts w:ascii="仿宋_GB2312" w:eastAsia="仿宋_GB2312" w:hAnsi="仿宋"/>
            <w:szCs w:val="21"/>
            <w:rPrChange w:id="184" w:author="罗依灵" w:date="2026-02-03T14:48:00Z">
              <w:rPr>
                <w:rFonts w:ascii="仿宋_GB2312" w:eastAsia="仿宋_GB2312" w:hAnsi="仿宋"/>
                <w:szCs w:val="21"/>
              </w:rPr>
            </w:rPrChange>
          </w:rPr>
          <w:delText>2025年12月31日</w:delText>
        </w:r>
      </w:del>
      <w:r>
        <w:rPr>
          <w:rFonts w:ascii="仿宋_GB2312" w:eastAsia="仿宋_GB2312" w:hAnsi="仿宋" w:hint="eastAsia"/>
          <w:szCs w:val="21"/>
        </w:rPr>
        <w:t>，取自</w:t>
      </w:r>
      <w:ins w:id="185" w:author="罗依灵" w:date="2026-02-03T14:48:00Z">
        <w:r w:rsidR="00431789" w:rsidRPr="00431789">
          <w:rPr>
            <w:rFonts w:ascii="仿宋_GB2312" w:eastAsia="仿宋_GB2312" w:hAnsi="仿宋"/>
            <w:szCs w:val="21"/>
          </w:rPr>
          <w:t>{{</w:t>
        </w:r>
        <w:r w:rsidR="00431789">
          <w:rPr>
            <w:rFonts w:ascii="仿宋_GB2312" w:eastAsia="仿宋_GB2312" w:hAnsi="仿宋" w:hint="eastAsia"/>
            <w:szCs w:val="21"/>
          </w:rPr>
          <w:t>指数公司简称</w:t>
        </w:r>
        <w:r w:rsidR="00431789" w:rsidRPr="00431789">
          <w:rPr>
            <w:rFonts w:ascii="仿宋_GB2312" w:eastAsia="仿宋_GB2312" w:hAnsi="仿宋"/>
            <w:szCs w:val="21"/>
          </w:rPr>
          <w:t>}}</w:t>
        </w:r>
      </w:ins>
      <w:del w:id="186" w:author="罗依灵" w:date="2026-02-03T14:48:00Z">
        <w:r w:rsidR="00EB291A" w:rsidDel="00431789">
          <w:rPr>
            <w:rFonts w:ascii="仿宋_GB2312" w:eastAsia="仿宋_GB2312" w:hAnsi="仿宋" w:hint="eastAsia"/>
            <w:szCs w:val="21"/>
          </w:rPr>
          <w:delText>恒生</w:delText>
        </w:r>
        <w:r w:rsidDel="00431789">
          <w:rPr>
            <w:rFonts w:ascii="仿宋_GB2312" w:eastAsia="仿宋_GB2312" w:hAnsi="仿宋" w:hint="eastAsia"/>
            <w:szCs w:val="21"/>
          </w:rPr>
          <w:delText>指数公司</w:delText>
        </w:r>
      </w:del>
      <w:r>
        <w:rPr>
          <w:rFonts w:ascii="仿宋_GB2312" w:eastAsia="仿宋_GB2312" w:hAnsi="仿宋" w:hint="eastAsia"/>
          <w:szCs w:val="21"/>
        </w:rPr>
        <w:t>。近一年日均成交额取自WIND统计数据，计算区间为</w:t>
      </w:r>
      <w:ins w:id="187" w:author="罗依灵" w:date="2026-02-03T14:48:00Z">
        <w:r w:rsidR="00431789" w:rsidRPr="00431789">
          <w:rPr>
            <w:rFonts w:ascii="仿宋_GB2312" w:eastAsia="仿宋_GB2312" w:hAnsi="仿宋"/>
            <w:szCs w:val="21"/>
          </w:rPr>
          <w:t>{{数据</w:t>
        </w:r>
        <w:r w:rsidR="00431789">
          <w:rPr>
            <w:rFonts w:ascii="仿宋_GB2312" w:eastAsia="仿宋_GB2312" w:hAnsi="仿宋" w:hint="eastAsia"/>
            <w:szCs w:val="21"/>
          </w:rPr>
          <w:t>起始</w:t>
        </w:r>
        <w:bookmarkStart w:id="188" w:name="_GoBack"/>
        <w:bookmarkEnd w:id="188"/>
        <w:r w:rsidR="00431789" w:rsidRPr="00431789">
          <w:rPr>
            <w:rFonts w:ascii="仿宋_GB2312" w:eastAsia="仿宋_GB2312" w:hAnsi="仿宋"/>
            <w:szCs w:val="21"/>
          </w:rPr>
          <w:t>日期}}</w:t>
        </w:r>
      </w:ins>
      <w:del w:id="189" w:author="罗依灵" w:date="2026-02-03T14:48:00Z">
        <w:r w:rsidDel="00431789">
          <w:rPr>
            <w:rFonts w:ascii="仿宋_GB2312" w:eastAsia="仿宋_GB2312" w:hAnsi="仿宋" w:hint="eastAsia"/>
            <w:szCs w:val="21"/>
          </w:rPr>
          <w:delText>202</w:delText>
        </w:r>
        <w:r w:rsidR="00EB291A" w:rsidDel="00431789">
          <w:rPr>
            <w:rFonts w:ascii="仿宋_GB2312" w:eastAsia="仿宋_GB2312" w:hAnsi="仿宋"/>
            <w:szCs w:val="21"/>
          </w:rPr>
          <w:delText>5</w:delText>
        </w:r>
        <w:r w:rsidDel="00431789">
          <w:rPr>
            <w:rFonts w:ascii="仿宋_GB2312" w:eastAsia="仿宋_GB2312" w:hAnsi="仿宋" w:hint="eastAsia"/>
            <w:szCs w:val="21"/>
          </w:rPr>
          <w:delText>年</w:delText>
        </w:r>
        <w:r w:rsidR="001503AD" w:rsidDel="00431789">
          <w:rPr>
            <w:rFonts w:ascii="仿宋_GB2312" w:eastAsia="仿宋_GB2312" w:hAnsi="仿宋"/>
            <w:szCs w:val="21"/>
          </w:rPr>
          <w:delText>1</w:delText>
        </w:r>
        <w:r w:rsidDel="00431789">
          <w:rPr>
            <w:rFonts w:ascii="仿宋_GB2312" w:eastAsia="仿宋_GB2312" w:hAnsi="仿宋" w:hint="eastAsia"/>
            <w:szCs w:val="21"/>
          </w:rPr>
          <w:delText>月1日</w:delText>
        </w:r>
      </w:del>
      <w:r>
        <w:rPr>
          <w:rFonts w:ascii="仿宋_GB2312" w:eastAsia="仿宋_GB2312" w:hAnsi="仿宋" w:hint="eastAsia"/>
          <w:szCs w:val="21"/>
        </w:rPr>
        <w:t>至</w:t>
      </w:r>
      <w:ins w:id="190" w:author="罗依灵" w:date="2026-02-03T14:48:00Z">
        <w:r w:rsidR="00431789" w:rsidRPr="00431789">
          <w:rPr>
            <w:rFonts w:ascii="仿宋_GB2312" w:eastAsia="仿宋_GB2312" w:hAnsi="仿宋"/>
            <w:szCs w:val="21"/>
          </w:rPr>
          <w:t>{{数据截止日期}}</w:t>
        </w:r>
      </w:ins>
      <w:del w:id="191" w:author="罗依灵" w:date="2026-02-03T14:48:00Z">
        <w:r w:rsidR="001503AD" w:rsidRPr="001503AD" w:rsidDel="00431789">
          <w:rPr>
            <w:rFonts w:ascii="仿宋_GB2312" w:eastAsia="仿宋_GB2312" w:hAnsi="仿宋"/>
            <w:szCs w:val="21"/>
          </w:rPr>
          <w:delText>2025年12月31日</w:delText>
        </w:r>
      </w:del>
      <w:r>
        <w:rPr>
          <w:rFonts w:ascii="仿宋_GB2312" w:eastAsia="仿宋_GB2312" w:hAnsi="仿宋" w:hint="eastAsia"/>
          <w:szCs w:val="21"/>
        </w:rPr>
        <w:t>，近一年日均成交额交易所排名为成份股最近1年日均成交金额位于其所在证券交易所全部上市股票（包括上市不满一年的股票）的排名分位数，排名分位数越小，代表流动性越好。</w:t>
      </w:r>
    </w:p>
    <w:sectPr w:rsidR="00CA1804" w:rsidRPr="00E41EEC" w:rsidSect="009F3C6F">
      <w:footerReference w:type="default" r:id="rId10"/>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6" w:author="罗依灵" w:date="2026-01-26T10:59:00Z" w:initials="lyl">
    <w:p w14:paraId="71E12498" w14:textId="77777777" w:rsidR="006F741A" w:rsidRDefault="006F741A">
      <w:pPr>
        <w:pStyle w:val="aa"/>
      </w:pPr>
      <w:r>
        <w:rPr>
          <w:rStyle w:val="ac"/>
        </w:rPr>
        <w:annotationRef/>
      </w:r>
      <w:proofErr w:type="gramStart"/>
      <w:r>
        <w:rPr>
          <w:rFonts w:hint="eastAsia"/>
        </w:rPr>
        <w:t>请指数</w:t>
      </w:r>
      <w:proofErr w:type="gramEnd"/>
      <w:r>
        <w:rPr>
          <w:rFonts w:hint="eastAsia"/>
        </w:rPr>
        <w:t>投资部更新</w:t>
      </w:r>
    </w:p>
  </w:comment>
  <w:comment w:id="62" w:author="罗依灵" w:date="2026-01-26T11:12:00Z" w:initials="lyl">
    <w:p w14:paraId="76321861" w14:textId="155E679F" w:rsidR="00BC5016" w:rsidRDefault="00BC5016">
      <w:pPr>
        <w:pStyle w:val="aa"/>
      </w:pPr>
      <w:r>
        <w:rPr>
          <w:rStyle w:val="ac"/>
        </w:rPr>
        <w:annotationRef/>
      </w:r>
      <w:proofErr w:type="gramStart"/>
      <w:r>
        <w:rPr>
          <w:rFonts w:hint="eastAsia"/>
        </w:rPr>
        <w:t>请指数</w:t>
      </w:r>
      <w:proofErr w:type="gramEnd"/>
      <w:r>
        <w:rPr>
          <w:rFonts w:hint="eastAsia"/>
        </w:rPr>
        <w:t>投资部更新</w:t>
      </w:r>
    </w:p>
  </w:comment>
  <w:comment w:id="93" w:author="罗依灵" w:date="2026-01-26T11:06:00Z" w:initials="lyl">
    <w:p w14:paraId="412850C7" w14:textId="77777777" w:rsidR="006F741A" w:rsidRDefault="006F741A">
      <w:pPr>
        <w:pStyle w:val="aa"/>
      </w:pPr>
      <w:r>
        <w:rPr>
          <w:rStyle w:val="ac"/>
        </w:rPr>
        <w:annotationRef/>
      </w:r>
    </w:p>
  </w:comment>
  <w:comment w:id="96" w:author="罗依灵" w:date="2026-01-26T11:06:00Z" w:initials="lyl">
    <w:p w14:paraId="42AFAA13" w14:textId="77777777" w:rsidR="006F741A" w:rsidRDefault="006F741A">
      <w:pPr>
        <w:pStyle w:val="aa"/>
      </w:pPr>
      <w:r>
        <w:rPr>
          <w:rStyle w:val="ac"/>
        </w:rPr>
        <w:annotationRef/>
      </w:r>
    </w:p>
  </w:comment>
  <w:comment w:id="169" w:author="罗依灵" w:date="2026-01-26T11:12:00Z" w:initials="lyl">
    <w:p w14:paraId="3BA27C25" w14:textId="0B16A131" w:rsidR="00BC5016" w:rsidRDefault="00BC5016">
      <w:pPr>
        <w:pStyle w:val="aa"/>
      </w:pPr>
      <w:r>
        <w:rPr>
          <w:rStyle w:val="ac"/>
        </w:rPr>
        <w:annotationRef/>
      </w:r>
      <w:proofErr w:type="gramStart"/>
      <w:r>
        <w:rPr>
          <w:rFonts w:hint="eastAsia"/>
        </w:rPr>
        <w:t>请指数</w:t>
      </w:r>
      <w:proofErr w:type="gramEnd"/>
      <w:r>
        <w:rPr>
          <w:rFonts w:hint="eastAsia"/>
        </w:rPr>
        <w:t>投资部更新</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71E12498" w15:done="0"/>
  <w15:commentEx w15:paraId="76321861" w15:done="0"/>
  <w15:commentEx w15:paraId="412850C7" w15:done="0"/>
  <w15:commentEx w15:paraId="42AFAA13" w15:done="0"/>
  <w15:commentEx w15:paraId="3BA27C25"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6479D41" w16cid:durableId="36479D41"/>
  <w16cid:commentId w16cid:paraId="3CC23B5E" w16cid:durableId="3CC23B5E"/>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294DEA6" w14:textId="77777777" w:rsidR="004E2B48" w:rsidRDefault="004E2B48" w:rsidP="002521DE">
      <w:r>
        <w:separator/>
      </w:r>
    </w:p>
  </w:endnote>
  <w:endnote w:type="continuationSeparator" w:id="0">
    <w:p w14:paraId="41ACC2CE" w14:textId="77777777" w:rsidR="004E2B48" w:rsidRDefault="004E2B48" w:rsidP="002521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彩虹粗仿宋">
    <w:altName w:val="微软雅黑"/>
    <w:charset w:val="86"/>
    <w:family w:val="script"/>
    <w:pitch w:val="default"/>
    <w:sig w:usb0="00000000" w:usb1="00000000" w:usb2="00000010" w:usb3="00000000" w:csb0="00040000" w:csb1="00000000"/>
  </w:font>
  <w:font w:name="宋体">
    <w:altName w:val="SimSun"/>
    <w:panose1 w:val="02010600030101010101"/>
    <w:charset w:val="86"/>
    <w:family w:val="auto"/>
    <w:pitch w:val="variable"/>
    <w:sig w:usb0="00000203" w:usb1="288F0000" w:usb2="00000016" w:usb3="00000000" w:csb0="00040001" w:csb1="00000000"/>
  </w:font>
  <w:font w:name="彩虹黑体">
    <w:altName w:val="Microsoft YaHei UI"/>
    <w:charset w:val="86"/>
    <w:family w:val="script"/>
    <w:pitch w:val="default"/>
    <w:sig w:usb0="00000000" w:usb1="00000000" w:usb2="00000010" w:usb3="00000000" w:csb0="00040000" w:csb1="00000000"/>
  </w:font>
  <w:font w:name="彩虹小标宋">
    <w:altName w:val="Microsoft YaHei UI"/>
    <w:charset w:val="86"/>
    <w:family w:val="script"/>
    <w:pitch w:val="default"/>
    <w:sig w:usb0="00000000" w:usb1="00000000" w:usb2="00000010" w:usb3="00000000" w:csb0="00040000"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BIAODIAN">
    <w:altName w:val="Times New Roman"/>
    <w:charset w:val="00"/>
    <w:family w:val="roman"/>
    <w:pitch w:val="default"/>
    <w:sig w:usb0="00000000"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仿宋_GB2312">
    <w:altName w:val="仿宋"/>
    <w:charset w:val="86"/>
    <w:family w:val="modern"/>
    <w:pitch w:val="default"/>
    <w:sig w:usb0="00000000" w:usb1="00000000" w:usb2="00000010" w:usb3="00000000" w:csb0="00040000" w:csb1="00000000"/>
  </w:font>
  <w:font w:name="仿宋">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9376556"/>
      <w:docPartObj>
        <w:docPartGallery w:val="Page Numbers (Bottom of Page)"/>
        <w:docPartUnique/>
      </w:docPartObj>
    </w:sdtPr>
    <w:sdtEndPr>
      <w:rPr>
        <w:rFonts w:ascii="仿宋_GB2312" w:eastAsia="仿宋_GB2312" w:hint="eastAsia"/>
      </w:rPr>
    </w:sdtEndPr>
    <w:sdtContent>
      <w:sdt>
        <w:sdtPr>
          <w:id w:val="1728636285"/>
          <w:docPartObj>
            <w:docPartGallery w:val="Page Numbers (Top of Page)"/>
            <w:docPartUnique/>
          </w:docPartObj>
        </w:sdtPr>
        <w:sdtEndPr>
          <w:rPr>
            <w:rFonts w:ascii="仿宋_GB2312" w:eastAsia="仿宋_GB2312" w:hint="eastAsia"/>
          </w:rPr>
        </w:sdtEndPr>
        <w:sdtContent>
          <w:p w14:paraId="07C514C2" w14:textId="4B260C75" w:rsidR="006F741A" w:rsidRPr="0025302B" w:rsidRDefault="006F741A" w:rsidP="0025302B">
            <w:pPr>
              <w:pStyle w:val="a5"/>
              <w:jc w:val="center"/>
              <w:rPr>
                <w:rFonts w:ascii="仿宋_GB2312" w:eastAsia="仿宋_GB2312"/>
              </w:rPr>
            </w:pPr>
            <w:r w:rsidRPr="00B60E6E">
              <w:rPr>
                <w:rFonts w:ascii="仿宋_GB2312" w:eastAsia="仿宋_GB2312" w:hint="eastAsia"/>
                <w:b/>
                <w:bCs/>
                <w:sz w:val="24"/>
                <w:szCs w:val="24"/>
              </w:rPr>
              <w:fldChar w:fldCharType="begin"/>
            </w:r>
            <w:r w:rsidRPr="00B96ADE">
              <w:rPr>
                <w:rFonts w:ascii="仿宋_GB2312" w:eastAsia="仿宋_GB2312" w:hint="eastAsia"/>
                <w:b/>
                <w:bCs/>
              </w:rPr>
              <w:instrText>PAGE</w:instrText>
            </w:r>
            <w:r w:rsidRPr="00B60E6E">
              <w:rPr>
                <w:rFonts w:ascii="仿宋_GB2312" w:eastAsia="仿宋_GB2312" w:hint="eastAsia"/>
                <w:b/>
                <w:bCs/>
                <w:sz w:val="24"/>
                <w:szCs w:val="24"/>
              </w:rPr>
              <w:fldChar w:fldCharType="separate"/>
            </w:r>
            <w:r w:rsidR="00431789">
              <w:rPr>
                <w:rFonts w:ascii="仿宋_GB2312" w:eastAsia="仿宋_GB2312"/>
                <w:b/>
                <w:bCs/>
                <w:noProof/>
              </w:rPr>
              <w:t>21</w:t>
            </w:r>
            <w:r w:rsidRPr="00B60E6E">
              <w:rPr>
                <w:rFonts w:ascii="仿宋_GB2312" w:eastAsia="仿宋_GB2312" w:hint="eastAsia"/>
                <w:b/>
                <w:bCs/>
                <w:sz w:val="24"/>
                <w:szCs w:val="24"/>
              </w:rPr>
              <w:fldChar w:fldCharType="end"/>
            </w:r>
            <w:r w:rsidRPr="00B60E6E">
              <w:rPr>
                <w:rFonts w:ascii="仿宋_GB2312" w:eastAsia="仿宋_GB2312" w:hint="eastAsia"/>
                <w:lang w:val="zh-CN"/>
              </w:rPr>
              <w:t>/</w:t>
            </w:r>
            <w:r w:rsidRPr="00B60E6E">
              <w:rPr>
                <w:rFonts w:ascii="仿宋_GB2312" w:eastAsia="仿宋_GB2312" w:hint="eastAsia"/>
                <w:b/>
                <w:bCs/>
                <w:sz w:val="24"/>
                <w:szCs w:val="24"/>
              </w:rPr>
              <w:fldChar w:fldCharType="begin"/>
            </w:r>
            <w:r w:rsidRPr="00B60E6E">
              <w:rPr>
                <w:rFonts w:ascii="仿宋_GB2312" w:eastAsia="仿宋_GB2312" w:hint="eastAsia"/>
                <w:b/>
                <w:bCs/>
              </w:rPr>
              <w:instrText>NUMPAGES</w:instrText>
            </w:r>
            <w:r w:rsidRPr="00B60E6E">
              <w:rPr>
                <w:rFonts w:ascii="仿宋_GB2312" w:eastAsia="仿宋_GB2312" w:hint="eastAsia"/>
                <w:b/>
                <w:bCs/>
                <w:sz w:val="24"/>
                <w:szCs w:val="24"/>
              </w:rPr>
              <w:fldChar w:fldCharType="separate"/>
            </w:r>
            <w:r w:rsidR="00431789">
              <w:rPr>
                <w:rFonts w:ascii="仿宋_GB2312" w:eastAsia="仿宋_GB2312"/>
                <w:b/>
                <w:bCs/>
                <w:noProof/>
              </w:rPr>
              <w:t>22</w:t>
            </w:r>
            <w:r w:rsidRPr="00B60E6E">
              <w:rPr>
                <w:rFonts w:ascii="仿宋_GB2312" w:eastAsia="仿宋_GB2312" w:hint="eastAsia"/>
                <w:b/>
                <w:bCs/>
                <w:sz w:val="24"/>
                <w:szCs w:val="24"/>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9244CE9" w14:textId="77777777" w:rsidR="004E2B48" w:rsidRDefault="004E2B48" w:rsidP="002521DE">
      <w:r>
        <w:separator/>
      </w:r>
    </w:p>
  </w:footnote>
  <w:footnote w:type="continuationSeparator" w:id="0">
    <w:p w14:paraId="5D8F84DA" w14:textId="77777777" w:rsidR="004E2B48" w:rsidRDefault="004E2B48" w:rsidP="002521D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2"/>
    <w:multiLevelType w:val="hybridMultilevel"/>
    <w:tmpl w:val="E0C47D04"/>
    <w:lvl w:ilvl="0" w:tplc="9482CDE6">
      <w:start w:val="1"/>
      <w:numFmt w:val="decimal"/>
      <w:lvlText w:val="%1."/>
      <w:lvlJc w:val="left"/>
      <w:pPr>
        <w:widowControl w:val="0"/>
        <w:autoSpaceDE w:val="0"/>
        <w:autoSpaceDN w:val="0"/>
        <w:adjustRightInd w:val="0"/>
        <w:ind w:left="720" w:hanging="360"/>
        <w:jc w:val="both"/>
      </w:pPr>
      <w:rPr>
        <w:rFonts w:ascii="Calibri" w:hAnsi="Calibri" w:cs="Times New Roman" w:hint="default"/>
        <w:sz w:val="22"/>
        <w:szCs w:val="22"/>
      </w:rPr>
    </w:lvl>
    <w:lvl w:ilvl="1" w:tplc="FFFFFFFF">
      <w:start w:val="1"/>
      <w:numFmt w:val="lowerLetter"/>
      <w:lvlText w:val="%2."/>
      <w:lvlJc w:val="left"/>
      <w:pPr>
        <w:widowControl w:val="0"/>
        <w:autoSpaceDE w:val="0"/>
        <w:autoSpaceDN w:val="0"/>
        <w:adjustRightInd w:val="0"/>
        <w:ind w:left="1440" w:hanging="360"/>
        <w:jc w:val="both"/>
      </w:pPr>
      <w:rPr>
        <w:rFonts w:ascii="Arial" w:hAnsi="Arial" w:cs="Arial"/>
        <w:sz w:val="24"/>
        <w:szCs w:val="24"/>
      </w:rPr>
    </w:lvl>
    <w:lvl w:ilvl="2" w:tplc="FFFFFFFF">
      <w:start w:val="1"/>
      <w:numFmt w:val="lowerRoman"/>
      <w:lvlText w:val="%3."/>
      <w:lvlJc w:val="right"/>
      <w:pPr>
        <w:widowControl w:val="0"/>
        <w:autoSpaceDE w:val="0"/>
        <w:autoSpaceDN w:val="0"/>
        <w:adjustRightInd w:val="0"/>
        <w:ind w:left="2160" w:hanging="180"/>
        <w:jc w:val="both"/>
      </w:pPr>
      <w:rPr>
        <w:rFonts w:ascii="Arial" w:hAnsi="Arial" w:cs="Arial"/>
        <w:sz w:val="24"/>
        <w:szCs w:val="24"/>
      </w:rPr>
    </w:lvl>
    <w:lvl w:ilvl="3" w:tplc="FFFFFFFF">
      <w:start w:val="1"/>
      <w:numFmt w:val="decimal"/>
      <w:lvlText w:val="%4."/>
      <w:lvlJc w:val="left"/>
      <w:pPr>
        <w:widowControl w:val="0"/>
        <w:autoSpaceDE w:val="0"/>
        <w:autoSpaceDN w:val="0"/>
        <w:adjustRightInd w:val="0"/>
        <w:ind w:left="2880" w:hanging="360"/>
        <w:jc w:val="both"/>
      </w:pPr>
      <w:rPr>
        <w:rFonts w:ascii="Arial" w:hAnsi="Arial" w:cs="Arial"/>
        <w:sz w:val="24"/>
        <w:szCs w:val="24"/>
      </w:rPr>
    </w:lvl>
    <w:lvl w:ilvl="4" w:tplc="FFFFFFFF">
      <w:start w:val="1"/>
      <w:numFmt w:val="lowerLetter"/>
      <w:lvlText w:val="%5."/>
      <w:lvlJc w:val="left"/>
      <w:pPr>
        <w:widowControl w:val="0"/>
        <w:autoSpaceDE w:val="0"/>
        <w:autoSpaceDN w:val="0"/>
        <w:adjustRightInd w:val="0"/>
        <w:ind w:left="3600" w:hanging="360"/>
        <w:jc w:val="both"/>
      </w:pPr>
      <w:rPr>
        <w:rFonts w:ascii="Arial" w:hAnsi="Arial" w:cs="Arial"/>
        <w:sz w:val="24"/>
        <w:szCs w:val="24"/>
      </w:rPr>
    </w:lvl>
    <w:lvl w:ilvl="5" w:tplc="FFFFFFFF">
      <w:start w:val="1"/>
      <w:numFmt w:val="lowerRoman"/>
      <w:lvlText w:val="%6."/>
      <w:lvlJc w:val="right"/>
      <w:pPr>
        <w:widowControl w:val="0"/>
        <w:autoSpaceDE w:val="0"/>
        <w:autoSpaceDN w:val="0"/>
        <w:adjustRightInd w:val="0"/>
        <w:ind w:left="4320" w:hanging="180"/>
        <w:jc w:val="both"/>
      </w:pPr>
      <w:rPr>
        <w:rFonts w:ascii="Arial" w:hAnsi="Arial" w:cs="Arial"/>
        <w:sz w:val="24"/>
        <w:szCs w:val="24"/>
      </w:rPr>
    </w:lvl>
    <w:lvl w:ilvl="6" w:tplc="FFFFFFFF">
      <w:start w:val="1"/>
      <w:numFmt w:val="decimal"/>
      <w:lvlText w:val="%7."/>
      <w:lvlJc w:val="left"/>
      <w:pPr>
        <w:widowControl w:val="0"/>
        <w:autoSpaceDE w:val="0"/>
        <w:autoSpaceDN w:val="0"/>
        <w:adjustRightInd w:val="0"/>
        <w:ind w:left="5040" w:hanging="360"/>
        <w:jc w:val="both"/>
      </w:pPr>
      <w:rPr>
        <w:rFonts w:ascii="Arial" w:hAnsi="Arial" w:cs="Arial"/>
        <w:sz w:val="24"/>
        <w:szCs w:val="24"/>
      </w:rPr>
    </w:lvl>
    <w:lvl w:ilvl="7" w:tplc="FFFFFFFF">
      <w:start w:val="1"/>
      <w:numFmt w:val="lowerLetter"/>
      <w:lvlText w:val="%8."/>
      <w:lvlJc w:val="left"/>
      <w:pPr>
        <w:widowControl w:val="0"/>
        <w:autoSpaceDE w:val="0"/>
        <w:autoSpaceDN w:val="0"/>
        <w:adjustRightInd w:val="0"/>
        <w:ind w:left="5760" w:hanging="360"/>
        <w:jc w:val="both"/>
      </w:pPr>
      <w:rPr>
        <w:rFonts w:ascii="Arial" w:hAnsi="Arial" w:cs="Arial"/>
        <w:sz w:val="24"/>
        <w:szCs w:val="24"/>
      </w:rPr>
    </w:lvl>
    <w:lvl w:ilvl="8" w:tplc="FFFFFFFF">
      <w:start w:val="1"/>
      <w:numFmt w:val="lowerRoman"/>
      <w:lvlText w:val="%9."/>
      <w:lvlJc w:val="right"/>
      <w:pPr>
        <w:widowControl w:val="0"/>
        <w:autoSpaceDE w:val="0"/>
        <w:autoSpaceDN w:val="0"/>
        <w:adjustRightInd w:val="0"/>
        <w:ind w:left="6480" w:hanging="180"/>
        <w:jc w:val="both"/>
      </w:pPr>
      <w:rPr>
        <w:rFonts w:ascii="Arial" w:hAnsi="Arial" w:cs="Arial"/>
        <w:sz w:val="24"/>
        <w:szCs w:val="24"/>
      </w:rPr>
    </w:lvl>
  </w:abstractNum>
  <w:abstractNum w:abstractNumId="1" w15:restartNumberingAfterBreak="0">
    <w:nsid w:val="040A245F"/>
    <w:multiLevelType w:val="multilevel"/>
    <w:tmpl w:val="040A245F"/>
    <w:lvl w:ilvl="0">
      <w:start w:val="1"/>
      <w:numFmt w:val="lowerLetter"/>
      <w:lvlText w:val="%1)"/>
      <w:lvlJc w:val="left"/>
      <w:pPr>
        <w:ind w:left="840" w:hanging="42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2" w15:restartNumberingAfterBreak="0">
    <w:nsid w:val="0411266D"/>
    <w:multiLevelType w:val="hybridMultilevel"/>
    <w:tmpl w:val="B7A8499A"/>
    <w:lvl w:ilvl="0" w:tplc="11AEAD9C">
      <w:start w:val="1"/>
      <w:numFmt w:val="decimal"/>
      <w:lvlText w:val="%1、"/>
      <w:lvlJc w:val="left"/>
      <w:pPr>
        <w:ind w:left="1280" w:hanging="720"/>
      </w:pPr>
      <w:rPr>
        <w:rFonts w:hint="default"/>
      </w:r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3" w15:restartNumberingAfterBreak="0">
    <w:nsid w:val="05607303"/>
    <w:multiLevelType w:val="multilevel"/>
    <w:tmpl w:val="05607303"/>
    <w:lvl w:ilvl="0">
      <w:start w:val="1"/>
      <w:numFmt w:val="decimal"/>
      <w:lvlText w:val="3.%1"/>
      <w:lvlJc w:val="left"/>
      <w:pPr>
        <w:ind w:left="840" w:hanging="420"/>
      </w:pPr>
      <w:rPr>
        <w:rFonts w:hint="eastAsia"/>
        <w:b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0EAA371B"/>
    <w:multiLevelType w:val="multilevel"/>
    <w:tmpl w:val="0EAA371B"/>
    <w:lvl w:ilvl="0">
      <w:start w:val="1"/>
      <w:numFmt w:val="decimal"/>
      <w:lvlText w:val="7.%1"/>
      <w:lvlJc w:val="left"/>
      <w:pPr>
        <w:ind w:left="84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0FEE48D6"/>
    <w:multiLevelType w:val="hybridMultilevel"/>
    <w:tmpl w:val="CF2680B8"/>
    <w:lvl w:ilvl="0" w:tplc="9BC8BD4E">
      <w:start w:val="1"/>
      <w:numFmt w:val="japaneseCounting"/>
      <w:pStyle w:val="1"/>
      <w:lvlText w:val="%1、"/>
      <w:lvlJc w:val="left"/>
      <w:pPr>
        <w:ind w:left="720" w:hanging="72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117E30E0"/>
    <w:multiLevelType w:val="hybridMultilevel"/>
    <w:tmpl w:val="56F68C12"/>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7" w15:restartNumberingAfterBreak="0">
    <w:nsid w:val="126F4FD8"/>
    <w:multiLevelType w:val="hybridMultilevel"/>
    <w:tmpl w:val="E808F890"/>
    <w:lvl w:ilvl="0" w:tplc="BAFCF6F0">
      <w:start w:val="1"/>
      <w:numFmt w:val="decimal"/>
      <w:lvlText w:val="（%1）"/>
      <w:lvlJc w:val="left"/>
      <w:pPr>
        <w:ind w:left="1280" w:hanging="720"/>
      </w:pPr>
      <w:rPr>
        <w:rFonts w:hint="default"/>
      </w:r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8" w15:restartNumberingAfterBreak="0">
    <w:nsid w:val="128E7727"/>
    <w:multiLevelType w:val="multilevel"/>
    <w:tmpl w:val="128E7727"/>
    <w:lvl w:ilvl="0">
      <w:start w:val="1"/>
      <w:numFmt w:val="decimal"/>
      <w:lvlText w:val="4.%1"/>
      <w:lvlJc w:val="left"/>
      <w:pPr>
        <w:ind w:left="840" w:hanging="420"/>
      </w:pPr>
      <w:rPr>
        <w:rFonts w:hint="eastAsia"/>
        <w:b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143B4616"/>
    <w:multiLevelType w:val="multilevel"/>
    <w:tmpl w:val="143B4616"/>
    <w:lvl w:ilvl="0">
      <w:start w:val="1"/>
      <w:numFmt w:val="decimal"/>
      <w:lvlText w:val="12.%1"/>
      <w:lvlJc w:val="left"/>
      <w:pPr>
        <w:ind w:left="84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16C3747C"/>
    <w:multiLevelType w:val="multilevel"/>
    <w:tmpl w:val="16C3747C"/>
    <w:lvl w:ilvl="0">
      <w:start w:val="1"/>
      <w:numFmt w:val="decimal"/>
      <w:lvlText w:val="10.%1"/>
      <w:lvlJc w:val="left"/>
      <w:pPr>
        <w:ind w:left="84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17A708C8"/>
    <w:multiLevelType w:val="multilevel"/>
    <w:tmpl w:val="17A708C8"/>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1F761F08"/>
    <w:multiLevelType w:val="hybridMultilevel"/>
    <w:tmpl w:val="B7502032"/>
    <w:lvl w:ilvl="0" w:tplc="A942C7D2">
      <w:start w:val="1"/>
      <w:numFmt w:val="japaneseCounting"/>
      <w:lvlText w:val="%1、"/>
      <w:lvlJc w:val="left"/>
      <w:pPr>
        <w:ind w:left="1280" w:hanging="720"/>
      </w:pPr>
      <w:rPr>
        <w:rFonts w:hint="default"/>
        <w:lang w:val="en-US"/>
      </w:r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13" w15:restartNumberingAfterBreak="0">
    <w:nsid w:val="20365E55"/>
    <w:multiLevelType w:val="hybridMultilevel"/>
    <w:tmpl w:val="3F0C0E1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0F">
      <w:start w:val="1"/>
      <w:numFmt w:val="decimal"/>
      <w:lvlText w:val="%3."/>
      <w:lvlJc w:val="lef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22B23FBE"/>
    <w:multiLevelType w:val="hybridMultilevel"/>
    <w:tmpl w:val="5664C926"/>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5" w15:restartNumberingAfterBreak="0">
    <w:nsid w:val="24121184"/>
    <w:multiLevelType w:val="hybridMultilevel"/>
    <w:tmpl w:val="251621F0"/>
    <w:lvl w:ilvl="0" w:tplc="5EC06D20">
      <w:start w:val="1"/>
      <w:numFmt w:val="chineseCountingThousand"/>
      <w:lvlText w:val="%1、"/>
      <w:lvlJc w:val="left"/>
      <w:pPr>
        <w:ind w:left="982" w:hanging="420"/>
      </w:pPr>
      <w:rPr>
        <w:b/>
        <w:lang w:val="en-US"/>
      </w:rPr>
    </w:lvl>
    <w:lvl w:ilvl="1" w:tplc="04090019" w:tentative="1">
      <w:start w:val="1"/>
      <w:numFmt w:val="lowerLetter"/>
      <w:lvlText w:val="%2)"/>
      <w:lvlJc w:val="left"/>
      <w:pPr>
        <w:ind w:left="1402" w:hanging="420"/>
      </w:pPr>
    </w:lvl>
    <w:lvl w:ilvl="2" w:tplc="0409001B" w:tentative="1">
      <w:start w:val="1"/>
      <w:numFmt w:val="lowerRoman"/>
      <w:lvlText w:val="%3."/>
      <w:lvlJc w:val="right"/>
      <w:pPr>
        <w:ind w:left="1822" w:hanging="420"/>
      </w:pPr>
    </w:lvl>
    <w:lvl w:ilvl="3" w:tplc="0409000F" w:tentative="1">
      <w:start w:val="1"/>
      <w:numFmt w:val="decimal"/>
      <w:lvlText w:val="%4."/>
      <w:lvlJc w:val="left"/>
      <w:pPr>
        <w:ind w:left="2242" w:hanging="420"/>
      </w:pPr>
    </w:lvl>
    <w:lvl w:ilvl="4" w:tplc="04090019" w:tentative="1">
      <w:start w:val="1"/>
      <w:numFmt w:val="lowerLetter"/>
      <w:lvlText w:val="%5)"/>
      <w:lvlJc w:val="left"/>
      <w:pPr>
        <w:ind w:left="2662" w:hanging="420"/>
      </w:pPr>
    </w:lvl>
    <w:lvl w:ilvl="5" w:tplc="0409001B" w:tentative="1">
      <w:start w:val="1"/>
      <w:numFmt w:val="lowerRoman"/>
      <w:lvlText w:val="%6."/>
      <w:lvlJc w:val="right"/>
      <w:pPr>
        <w:ind w:left="3082" w:hanging="420"/>
      </w:pPr>
    </w:lvl>
    <w:lvl w:ilvl="6" w:tplc="0409000F" w:tentative="1">
      <w:start w:val="1"/>
      <w:numFmt w:val="decimal"/>
      <w:lvlText w:val="%7."/>
      <w:lvlJc w:val="left"/>
      <w:pPr>
        <w:ind w:left="3502" w:hanging="420"/>
      </w:pPr>
    </w:lvl>
    <w:lvl w:ilvl="7" w:tplc="04090019" w:tentative="1">
      <w:start w:val="1"/>
      <w:numFmt w:val="lowerLetter"/>
      <w:lvlText w:val="%8)"/>
      <w:lvlJc w:val="left"/>
      <w:pPr>
        <w:ind w:left="3922" w:hanging="420"/>
      </w:pPr>
    </w:lvl>
    <w:lvl w:ilvl="8" w:tplc="0409001B" w:tentative="1">
      <w:start w:val="1"/>
      <w:numFmt w:val="lowerRoman"/>
      <w:lvlText w:val="%9."/>
      <w:lvlJc w:val="right"/>
      <w:pPr>
        <w:ind w:left="4342" w:hanging="420"/>
      </w:pPr>
    </w:lvl>
  </w:abstractNum>
  <w:abstractNum w:abstractNumId="16" w15:restartNumberingAfterBreak="0">
    <w:nsid w:val="24DF31C4"/>
    <w:multiLevelType w:val="multilevel"/>
    <w:tmpl w:val="24DF31C4"/>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7" w15:restartNumberingAfterBreak="0">
    <w:nsid w:val="2F3B25C9"/>
    <w:multiLevelType w:val="hybridMultilevel"/>
    <w:tmpl w:val="80A22EF2"/>
    <w:lvl w:ilvl="0" w:tplc="9030270A">
      <w:start w:val="1"/>
      <w:numFmt w:val="upperRoman"/>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5DD2C0B"/>
    <w:multiLevelType w:val="multilevel"/>
    <w:tmpl w:val="35DD2C0B"/>
    <w:lvl w:ilvl="0">
      <w:start w:val="1"/>
      <w:numFmt w:val="decimal"/>
      <w:lvlText w:val="%1."/>
      <w:lvlJc w:val="left"/>
      <w:pPr>
        <w:tabs>
          <w:tab w:val="left" w:pos="703"/>
        </w:tabs>
        <w:ind w:left="703" w:hanging="420"/>
      </w:pPr>
      <w:rPr>
        <w:sz w:val="28"/>
        <w:szCs w:val="28"/>
      </w:rPr>
    </w:lvl>
    <w:lvl w:ilvl="1">
      <w:start w:val="2"/>
      <w:numFmt w:val="decimal"/>
      <w:isLgl/>
      <w:lvlText w:val="%1.%2"/>
      <w:lvlJc w:val="left"/>
      <w:pPr>
        <w:ind w:left="900" w:hanging="900"/>
      </w:pPr>
      <w:rPr>
        <w:rFonts w:hint="default"/>
      </w:rPr>
    </w:lvl>
    <w:lvl w:ilvl="2">
      <w:start w:val="1"/>
      <w:numFmt w:val="decimal"/>
      <w:isLgl/>
      <w:lvlText w:val="%1.%2.%3"/>
      <w:lvlJc w:val="left"/>
      <w:pPr>
        <w:ind w:left="900" w:hanging="90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19" w15:restartNumberingAfterBreak="0">
    <w:nsid w:val="36CE32AE"/>
    <w:multiLevelType w:val="multilevel"/>
    <w:tmpl w:val="36CE32AE"/>
    <w:lvl w:ilvl="0">
      <w:start w:val="1"/>
      <w:numFmt w:val="decimal"/>
      <w:lvlText w:val="6.%1"/>
      <w:lvlJc w:val="left"/>
      <w:pPr>
        <w:ind w:left="84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0" w15:restartNumberingAfterBreak="0">
    <w:nsid w:val="3788100C"/>
    <w:multiLevelType w:val="hybridMultilevel"/>
    <w:tmpl w:val="78887CEA"/>
    <w:lvl w:ilvl="0" w:tplc="0409000F">
      <w:start w:val="2"/>
      <w:numFmt w:val="decimal"/>
      <w:lvlText w:val="%1."/>
      <w:lvlJc w:val="left"/>
      <w:pPr>
        <w:tabs>
          <w:tab w:val="num" w:pos="720"/>
        </w:tabs>
        <w:ind w:left="720" w:hanging="360"/>
      </w:pPr>
      <w:rPr>
        <w:rFonts w:cs="Times New Roman" w:hint="default"/>
      </w:rPr>
    </w:lvl>
    <w:lvl w:ilvl="1" w:tplc="08090019" w:tentative="1">
      <w:start w:val="1"/>
      <w:numFmt w:val="lowerLetter"/>
      <w:lvlText w:val="%2."/>
      <w:lvlJc w:val="left"/>
      <w:pPr>
        <w:tabs>
          <w:tab w:val="num" w:pos="1440"/>
        </w:tabs>
        <w:ind w:left="1440" w:hanging="360"/>
      </w:pPr>
      <w:rPr>
        <w:rFonts w:cs="Times New Roman"/>
      </w:rPr>
    </w:lvl>
    <w:lvl w:ilvl="2" w:tplc="0809001B" w:tentative="1">
      <w:start w:val="1"/>
      <w:numFmt w:val="lowerRoman"/>
      <w:lvlText w:val="%3."/>
      <w:lvlJc w:val="right"/>
      <w:pPr>
        <w:tabs>
          <w:tab w:val="num" w:pos="2160"/>
        </w:tabs>
        <w:ind w:left="2160" w:hanging="180"/>
      </w:pPr>
      <w:rPr>
        <w:rFonts w:cs="Times New Roman"/>
      </w:rPr>
    </w:lvl>
    <w:lvl w:ilvl="3" w:tplc="0809000F" w:tentative="1">
      <w:start w:val="1"/>
      <w:numFmt w:val="decimal"/>
      <w:lvlText w:val="%4."/>
      <w:lvlJc w:val="left"/>
      <w:pPr>
        <w:tabs>
          <w:tab w:val="num" w:pos="2880"/>
        </w:tabs>
        <w:ind w:left="2880" w:hanging="360"/>
      </w:pPr>
      <w:rPr>
        <w:rFonts w:cs="Times New Roman"/>
      </w:rPr>
    </w:lvl>
    <w:lvl w:ilvl="4" w:tplc="08090019" w:tentative="1">
      <w:start w:val="1"/>
      <w:numFmt w:val="lowerLetter"/>
      <w:lvlText w:val="%5."/>
      <w:lvlJc w:val="left"/>
      <w:pPr>
        <w:tabs>
          <w:tab w:val="num" w:pos="3600"/>
        </w:tabs>
        <w:ind w:left="3600" w:hanging="360"/>
      </w:pPr>
      <w:rPr>
        <w:rFonts w:cs="Times New Roman"/>
      </w:rPr>
    </w:lvl>
    <w:lvl w:ilvl="5" w:tplc="0809001B" w:tentative="1">
      <w:start w:val="1"/>
      <w:numFmt w:val="lowerRoman"/>
      <w:lvlText w:val="%6."/>
      <w:lvlJc w:val="right"/>
      <w:pPr>
        <w:tabs>
          <w:tab w:val="num" w:pos="4320"/>
        </w:tabs>
        <w:ind w:left="4320" w:hanging="180"/>
      </w:pPr>
      <w:rPr>
        <w:rFonts w:cs="Times New Roman"/>
      </w:rPr>
    </w:lvl>
    <w:lvl w:ilvl="6" w:tplc="0809000F" w:tentative="1">
      <w:start w:val="1"/>
      <w:numFmt w:val="decimal"/>
      <w:lvlText w:val="%7."/>
      <w:lvlJc w:val="left"/>
      <w:pPr>
        <w:tabs>
          <w:tab w:val="num" w:pos="5040"/>
        </w:tabs>
        <w:ind w:left="5040" w:hanging="360"/>
      </w:pPr>
      <w:rPr>
        <w:rFonts w:cs="Times New Roman"/>
      </w:rPr>
    </w:lvl>
    <w:lvl w:ilvl="7" w:tplc="08090019" w:tentative="1">
      <w:start w:val="1"/>
      <w:numFmt w:val="lowerLetter"/>
      <w:lvlText w:val="%8."/>
      <w:lvlJc w:val="left"/>
      <w:pPr>
        <w:tabs>
          <w:tab w:val="num" w:pos="5760"/>
        </w:tabs>
        <w:ind w:left="5760" w:hanging="360"/>
      </w:pPr>
      <w:rPr>
        <w:rFonts w:cs="Times New Roman"/>
      </w:rPr>
    </w:lvl>
    <w:lvl w:ilvl="8" w:tplc="0809001B" w:tentative="1">
      <w:start w:val="1"/>
      <w:numFmt w:val="lowerRoman"/>
      <w:lvlText w:val="%9."/>
      <w:lvlJc w:val="right"/>
      <w:pPr>
        <w:tabs>
          <w:tab w:val="num" w:pos="6480"/>
        </w:tabs>
        <w:ind w:left="6480" w:hanging="180"/>
      </w:pPr>
      <w:rPr>
        <w:rFonts w:cs="Times New Roman"/>
      </w:rPr>
    </w:lvl>
  </w:abstractNum>
  <w:abstractNum w:abstractNumId="21" w15:restartNumberingAfterBreak="0">
    <w:nsid w:val="3B503E63"/>
    <w:multiLevelType w:val="multilevel"/>
    <w:tmpl w:val="3B503E63"/>
    <w:lvl w:ilvl="0">
      <w:start w:val="1"/>
      <w:numFmt w:val="decimal"/>
      <w:lvlText w:val="11.%1"/>
      <w:lvlJc w:val="left"/>
      <w:pPr>
        <w:ind w:left="137" w:hanging="420"/>
      </w:pPr>
      <w:rPr>
        <w:rFonts w:hint="eastAsia"/>
      </w:rPr>
    </w:lvl>
    <w:lvl w:ilvl="1">
      <w:start w:val="1"/>
      <w:numFmt w:val="lowerLetter"/>
      <w:lvlText w:val="%2)"/>
      <w:lvlJc w:val="left"/>
      <w:pPr>
        <w:ind w:left="557" w:hanging="420"/>
      </w:pPr>
    </w:lvl>
    <w:lvl w:ilvl="2">
      <w:start w:val="1"/>
      <w:numFmt w:val="lowerRoman"/>
      <w:lvlText w:val="%3."/>
      <w:lvlJc w:val="right"/>
      <w:pPr>
        <w:ind w:left="977" w:hanging="420"/>
      </w:pPr>
    </w:lvl>
    <w:lvl w:ilvl="3">
      <w:start w:val="1"/>
      <w:numFmt w:val="decimal"/>
      <w:lvlText w:val="%4."/>
      <w:lvlJc w:val="left"/>
      <w:pPr>
        <w:ind w:left="1397" w:hanging="420"/>
      </w:pPr>
    </w:lvl>
    <w:lvl w:ilvl="4">
      <w:start w:val="1"/>
      <w:numFmt w:val="lowerLetter"/>
      <w:lvlText w:val="%5)"/>
      <w:lvlJc w:val="left"/>
      <w:pPr>
        <w:ind w:left="1817" w:hanging="420"/>
      </w:pPr>
    </w:lvl>
    <w:lvl w:ilvl="5">
      <w:start w:val="1"/>
      <w:numFmt w:val="lowerRoman"/>
      <w:lvlText w:val="%6."/>
      <w:lvlJc w:val="right"/>
      <w:pPr>
        <w:ind w:left="2237" w:hanging="420"/>
      </w:pPr>
    </w:lvl>
    <w:lvl w:ilvl="6">
      <w:start w:val="1"/>
      <w:numFmt w:val="decimal"/>
      <w:lvlText w:val="%7."/>
      <w:lvlJc w:val="left"/>
      <w:pPr>
        <w:ind w:left="2657" w:hanging="420"/>
      </w:pPr>
    </w:lvl>
    <w:lvl w:ilvl="7">
      <w:start w:val="1"/>
      <w:numFmt w:val="lowerLetter"/>
      <w:lvlText w:val="%8)"/>
      <w:lvlJc w:val="left"/>
      <w:pPr>
        <w:ind w:left="3077" w:hanging="420"/>
      </w:pPr>
    </w:lvl>
    <w:lvl w:ilvl="8">
      <w:start w:val="1"/>
      <w:numFmt w:val="lowerRoman"/>
      <w:lvlText w:val="%9."/>
      <w:lvlJc w:val="right"/>
      <w:pPr>
        <w:ind w:left="3497" w:hanging="420"/>
      </w:pPr>
    </w:lvl>
  </w:abstractNum>
  <w:abstractNum w:abstractNumId="22" w15:restartNumberingAfterBreak="0">
    <w:nsid w:val="3EB6047B"/>
    <w:multiLevelType w:val="hybridMultilevel"/>
    <w:tmpl w:val="EFAEA35E"/>
    <w:lvl w:ilvl="0" w:tplc="D48C81EC">
      <w:start w:val="1"/>
      <w:numFmt w:val="japaneseCounting"/>
      <w:pStyle w:val="2"/>
      <w:lvlText w:val="（%1）"/>
      <w:lvlJc w:val="left"/>
      <w:pPr>
        <w:ind w:left="7743" w:hanging="1080"/>
      </w:pPr>
      <w:rPr>
        <w:rFonts w:ascii="彩虹粗仿宋" w:eastAsia="彩虹粗仿宋" w:hAnsi="Times New Roman" w:cs="Times New Roman" w:hint="eastAsia"/>
        <w:b w:val="0"/>
        <w:bCs w:val="0"/>
        <w:i w:val="0"/>
        <w:iCs w:val="0"/>
        <w:caps w:val="0"/>
        <w:smallCaps w:val="0"/>
        <w:strike w:val="0"/>
        <w:dstrike w:val="0"/>
        <w:noProof w:val="0"/>
        <w:snapToGrid w:val="0"/>
        <w:vanish w:val="0"/>
        <w:color w:val="000000"/>
        <w:spacing w:val="0"/>
        <w:w w:val="0"/>
        <w:kern w:val="0"/>
        <w:position w:val="0"/>
        <w:sz w:val="32"/>
        <w:szCs w:val="32"/>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110" w:hanging="420"/>
      </w:pPr>
    </w:lvl>
    <w:lvl w:ilvl="2" w:tplc="0409001B" w:tentative="1">
      <w:start w:val="1"/>
      <w:numFmt w:val="lowerRoman"/>
      <w:lvlText w:val="%3."/>
      <w:lvlJc w:val="right"/>
      <w:pPr>
        <w:ind w:left="1530" w:hanging="420"/>
      </w:pPr>
    </w:lvl>
    <w:lvl w:ilvl="3" w:tplc="0409000F" w:tentative="1">
      <w:start w:val="1"/>
      <w:numFmt w:val="decimal"/>
      <w:lvlText w:val="%4."/>
      <w:lvlJc w:val="left"/>
      <w:pPr>
        <w:ind w:left="1950" w:hanging="420"/>
      </w:pPr>
    </w:lvl>
    <w:lvl w:ilvl="4" w:tplc="04090019" w:tentative="1">
      <w:start w:val="1"/>
      <w:numFmt w:val="lowerLetter"/>
      <w:lvlText w:val="%5)"/>
      <w:lvlJc w:val="left"/>
      <w:pPr>
        <w:ind w:left="2370" w:hanging="420"/>
      </w:pPr>
    </w:lvl>
    <w:lvl w:ilvl="5" w:tplc="0409001B" w:tentative="1">
      <w:start w:val="1"/>
      <w:numFmt w:val="lowerRoman"/>
      <w:lvlText w:val="%6."/>
      <w:lvlJc w:val="right"/>
      <w:pPr>
        <w:ind w:left="2790" w:hanging="420"/>
      </w:pPr>
    </w:lvl>
    <w:lvl w:ilvl="6" w:tplc="0409000F" w:tentative="1">
      <w:start w:val="1"/>
      <w:numFmt w:val="decimal"/>
      <w:lvlText w:val="%7."/>
      <w:lvlJc w:val="left"/>
      <w:pPr>
        <w:ind w:left="3210" w:hanging="420"/>
      </w:pPr>
    </w:lvl>
    <w:lvl w:ilvl="7" w:tplc="04090019" w:tentative="1">
      <w:start w:val="1"/>
      <w:numFmt w:val="lowerLetter"/>
      <w:lvlText w:val="%8)"/>
      <w:lvlJc w:val="left"/>
      <w:pPr>
        <w:ind w:left="3630" w:hanging="420"/>
      </w:pPr>
    </w:lvl>
    <w:lvl w:ilvl="8" w:tplc="0409001B" w:tentative="1">
      <w:start w:val="1"/>
      <w:numFmt w:val="lowerRoman"/>
      <w:lvlText w:val="%9."/>
      <w:lvlJc w:val="right"/>
      <w:pPr>
        <w:ind w:left="4050" w:hanging="420"/>
      </w:pPr>
    </w:lvl>
  </w:abstractNum>
  <w:abstractNum w:abstractNumId="23" w15:restartNumberingAfterBreak="0">
    <w:nsid w:val="43B95F39"/>
    <w:multiLevelType w:val="hybridMultilevel"/>
    <w:tmpl w:val="BFE4045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43F13D5F"/>
    <w:multiLevelType w:val="hybridMultilevel"/>
    <w:tmpl w:val="8BD845FE"/>
    <w:lvl w:ilvl="0" w:tplc="0409000F">
      <w:start w:val="1"/>
      <w:numFmt w:val="decimal"/>
      <w:lvlText w:val="%1."/>
      <w:lvlJc w:val="left"/>
      <w:pPr>
        <w:tabs>
          <w:tab w:val="num" w:pos="720"/>
        </w:tabs>
        <w:ind w:left="720" w:hanging="360"/>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5" w15:restartNumberingAfterBreak="0">
    <w:nsid w:val="45191B89"/>
    <w:multiLevelType w:val="multilevel"/>
    <w:tmpl w:val="45191B89"/>
    <w:lvl w:ilvl="0">
      <w:start w:val="1"/>
      <w:numFmt w:val="decimal"/>
      <w:lvlText w:val="2.%1"/>
      <w:lvlJc w:val="left"/>
      <w:pPr>
        <w:ind w:left="840" w:hanging="420"/>
      </w:pPr>
      <w:rPr>
        <w:rFonts w:hint="eastAsia"/>
      </w:rPr>
    </w:lvl>
    <w:lvl w:ilvl="1">
      <w:start w:val="1"/>
      <w:numFmt w:val="decimal"/>
      <w:lvlText w:val="2.%2"/>
      <w:lvlJc w:val="left"/>
      <w:pPr>
        <w:ind w:left="840" w:hanging="420"/>
      </w:pPr>
      <w:rPr>
        <w:rFonts w:hint="eastAsia"/>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6" w15:restartNumberingAfterBreak="0">
    <w:nsid w:val="4EB547D5"/>
    <w:multiLevelType w:val="hybridMultilevel"/>
    <w:tmpl w:val="0DDAD2AC"/>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7" w15:restartNumberingAfterBreak="0">
    <w:nsid w:val="50922B8C"/>
    <w:multiLevelType w:val="multilevel"/>
    <w:tmpl w:val="50922B8C"/>
    <w:lvl w:ilvl="0">
      <w:start w:val="1"/>
      <w:numFmt w:val="decimal"/>
      <w:lvlText w:val="4.%1"/>
      <w:lvlJc w:val="left"/>
      <w:pPr>
        <w:ind w:left="840" w:hanging="420"/>
      </w:pPr>
      <w:rPr>
        <w:rFonts w:hint="eastAsia"/>
      </w:rPr>
    </w:lvl>
    <w:lvl w:ilvl="1">
      <w:start w:val="1"/>
      <w:numFmt w:val="lowerLetter"/>
      <w:lvlText w:val="%2)"/>
      <w:lvlJc w:val="left"/>
      <w:pPr>
        <w:ind w:left="1266" w:hanging="420"/>
      </w:pPr>
    </w:lvl>
    <w:lvl w:ilvl="2">
      <w:start w:val="1"/>
      <w:numFmt w:val="lowerRoman"/>
      <w:lvlText w:val="%3."/>
      <w:lvlJc w:val="right"/>
      <w:pPr>
        <w:ind w:left="1686" w:hanging="420"/>
      </w:pPr>
    </w:lvl>
    <w:lvl w:ilvl="3">
      <w:start w:val="1"/>
      <w:numFmt w:val="decimal"/>
      <w:lvlText w:val="%4."/>
      <w:lvlJc w:val="left"/>
      <w:pPr>
        <w:ind w:left="2106" w:hanging="420"/>
      </w:pPr>
    </w:lvl>
    <w:lvl w:ilvl="4">
      <w:start w:val="1"/>
      <w:numFmt w:val="lowerLetter"/>
      <w:lvlText w:val="%5)"/>
      <w:lvlJc w:val="left"/>
      <w:pPr>
        <w:ind w:left="2526" w:hanging="420"/>
      </w:pPr>
    </w:lvl>
    <w:lvl w:ilvl="5">
      <w:start w:val="1"/>
      <w:numFmt w:val="lowerRoman"/>
      <w:lvlText w:val="%6."/>
      <w:lvlJc w:val="right"/>
      <w:pPr>
        <w:ind w:left="2946" w:hanging="420"/>
      </w:pPr>
    </w:lvl>
    <w:lvl w:ilvl="6">
      <w:start w:val="1"/>
      <w:numFmt w:val="decimal"/>
      <w:lvlText w:val="%7."/>
      <w:lvlJc w:val="left"/>
      <w:pPr>
        <w:ind w:left="3366" w:hanging="420"/>
      </w:pPr>
    </w:lvl>
    <w:lvl w:ilvl="7">
      <w:start w:val="1"/>
      <w:numFmt w:val="lowerLetter"/>
      <w:lvlText w:val="%8)"/>
      <w:lvlJc w:val="left"/>
      <w:pPr>
        <w:ind w:left="3786" w:hanging="420"/>
      </w:pPr>
    </w:lvl>
    <w:lvl w:ilvl="8">
      <w:start w:val="1"/>
      <w:numFmt w:val="lowerRoman"/>
      <w:lvlText w:val="%9."/>
      <w:lvlJc w:val="right"/>
      <w:pPr>
        <w:ind w:left="4206" w:hanging="420"/>
      </w:pPr>
    </w:lvl>
  </w:abstractNum>
  <w:abstractNum w:abstractNumId="28" w15:restartNumberingAfterBreak="0">
    <w:nsid w:val="50A50701"/>
    <w:multiLevelType w:val="multilevel"/>
    <w:tmpl w:val="50A50701"/>
    <w:lvl w:ilvl="0">
      <w:start w:val="1"/>
      <w:numFmt w:val="decimal"/>
      <w:lvlText w:val="16.%1"/>
      <w:lvlJc w:val="left"/>
      <w:pPr>
        <w:ind w:left="900" w:hanging="420"/>
      </w:pPr>
      <w:rPr>
        <w:rFonts w:hint="eastAsia"/>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29" w15:restartNumberingAfterBreak="0">
    <w:nsid w:val="524310A7"/>
    <w:multiLevelType w:val="multilevel"/>
    <w:tmpl w:val="524310A7"/>
    <w:lvl w:ilvl="0">
      <w:start w:val="1"/>
      <w:numFmt w:val="lowerLetter"/>
      <w:lvlText w:val="%1)"/>
      <w:lvlJc w:val="left"/>
      <w:pPr>
        <w:ind w:left="1560" w:hanging="720"/>
      </w:pPr>
      <w:rPr>
        <w:rFonts w:hint="default"/>
      </w:rPr>
    </w:lvl>
    <w:lvl w:ilvl="1">
      <w:start w:val="1"/>
      <w:numFmt w:val="lowerLetter"/>
      <w:lvlText w:val="%2)"/>
      <w:lvlJc w:val="left"/>
      <w:pPr>
        <w:ind w:left="1680" w:hanging="420"/>
      </w:pPr>
    </w:lvl>
    <w:lvl w:ilvl="2">
      <w:start w:val="1"/>
      <w:numFmt w:val="lowerRoman"/>
      <w:lvlText w:val="%3."/>
      <w:lvlJc w:val="right"/>
      <w:pPr>
        <w:ind w:left="2100" w:hanging="420"/>
      </w:pPr>
    </w:lvl>
    <w:lvl w:ilvl="3">
      <w:start w:val="1"/>
      <w:numFmt w:val="decimal"/>
      <w:lvlText w:val="%4."/>
      <w:lvlJc w:val="left"/>
      <w:pPr>
        <w:ind w:left="2520" w:hanging="420"/>
      </w:pPr>
    </w:lvl>
    <w:lvl w:ilvl="4">
      <w:start w:val="1"/>
      <w:numFmt w:val="lowerLetter"/>
      <w:lvlText w:val="%5)"/>
      <w:lvlJc w:val="left"/>
      <w:pPr>
        <w:ind w:left="2940" w:hanging="420"/>
      </w:pPr>
    </w:lvl>
    <w:lvl w:ilvl="5">
      <w:start w:val="1"/>
      <w:numFmt w:val="lowerRoman"/>
      <w:lvlText w:val="%6."/>
      <w:lvlJc w:val="right"/>
      <w:pPr>
        <w:ind w:left="3360" w:hanging="420"/>
      </w:pPr>
    </w:lvl>
    <w:lvl w:ilvl="6">
      <w:start w:val="1"/>
      <w:numFmt w:val="decimal"/>
      <w:lvlText w:val="%7."/>
      <w:lvlJc w:val="left"/>
      <w:pPr>
        <w:ind w:left="3780" w:hanging="420"/>
      </w:pPr>
    </w:lvl>
    <w:lvl w:ilvl="7">
      <w:start w:val="1"/>
      <w:numFmt w:val="lowerLetter"/>
      <w:lvlText w:val="%8)"/>
      <w:lvlJc w:val="left"/>
      <w:pPr>
        <w:ind w:left="4200" w:hanging="420"/>
      </w:pPr>
    </w:lvl>
    <w:lvl w:ilvl="8">
      <w:start w:val="1"/>
      <w:numFmt w:val="lowerRoman"/>
      <w:lvlText w:val="%9."/>
      <w:lvlJc w:val="right"/>
      <w:pPr>
        <w:ind w:left="4620" w:hanging="420"/>
      </w:pPr>
    </w:lvl>
  </w:abstractNum>
  <w:abstractNum w:abstractNumId="30" w15:restartNumberingAfterBreak="0">
    <w:nsid w:val="57772B55"/>
    <w:multiLevelType w:val="hybridMultilevel"/>
    <w:tmpl w:val="6F22D176"/>
    <w:lvl w:ilvl="0" w:tplc="0409000B">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start w:val="1"/>
      <w:numFmt w:val="bullet"/>
      <w:lvlText w:val=""/>
      <w:lvlJc w:val="left"/>
      <w:pPr>
        <w:ind w:left="1680" w:hanging="420"/>
      </w:pPr>
      <w:rPr>
        <w:rFonts w:ascii="Wingdings" w:hAnsi="Wingdings" w:hint="default"/>
      </w:rPr>
    </w:lvl>
    <w:lvl w:ilvl="4" w:tplc="04090003">
      <w:start w:val="1"/>
      <w:numFmt w:val="bullet"/>
      <w:lvlText w:val=""/>
      <w:lvlJc w:val="left"/>
      <w:pPr>
        <w:ind w:left="2100" w:hanging="420"/>
      </w:pPr>
      <w:rPr>
        <w:rFonts w:ascii="Wingdings" w:hAnsi="Wingdings" w:hint="default"/>
      </w:rPr>
    </w:lvl>
    <w:lvl w:ilvl="5" w:tplc="04090005">
      <w:start w:val="1"/>
      <w:numFmt w:val="bullet"/>
      <w:lvlText w:val=""/>
      <w:lvlJc w:val="left"/>
      <w:pPr>
        <w:ind w:left="2520" w:hanging="420"/>
      </w:pPr>
      <w:rPr>
        <w:rFonts w:ascii="Wingdings" w:hAnsi="Wingdings" w:hint="default"/>
      </w:rPr>
    </w:lvl>
    <w:lvl w:ilvl="6" w:tplc="04090001">
      <w:start w:val="1"/>
      <w:numFmt w:val="bullet"/>
      <w:lvlText w:val=""/>
      <w:lvlJc w:val="left"/>
      <w:pPr>
        <w:ind w:left="2940" w:hanging="420"/>
      </w:pPr>
      <w:rPr>
        <w:rFonts w:ascii="Wingdings" w:hAnsi="Wingdings" w:hint="default"/>
      </w:rPr>
    </w:lvl>
    <w:lvl w:ilvl="7" w:tplc="04090003">
      <w:start w:val="1"/>
      <w:numFmt w:val="bullet"/>
      <w:lvlText w:val=""/>
      <w:lvlJc w:val="left"/>
      <w:pPr>
        <w:ind w:left="3360" w:hanging="420"/>
      </w:pPr>
      <w:rPr>
        <w:rFonts w:ascii="Wingdings" w:hAnsi="Wingdings" w:hint="default"/>
      </w:rPr>
    </w:lvl>
    <w:lvl w:ilvl="8" w:tplc="04090005">
      <w:start w:val="1"/>
      <w:numFmt w:val="bullet"/>
      <w:lvlText w:val=""/>
      <w:lvlJc w:val="left"/>
      <w:pPr>
        <w:ind w:left="3780" w:hanging="420"/>
      </w:pPr>
      <w:rPr>
        <w:rFonts w:ascii="Wingdings" w:hAnsi="Wingdings" w:hint="default"/>
      </w:rPr>
    </w:lvl>
  </w:abstractNum>
  <w:abstractNum w:abstractNumId="31" w15:restartNumberingAfterBreak="0">
    <w:nsid w:val="58341327"/>
    <w:multiLevelType w:val="hybridMultilevel"/>
    <w:tmpl w:val="E4A6470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59BC5D59"/>
    <w:multiLevelType w:val="hybridMultilevel"/>
    <w:tmpl w:val="697651B4"/>
    <w:lvl w:ilvl="0" w:tplc="CE50865E">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3" w15:restartNumberingAfterBreak="0">
    <w:nsid w:val="5AF2335F"/>
    <w:multiLevelType w:val="hybridMultilevel"/>
    <w:tmpl w:val="DF0A418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5C9E7188"/>
    <w:multiLevelType w:val="hybridMultilevel"/>
    <w:tmpl w:val="9CEC7302"/>
    <w:lvl w:ilvl="0" w:tplc="F02094B6">
      <w:start w:val="1"/>
      <w:numFmt w:val="decimal"/>
      <w:lvlText w:val="%1、"/>
      <w:lvlJc w:val="left"/>
      <w:pPr>
        <w:ind w:left="1280" w:hanging="720"/>
      </w:pPr>
      <w:rPr>
        <w:rFonts w:hint="default"/>
      </w:r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35" w15:restartNumberingAfterBreak="0">
    <w:nsid w:val="5F657EA9"/>
    <w:multiLevelType w:val="multilevel"/>
    <w:tmpl w:val="5F657EA9"/>
    <w:lvl w:ilvl="0">
      <w:start w:val="1"/>
      <w:numFmt w:val="decimal"/>
      <w:lvlText w:val="9.%1"/>
      <w:lvlJc w:val="left"/>
      <w:pPr>
        <w:ind w:left="840" w:hanging="420"/>
      </w:pPr>
      <w:rPr>
        <w:rFonts w:hint="eastAsia"/>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36" w15:restartNumberingAfterBreak="0">
    <w:nsid w:val="5FB87187"/>
    <w:multiLevelType w:val="hybridMultilevel"/>
    <w:tmpl w:val="3EE097CE"/>
    <w:lvl w:ilvl="0" w:tplc="A6F69A3A">
      <w:start w:val="1"/>
      <w:numFmt w:val="decimal"/>
      <w:lvlText w:val="%1."/>
      <w:lvlJc w:val="left"/>
      <w:pPr>
        <w:ind w:left="1107" w:hanging="435"/>
      </w:pPr>
      <w:rPr>
        <w:rFonts w:hint="default"/>
      </w:rPr>
    </w:lvl>
    <w:lvl w:ilvl="1" w:tplc="04090019" w:tentative="1">
      <w:start w:val="1"/>
      <w:numFmt w:val="lowerLetter"/>
      <w:lvlText w:val="%2)"/>
      <w:lvlJc w:val="left"/>
      <w:pPr>
        <w:ind w:left="1512" w:hanging="420"/>
      </w:pPr>
    </w:lvl>
    <w:lvl w:ilvl="2" w:tplc="0409001B" w:tentative="1">
      <w:start w:val="1"/>
      <w:numFmt w:val="lowerRoman"/>
      <w:lvlText w:val="%3."/>
      <w:lvlJc w:val="right"/>
      <w:pPr>
        <w:ind w:left="1932" w:hanging="420"/>
      </w:pPr>
    </w:lvl>
    <w:lvl w:ilvl="3" w:tplc="0409000F" w:tentative="1">
      <w:start w:val="1"/>
      <w:numFmt w:val="decimal"/>
      <w:lvlText w:val="%4."/>
      <w:lvlJc w:val="left"/>
      <w:pPr>
        <w:ind w:left="2352" w:hanging="420"/>
      </w:pPr>
    </w:lvl>
    <w:lvl w:ilvl="4" w:tplc="04090019" w:tentative="1">
      <w:start w:val="1"/>
      <w:numFmt w:val="lowerLetter"/>
      <w:lvlText w:val="%5)"/>
      <w:lvlJc w:val="left"/>
      <w:pPr>
        <w:ind w:left="2772" w:hanging="420"/>
      </w:pPr>
    </w:lvl>
    <w:lvl w:ilvl="5" w:tplc="0409001B" w:tentative="1">
      <w:start w:val="1"/>
      <w:numFmt w:val="lowerRoman"/>
      <w:lvlText w:val="%6."/>
      <w:lvlJc w:val="right"/>
      <w:pPr>
        <w:ind w:left="3192" w:hanging="420"/>
      </w:pPr>
    </w:lvl>
    <w:lvl w:ilvl="6" w:tplc="0409000F" w:tentative="1">
      <w:start w:val="1"/>
      <w:numFmt w:val="decimal"/>
      <w:lvlText w:val="%7."/>
      <w:lvlJc w:val="left"/>
      <w:pPr>
        <w:ind w:left="3612" w:hanging="420"/>
      </w:pPr>
    </w:lvl>
    <w:lvl w:ilvl="7" w:tplc="04090019" w:tentative="1">
      <w:start w:val="1"/>
      <w:numFmt w:val="lowerLetter"/>
      <w:lvlText w:val="%8)"/>
      <w:lvlJc w:val="left"/>
      <w:pPr>
        <w:ind w:left="4032" w:hanging="420"/>
      </w:pPr>
    </w:lvl>
    <w:lvl w:ilvl="8" w:tplc="0409001B" w:tentative="1">
      <w:start w:val="1"/>
      <w:numFmt w:val="lowerRoman"/>
      <w:lvlText w:val="%9."/>
      <w:lvlJc w:val="right"/>
      <w:pPr>
        <w:ind w:left="4452" w:hanging="420"/>
      </w:pPr>
    </w:lvl>
  </w:abstractNum>
  <w:abstractNum w:abstractNumId="37" w15:restartNumberingAfterBreak="0">
    <w:nsid w:val="611C2F1F"/>
    <w:multiLevelType w:val="hybridMultilevel"/>
    <w:tmpl w:val="F76EED0A"/>
    <w:lvl w:ilvl="0" w:tplc="1C6EFED6">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8" w15:restartNumberingAfterBreak="0">
    <w:nsid w:val="63335F3F"/>
    <w:multiLevelType w:val="multilevel"/>
    <w:tmpl w:val="63335F3F"/>
    <w:lvl w:ilvl="0">
      <w:start w:val="1"/>
      <w:numFmt w:val="lowerLetter"/>
      <w:lvlText w:val="%1)"/>
      <w:lvlJc w:val="left"/>
      <w:pPr>
        <w:ind w:left="840" w:hanging="42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39" w15:restartNumberingAfterBreak="0">
    <w:nsid w:val="683B5BD4"/>
    <w:multiLevelType w:val="multilevel"/>
    <w:tmpl w:val="683B5BD4"/>
    <w:lvl w:ilvl="0">
      <w:start w:val="1"/>
      <w:numFmt w:val="lowerLetter"/>
      <w:lvlText w:val="%1)"/>
      <w:lvlJc w:val="left"/>
      <w:pPr>
        <w:ind w:left="84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0" w15:restartNumberingAfterBreak="0">
    <w:nsid w:val="6886381A"/>
    <w:multiLevelType w:val="multilevel"/>
    <w:tmpl w:val="6886381A"/>
    <w:lvl w:ilvl="0">
      <w:start w:val="1"/>
      <w:numFmt w:val="decimal"/>
      <w:lvlText w:val="5.%1"/>
      <w:lvlJc w:val="left"/>
      <w:pPr>
        <w:ind w:left="84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1" w15:restartNumberingAfterBreak="0">
    <w:nsid w:val="69DF6C56"/>
    <w:multiLevelType w:val="hybridMultilevel"/>
    <w:tmpl w:val="FBA6C744"/>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2284A21"/>
    <w:multiLevelType w:val="hybridMultilevel"/>
    <w:tmpl w:val="9D0C7F5A"/>
    <w:lvl w:ilvl="0" w:tplc="645EC484">
      <w:start w:val="1"/>
      <w:numFmt w:val="japaneseCounting"/>
      <w:lvlText w:val="%1、"/>
      <w:lvlJc w:val="left"/>
      <w:pPr>
        <w:ind w:left="1282" w:hanging="720"/>
      </w:pPr>
      <w:rPr>
        <w:rFonts w:hint="default"/>
      </w:rPr>
    </w:lvl>
    <w:lvl w:ilvl="1" w:tplc="04090019" w:tentative="1">
      <w:start w:val="1"/>
      <w:numFmt w:val="lowerLetter"/>
      <w:lvlText w:val="%2)"/>
      <w:lvlJc w:val="left"/>
      <w:pPr>
        <w:ind w:left="1402" w:hanging="420"/>
      </w:pPr>
    </w:lvl>
    <w:lvl w:ilvl="2" w:tplc="0409001B" w:tentative="1">
      <w:start w:val="1"/>
      <w:numFmt w:val="lowerRoman"/>
      <w:lvlText w:val="%3."/>
      <w:lvlJc w:val="right"/>
      <w:pPr>
        <w:ind w:left="1822" w:hanging="420"/>
      </w:pPr>
    </w:lvl>
    <w:lvl w:ilvl="3" w:tplc="0409000F" w:tentative="1">
      <w:start w:val="1"/>
      <w:numFmt w:val="decimal"/>
      <w:lvlText w:val="%4."/>
      <w:lvlJc w:val="left"/>
      <w:pPr>
        <w:ind w:left="2242" w:hanging="420"/>
      </w:pPr>
    </w:lvl>
    <w:lvl w:ilvl="4" w:tplc="04090019" w:tentative="1">
      <w:start w:val="1"/>
      <w:numFmt w:val="lowerLetter"/>
      <w:lvlText w:val="%5)"/>
      <w:lvlJc w:val="left"/>
      <w:pPr>
        <w:ind w:left="2662" w:hanging="420"/>
      </w:pPr>
    </w:lvl>
    <w:lvl w:ilvl="5" w:tplc="0409001B" w:tentative="1">
      <w:start w:val="1"/>
      <w:numFmt w:val="lowerRoman"/>
      <w:lvlText w:val="%6."/>
      <w:lvlJc w:val="right"/>
      <w:pPr>
        <w:ind w:left="3082" w:hanging="420"/>
      </w:pPr>
    </w:lvl>
    <w:lvl w:ilvl="6" w:tplc="0409000F" w:tentative="1">
      <w:start w:val="1"/>
      <w:numFmt w:val="decimal"/>
      <w:lvlText w:val="%7."/>
      <w:lvlJc w:val="left"/>
      <w:pPr>
        <w:ind w:left="3502" w:hanging="420"/>
      </w:pPr>
    </w:lvl>
    <w:lvl w:ilvl="7" w:tplc="04090019" w:tentative="1">
      <w:start w:val="1"/>
      <w:numFmt w:val="lowerLetter"/>
      <w:lvlText w:val="%8)"/>
      <w:lvlJc w:val="left"/>
      <w:pPr>
        <w:ind w:left="3922" w:hanging="420"/>
      </w:pPr>
    </w:lvl>
    <w:lvl w:ilvl="8" w:tplc="0409001B" w:tentative="1">
      <w:start w:val="1"/>
      <w:numFmt w:val="lowerRoman"/>
      <w:lvlText w:val="%9."/>
      <w:lvlJc w:val="right"/>
      <w:pPr>
        <w:ind w:left="4342" w:hanging="420"/>
      </w:pPr>
    </w:lvl>
  </w:abstractNum>
  <w:abstractNum w:abstractNumId="43" w15:restartNumberingAfterBreak="0">
    <w:nsid w:val="773F7692"/>
    <w:multiLevelType w:val="hybridMultilevel"/>
    <w:tmpl w:val="06AAE538"/>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4" w15:restartNumberingAfterBreak="0">
    <w:nsid w:val="77B76ACD"/>
    <w:multiLevelType w:val="multilevel"/>
    <w:tmpl w:val="77B76ACD"/>
    <w:lvl w:ilvl="0">
      <w:start w:val="1"/>
      <w:numFmt w:val="chineseCountingThousand"/>
      <w:lvlText w:val="第%1条"/>
      <w:lvlJc w:val="left"/>
      <w:pPr>
        <w:ind w:left="1554" w:hanging="420"/>
      </w:pPr>
      <w:rPr>
        <w:b/>
        <w:lang w:val="en-US"/>
      </w:rPr>
    </w:lvl>
    <w:lvl w:ilvl="1">
      <w:start w:val="1"/>
      <w:numFmt w:val="lowerLetter"/>
      <w:lvlText w:val="%2)"/>
      <w:lvlJc w:val="left"/>
      <w:pPr>
        <w:ind w:left="1400" w:hanging="420"/>
      </w:pPr>
    </w:lvl>
    <w:lvl w:ilvl="2">
      <w:start w:val="1"/>
      <w:numFmt w:val="lowerRoman"/>
      <w:lvlText w:val="%3."/>
      <w:lvlJc w:val="right"/>
      <w:pPr>
        <w:ind w:left="1820" w:hanging="420"/>
      </w:pPr>
    </w:lvl>
    <w:lvl w:ilvl="3">
      <w:start w:val="1"/>
      <w:numFmt w:val="decimal"/>
      <w:lvlText w:val="%4."/>
      <w:lvlJc w:val="left"/>
      <w:pPr>
        <w:ind w:left="2240" w:hanging="420"/>
      </w:pPr>
    </w:lvl>
    <w:lvl w:ilvl="4">
      <w:start w:val="1"/>
      <w:numFmt w:val="lowerLetter"/>
      <w:lvlText w:val="%5)"/>
      <w:lvlJc w:val="left"/>
      <w:pPr>
        <w:ind w:left="2660" w:hanging="420"/>
      </w:pPr>
    </w:lvl>
    <w:lvl w:ilvl="5">
      <w:start w:val="1"/>
      <w:numFmt w:val="lowerRoman"/>
      <w:lvlText w:val="%6."/>
      <w:lvlJc w:val="right"/>
      <w:pPr>
        <w:ind w:left="3080" w:hanging="420"/>
      </w:pPr>
    </w:lvl>
    <w:lvl w:ilvl="6">
      <w:start w:val="1"/>
      <w:numFmt w:val="decimal"/>
      <w:lvlText w:val="%7."/>
      <w:lvlJc w:val="left"/>
      <w:pPr>
        <w:ind w:left="3500" w:hanging="420"/>
      </w:pPr>
    </w:lvl>
    <w:lvl w:ilvl="7">
      <w:start w:val="1"/>
      <w:numFmt w:val="lowerLetter"/>
      <w:lvlText w:val="%8)"/>
      <w:lvlJc w:val="left"/>
      <w:pPr>
        <w:ind w:left="3920" w:hanging="420"/>
      </w:pPr>
    </w:lvl>
    <w:lvl w:ilvl="8">
      <w:start w:val="1"/>
      <w:numFmt w:val="lowerRoman"/>
      <w:lvlText w:val="%9."/>
      <w:lvlJc w:val="right"/>
      <w:pPr>
        <w:ind w:left="4340" w:hanging="420"/>
      </w:pPr>
    </w:lvl>
  </w:abstractNum>
  <w:abstractNum w:abstractNumId="45" w15:restartNumberingAfterBreak="0">
    <w:nsid w:val="78221103"/>
    <w:multiLevelType w:val="hybridMultilevel"/>
    <w:tmpl w:val="1316AEA4"/>
    <w:lvl w:ilvl="0" w:tplc="9E3E172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6" w15:restartNumberingAfterBreak="0">
    <w:nsid w:val="79423D59"/>
    <w:multiLevelType w:val="multilevel"/>
    <w:tmpl w:val="79423D59"/>
    <w:lvl w:ilvl="0">
      <w:start w:val="1"/>
      <w:numFmt w:val="lowerLetter"/>
      <w:lvlText w:val="%1)"/>
      <w:lvlJc w:val="left"/>
      <w:pPr>
        <w:ind w:left="840" w:hanging="42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47" w15:restartNumberingAfterBreak="0">
    <w:nsid w:val="7A59016B"/>
    <w:multiLevelType w:val="hybridMultilevel"/>
    <w:tmpl w:val="83EEAB4A"/>
    <w:lvl w:ilvl="0" w:tplc="AEC66F70">
      <w:start w:val="1"/>
      <w:numFmt w:val="japaneseCounting"/>
      <w:lvlText w:val="%1、"/>
      <w:lvlJc w:val="left"/>
      <w:pPr>
        <w:ind w:left="840" w:hanging="4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8" w15:restartNumberingAfterBreak="0">
    <w:nsid w:val="7FFA66DE"/>
    <w:multiLevelType w:val="multilevel"/>
    <w:tmpl w:val="7FFA66DE"/>
    <w:lvl w:ilvl="0">
      <w:start w:val="1"/>
      <w:numFmt w:val="lowerLetter"/>
      <w:lvlText w:val="(%1)"/>
      <w:lvlJc w:val="left"/>
      <w:pPr>
        <w:ind w:left="846" w:hanging="420"/>
      </w:pPr>
      <w:rPr>
        <w:rFonts w:hint="eastAsia"/>
      </w:rPr>
    </w:lvl>
    <w:lvl w:ilvl="1">
      <w:start w:val="1"/>
      <w:numFmt w:val="lowerLetter"/>
      <w:lvlText w:val="%2)"/>
      <w:lvlJc w:val="left"/>
      <w:pPr>
        <w:ind w:left="1266" w:hanging="420"/>
      </w:pPr>
    </w:lvl>
    <w:lvl w:ilvl="2">
      <w:start w:val="1"/>
      <w:numFmt w:val="lowerRoman"/>
      <w:lvlText w:val="%3."/>
      <w:lvlJc w:val="right"/>
      <w:pPr>
        <w:ind w:left="1686" w:hanging="420"/>
      </w:pPr>
    </w:lvl>
    <w:lvl w:ilvl="3">
      <w:start w:val="1"/>
      <w:numFmt w:val="decimal"/>
      <w:lvlText w:val="%4."/>
      <w:lvlJc w:val="left"/>
      <w:pPr>
        <w:ind w:left="2106" w:hanging="420"/>
      </w:pPr>
    </w:lvl>
    <w:lvl w:ilvl="4">
      <w:start w:val="1"/>
      <w:numFmt w:val="lowerLetter"/>
      <w:lvlText w:val="%5)"/>
      <w:lvlJc w:val="left"/>
      <w:pPr>
        <w:ind w:left="2526" w:hanging="420"/>
      </w:pPr>
    </w:lvl>
    <w:lvl w:ilvl="5">
      <w:start w:val="1"/>
      <w:numFmt w:val="lowerRoman"/>
      <w:lvlText w:val="%6."/>
      <w:lvlJc w:val="right"/>
      <w:pPr>
        <w:ind w:left="2946" w:hanging="420"/>
      </w:pPr>
    </w:lvl>
    <w:lvl w:ilvl="6">
      <w:start w:val="1"/>
      <w:numFmt w:val="decimal"/>
      <w:lvlText w:val="%7."/>
      <w:lvlJc w:val="left"/>
      <w:pPr>
        <w:ind w:left="3366" w:hanging="420"/>
      </w:pPr>
    </w:lvl>
    <w:lvl w:ilvl="7">
      <w:start w:val="1"/>
      <w:numFmt w:val="lowerLetter"/>
      <w:lvlText w:val="%8)"/>
      <w:lvlJc w:val="left"/>
      <w:pPr>
        <w:ind w:left="3786" w:hanging="420"/>
      </w:pPr>
    </w:lvl>
    <w:lvl w:ilvl="8">
      <w:start w:val="1"/>
      <w:numFmt w:val="lowerRoman"/>
      <w:lvlText w:val="%9."/>
      <w:lvlJc w:val="right"/>
      <w:pPr>
        <w:ind w:left="4206" w:hanging="420"/>
      </w:pPr>
    </w:lvl>
  </w:abstractNum>
  <w:num w:numId="1">
    <w:abstractNumId w:val="47"/>
  </w:num>
  <w:num w:numId="2">
    <w:abstractNumId w:val="12"/>
  </w:num>
  <w:num w:numId="3">
    <w:abstractNumId w:val="7"/>
  </w:num>
  <w:num w:numId="4">
    <w:abstractNumId w:val="45"/>
  </w:num>
  <w:num w:numId="5">
    <w:abstractNumId w:val="2"/>
  </w:num>
  <w:num w:numId="6">
    <w:abstractNumId w:val="42"/>
  </w:num>
  <w:num w:numId="7">
    <w:abstractNumId w:val="34"/>
  </w:num>
  <w:num w:numId="8">
    <w:abstractNumId w:val="26"/>
  </w:num>
  <w:num w:numId="9">
    <w:abstractNumId w:val="6"/>
  </w:num>
  <w:num w:numId="10">
    <w:abstractNumId w:val="30"/>
  </w:num>
  <w:num w:numId="11">
    <w:abstractNumId w:val="43"/>
  </w:num>
  <w:num w:numId="12">
    <w:abstractNumId w:val="5"/>
  </w:num>
  <w:num w:numId="13">
    <w:abstractNumId w:val="22"/>
    <w:lvlOverride w:ilvl="0">
      <w:startOverride w:val="1"/>
    </w:lvlOverride>
  </w:num>
  <w:num w:numId="14">
    <w:abstractNumId w:val="36"/>
  </w:num>
  <w:num w:numId="15">
    <w:abstractNumId w:val="33"/>
  </w:num>
  <w:num w:numId="16">
    <w:abstractNumId w:val="31"/>
  </w:num>
  <w:num w:numId="17">
    <w:abstractNumId w:val="13"/>
  </w:num>
  <w:num w:numId="18">
    <w:abstractNumId w:val="23"/>
  </w:num>
  <w:num w:numId="19">
    <w:abstractNumId w:val="14"/>
  </w:num>
  <w:num w:numId="20">
    <w:abstractNumId w:val="17"/>
  </w:num>
  <w:num w:numId="21">
    <w:abstractNumId w:val="41"/>
  </w:num>
  <w:num w:numId="22">
    <w:abstractNumId w:val="24"/>
  </w:num>
  <w:num w:numId="23">
    <w:abstractNumId w:val="20"/>
  </w:num>
  <w:num w:numId="24">
    <w:abstractNumId w:val="32"/>
  </w:num>
  <w:num w:numId="25">
    <w:abstractNumId w:val="0"/>
  </w:num>
  <w:num w:numId="26">
    <w:abstractNumId w:val="15"/>
  </w:num>
  <w:num w:numId="27">
    <w:abstractNumId w:val="44"/>
  </w:num>
  <w:num w:numId="28">
    <w:abstractNumId w:val="18"/>
  </w:num>
  <w:num w:numId="29">
    <w:abstractNumId w:val="25"/>
  </w:num>
  <w:num w:numId="30">
    <w:abstractNumId w:val="29"/>
  </w:num>
  <w:num w:numId="31">
    <w:abstractNumId w:val="3"/>
  </w:num>
  <w:num w:numId="32">
    <w:abstractNumId w:val="8"/>
  </w:num>
  <w:num w:numId="33">
    <w:abstractNumId w:val="40"/>
  </w:num>
  <w:num w:numId="34">
    <w:abstractNumId w:val="19"/>
  </w:num>
  <w:num w:numId="35">
    <w:abstractNumId w:val="4"/>
  </w:num>
  <w:num w:numId="36">
    <w:abstractNumId w:val="39"/>
  </w:num>
  <w:num w:numId="37">
    <w:abstractNumId w:val="35"/>
  </w:num>
  <w:num w:numId="38">
    <w:abstractNumId w:val="10"/>
  </w:num>
  <w:num w:numId="39">
    <w:abstractNumId w:val="16"/>
  </w:num>
  <w:num w:numId="40">
    <w:abstractNumId w:val="38"/>
  </w:num>
  <w:num w:numId="41">
    <w:abstractNumId w:val="1"/>
  </w:num>
  <w:num w:numId="42">
    <w:abstractNumId w:val="21"/>
  </w:num>
  <w:num w:numId="43">
    <w:abstractNumId w:val="9"/>
  </w:num>
  <w:num w:numId="44">
    <w:abstractNumId w:val="46"/>
  </w:num>
  <w:num w:numId="45">
    <w:abstractNumId w:val="28"/>
  </w:num>
  <w:num w:numId="46">
    <w:abstractNumId w:val="11"/>
  </w:num>
  <w:num w:numId="47">
    <w:abstractNumId w:val="27"/>
  </w:num>
  <w:num w:numId="48">
    <w:abstractNumId w:val="48"/>
  </w:num>
  <w:num w:numId="49">
    <w:abstractNumId w:val="37"/>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罗依灵">
    <w15:presenceInfo w15:providerId="None" w15:userId="罗依灵"/>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bordersDoNotSurroundHeader/>
  <w:bordersDoNotSurroundFooter/>
  <w:activeWritingStyle w:appName="MSWord" w:lang="en-US" w:vendorID="64" w:dllVersion="6" w:nlCheck="1" w:checkStyle="0"/>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zh-CN" w:vendorID="64" w:dllVersion="131077" w:nlCheck="1" w:checkStyle="1"/>
  <w:activeWritingStyle w:appName="MSWord" w:lang="en-US" w:vendorID="64" w:dllVersion="131078" w:nlCheck="1" w:checkStyle="0"/>
  <w:proofState w:grammar="clean"/>
  <w:trackRevisions/>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521DE"/>
    <w:rsid w:val="00000790"/>
    <w:rsid w:val="00000D28"/>
    <w:rsid w:val="0000112C"/>
    <w:rsid w:val="0000118A"/>
    <w:rsid w:val="00001D44"/>
    <w:rsid w:val="000024FF"/>
    <w:rsid w:val="000025C9"/>
    <w:rsid w:val="0000556F"/>
    <w:rsid w:val="000055C0"/>
    <w:rsid w:val="000058EE"/>
    <w:rsid w:val="00006CFD"/>
    <w:rsid w:val="00006F19"/>
    <w:rsid w:val="00007144"/>
    <w:rsid w:val="000104C8"/>
    <w:rsid w:val="0001056D"/>
    <w:rsid w:val="00010BAC"/>
    <w:rsid w:val="00010C0E"/>
    <w:rsid w:val="00010E64"/>
    <w:rsid w:val="00013EE4"/>
    <w:rsid w:val="000146BD"/>
    <w:rsid w:val="000148FA"/>
    <w:rsid w:val="0001536A"/>
    <w:rsid w:val="000170BD"/>
    <w:rsid w:val="0002064B"/>
    <w:rsid w:val="00021A93"/>
    <w:rsid w:val="00022270"/>
    <w:rsid w:val="00023B2A"/>
    <w:rsid w:val="00024506"/>
    <w:rsid w:val="00024680"/>
    <w:rsid w:val="00024DEA"/>
    <w:rsid w:val="00025087"/>
    <w:rsid w:val="00027417"/>
    <w:rsid w:val="000274AE"/>
    <w:rsid w:val="000304C3"/>
    <w:rsid w:val="00030775"/>
    <w:rsid w:val="00030BCB"/>
    <w:rsid w:val="000310D8"/>
    <w:rsid w:val="000314E6"/>
    <w:rsid w:val="00031566"/>
    <w:rsid w:val="00033027"/>
    <w:rsid w:val="00033846"/>
    <w:rsid w:val="000346AA"/>
    <w:rsid w:val="000348FD"/>
    <w:rsid w:val="00035AC0"/>
    <w:rsid w:val="00035DE7"/>
    <w:rsid w:val="00035F83"/>
    <w:rsid w:val="00040F1D"/>
    <w:rsid w:val="00041EB8"/>
    <w:rsid w:val="00043298"/>
    <w:rsid w:val="0004354E"/>
    <w:rsid w:val="000436E8"/>
    <w:rsid w:val="000458EB"/>
    <w:rsid w:val="00045D74"/>
    <w:rsid w:val="00045FB8"/>
    <w:rsid w:val="000474D5"/>
    <w:rsid w:val="00047B4A"/>
    <w:rsid w:val="00047F8C"/>
    <w:rsid w:val="00051199"/>
    <w:rsid w:val="00051DCB"/>
    <w:rsid w:val="00053367"/>
    <w:rsid w:val="000545A5"/>
    <w:rsid w:val="000546F5"/>
    <w:rsid w:val="00055A4B"/>
    <w:rsid w:val="00056BA5"/>
    <w:rsid w:val="0005707A"/>
    <w:rsid w:val="0005730C"/>
    <w:rsid w:val="000608CA"/>
    <w:rsid w:val="00061589"/>
    <w:rsid w:val="00061596"/>
    <w:rsid w:val="00061848"/>
    <w:rsid w:val="00061DEC"/>
    <w:rsid w:val="00062903"/>
    <w:rsid w:val="00063ADF"/>
    <w:rsid w:val="00064442"/>
    <w:rsid w:val="00065CCA"/>
    <w:rsid w:val="000661D9"/>
    <w:rsid w:val="0006638B"/>
    <w:rsid w:val="000703BB"/>
    <w:rsid w:val="00070466"/>
    <w:rsid w:val="00070666"/>
    <w:rsid w:val="0007143D"/>
    <w:rsid w:val="00071E9C"/>
    <w:rsid w:val="00072700"/>
    <w:rsid w:val="00074666"/>
    <w:rsid w:val="00074823"/>
    <w:rsid w:val="00075840"/>
    <w:rsid w:val="000763E1"/>
    <w:rsid w:val="00077B8C"/>
    <w:rsid w:val="00077E2E"/>
    <w:rsid w:val="00082847"/>
    <w:rsid w:val="00082D0A"/>
    <w:rsid w:val="00083B71"/>
    <w:rsid w:val="0008470E"/>
    <w:rsid w:val="00084966"/>
    <w:rsid w:val="00085501"/>
    <w:rsid w:val="00085EFE"/>
    <w:rsid w:val="00086AAC"/>
    <w:rsid w:val="0009085B"/>
    <w:rsid w:val="00091173"/>
    <w:rsid w:val="00094295"/>
    <w:rsid w:val="000944E1"/>
    <w:rsid w:val="00095E14"/>
    <w:rsid w:val="00096FB8"/>
    <w:rsid w:val="00097A3B"/>
    <w:rsid w:val="000A132E"/>
    <w:rsid w:val="000A23BB"/>
    <w:rsid w:val="000A3092"/>
    <w:rsid w:val="000A3E86"/>
    <w:rsid w:val="000A3EB3"/>
    <w:rsid w:val="000A48B9"/>
    <w:rsid w:val="000A6A8A"/>
    <w:rsid w:val="000A70A7"/>
    <w:rsid w:val="000A766D"/>
    <w:rsid w:val="000A7708"/>
    <w:rsid w:val="000A7D28"/>
    <w:rsid w:val="000B081F"/>
    <w:rsid w:val="000B0870"/>
    <w:rsid w:val="000B0EA0"/>
    <w:rsid w:val="000B150C"/>
    <w:rsid w:val="000B2F01"/>
    <w:rsid w:val="000B384B"/>
    <w:rsid w:val="000B3B74"/>
    <w:rsid w:val="000B5F91"/>
    <w:rsid w:val="000C0018"/>
    <w:rsid w:val="000C05F1"/>
    <w:rsid w:val="000C0CEF"/>
    <w:rsid w:val="000C1085"/>
    <w:rsid w:val="000C19F2"/>
    <w:rsid w:val="000C291C"/>
    <w:rsid w:val="000C3748"/>
    <w:rsid w:val="000C3C63"/>
    <w:rsid w:val="000C40CC"/>
    <w:rsid w:val="000C470F"/>
    <w:rsid w:val="000C4D53"/>
    <w:rsid w:val="000C4E6C"/>
    <w:rsid w:val="000C506D"/>
    <w:rsid w:val="000C5747"/>
    <w:rsid w:val="000D0922"/>
    <w:rsid w:val="000D0DDA"/>
    <w:rsid w:val="000D10BB"/>
    <w:rsid w:val="000D1613"/>
    <w:rsid w:val="000D36CE"/>
    <w:rsid w:val="000D511E"/>
    <w:rsid w:val="000D63F8"/>
    <w:rsid w:val="000D687C"/>
    <w:rsid w:val="000D68C1"/>
    <w:rsid w:val="000D7F17"/>
    <w:rsid w:val="000E0E7E"/>
    <w:rsid w:val="000E0F21"/>
    <w:rsid w:val="000E1177"/>
    <w:rsid w:val="000E1E39"/>
    <w:rsid w:val="000E1E43"/>
    <w:rsid w:val="000E25C0"/>
    <w:rsid w:val="000E2944"/>
    <w:rsid w:val="000E359E"/>
    <w:rsid w:val="000E3906"/>
    <w:rsid w:val="000E429F"/>
    <w:rsid w:val="000E44D4"/>
    <w:rsid w:val="000E52C5"/>
    <w:rsid w:val="000E54C8"/>
    <w:rsid w:val="000E76A4"/>
    <w:rsid w:val="000E7ADF"/>
    <w:rsid w:val="000E7E4D"/>
    <w:rsid w:val="000F1893"/>
    <w:rsid w:val="000F24EB"/>
    <w:rsid w:val="000F2BF6"/>
    <w:rsid w:val="000F2E0D"/>
    <w:rsid w:val="000F4983"/>
    <w:rsid w:val="000F566C"/>
    <w:rsid w:val="00100FEC"/>
    <w:rsid w:val="001024EA"/>
    <w:rsid w:val="001028EB"/>
    <w:rsid w:val="0010336A"/>
    <w:rsid w:val="00103B73"/>
    <w:rsid w:val="0010446D"/>
    <w:rsid w:val="00104E8D"/>
    <w:rsid w:val="0010572A"/>
    <w:rsid w:val="0010693B"/>
    <w:rsid w:val="00110047"/>
    <w:rsid w:val="001106BC"/>
    <w:rsid w:val="00110D5D"/>
    <w:rsid w:val="0011152F"/>
    <w:rsid w:val="0011222B"/>
    <w:rsid w:val="00114B79"/>
    <w:rsid w:val="00114F44"/>
    <w:rsid w:val="0011513E"/>
    <w:rsid w:val="00116A6D"/>
    <w:rsid w:val="001172E7"/>
    <w:rsid w:val="001211E6"/>
    <w:rsid w:val="00121313"/>
    <w:rsid w:val="0012242F"/>
    <w:rsid w:val="00123731"/>
    <w:rsid w:val="00123748"/>
    <w:rsid w:val="00123F06"/>
    <w:rsid w:val="00124E0B"/>
    <w:rsid w:val="0012547D"/>
    <w:rsid w:val="00126074"/>
    <w:rsid w:val="00126557"/>
    <w:rsid w:val="00126F5C"/>
    <w:rsid w:val="001306D0"/>
    <w:rsid w:val="001313A0"/>
    <w:rsid w:val="00132F7F"/>
    <w:rsid w:val="00133634"/>
    <w:rsid w:val="001347FE"/>
    <w:rsid w:val="00134E40"/>
    <w:rsid w:val="001370DC"/>
    <w:rsid w:val="00140B1C"/>
    <w:rsid w:val="00140BAB"/>
    <w:rsid w:val="001410C8"/>
    <w:rsid w:val="00141BF7"/>
    <w:rsid w:val="00142A2D"/>
    <w:rsid w:val="001440BB"/>
    <w:rsid w:val="00144BCD"/>
    <w:rsid w:val="00145D77"/>
    <w:rsid w:val="001464CF"/>
    <w:rsid w:val="00146782"/>
    <w:rsid w:val="0014714A"/>
    <w:rsid w:val="00147437"/>
    <w:rsid w:val="00147F1B"/>
    <w:rsid w:val="001503AD"/>
    <w:rsid w:val="0015308A"/>
    <w:rsid w:val="001530BA"/>
    <w:rsid w:val="001538DB"/>
    <w:rsid w:val="00153B46"/>
    <w:rsid w:val="00153C7D"/>
    <w:rsid w:val="001542BA"/>
    <w:rsid w:val="00155460"/>
    <w:rsid w:val="00155B0E"/>
    <w:rsid w:val="0015673A"/>
    <w:rsid w:val="001609F9"/>
    <w:rsid w:val="001621E4"/>
    <w:rsid w:val="00162335"/>
    <w:rsid w:val="001625D9"/>
    <w:rsid w:val="001637FA"/>
    <w:rsid w:val="00163E91"/>
    <w:rsid w:val="001640A4"/>
    <w:rsid w:val="00165218"/>
    <w:rsid w:val="001652A8"/>
    <w:rsid w:val="00165FD4"/>
    <w:rsid w:val="00166967"/>
    <w:rsid w:val="00166C1D"/>
    <w:rsid w:val="0017170F"/>
    <w:rsid w:val="00172146"/>
    <w:rsid w:val="00172FD9"/>
    <w:rsid w:val="00173566"/>
    <w:rsid w:val="001738C4"/>
    <w:rsid w:val="0017509A"/>
    <w:rsid w:val="001750D5"/>
    <w:rsid w:val="00176851"/>
    <w:rsid w:val="00176E0B"/>
    <w:rsid w:val="00177308"/>
    <w:rsid w:val="00180899"/>
    <w:rsid w:val="00181DFC"/>
    <w:rsid w:val="00182A19"/>
    <w:rsid w:val="00183026"/>
    <w:rsid w:val="0018440A"/>
    <w:rsid w:val="00184A7A"/>
    <w:rsid w:val="00184E9B"/>
    <w:rsid w:val="00184F8F"/>
    <w:rsid w:val="00184FB3"/>
    <w:rsid w:val="00185623"/>
    <w:rsid w:val="001874BB"/>
    <w:rsid w:val="00187C81"/>
    <w:rsid w:val="0019009A"/>
    <w:rsid w:val="001905D8"/>
    <w:rsid w:val="00190877"/>
    <w:rsid w:val="001912A7"/>
    <w:rsid w:val="0019215B"/>
    <w:rsid w:val="0019269C"/>
    <w:rsid w:val="00192A27"/>
    <w:rsid w:val="00193FB4"/>
    <w:rsid w:val="001947FF"/>
    <w:rsid w:val="00195BA4"/>
    <w:rsid w:val="00197171"/>
    <w:rsid w:val="0019721B"/>
    <w:rsid w:val="001A295A"/>
    <w:rsid w:val="001A3239"/>
    <w:rsid w:val="001A3E43"/>
    <w:rsid w:val="001A406D"/>
    <w:rsid w:val="001A50C2"/>
    <w:rsid w:val="001A541B"/>
    <w:rsid w:val="001A56B1"/>
    <w:rsid w:val="001A5AA4"/>
    <w:rsid w:val="001A5F0D"/>
    <w:rsid w:val="001B0D6D"/>
    <w:rsid w:val="001B293C"/>
    <w:rsid w:val="001B6336"/>
    <w:rsid w:val="001B768C"/>
    <w:rsid w:val="001B7C59"/>
    <w:rsid w:val="001C059E"/>
    <w:rsid w:val="001C0B77"/>
    <w:rsid w:val="001C0BDC"/>
    <w:rsid w:val="001C10B9"/>
    <w:rsid w:val="001C57CA"/>
    <w:rsid w:val="001C57D7"/>
    <w:rsid w:val="001C5D3B"/>
    <w:rsid w:val="001C6350"/>
    <w:rsid w:val="001C6FBF"/>
    <w:rsid w:val="001C72A7"/>
    <w:rsid w:val="001C77B2"/>
    <w:rsid w:val="001D06FA"/>
    <w:rsid w:val="001D0D42"/>
    <w:rsid w:val="001D42D6"/>
    <w:rsid w:val="001D47C7"/>
    <w:rsid w:val="001D4E69"/>
    <w:rsid w:val="001D4FCE"/>
    <w:rsid w:val="001D67D5"/>
    <w:rsid w:val="001D7694"/>
    <w:rsid w:val="001D790E"/>
    <w:rsid w:val="001E2311"/>
    <w:rsid w:val="001E23E2"/>
    <w:rsid w:val="001E2C8D"/>
    <w:rsid w:val="001E3B10"/>
    <w:rsid w:val="001E3C6B"/>
    <w:rsid w:val="001E3ED5"/>
    <w:rsid w:val="001E5177"/>
    <w:rsid w:val="001E55C2"/>
    <w:rsid w:val="001E56D3"/>
    <w:rsid w:val="001E5A9E"/>
    <w:rsid w:val="001E715B"/>
    <w:rsid w:val="001E7AF1"/>
    <w:rsid w:val="001F0CD2"/>
    <w:rsid w:val="001F0E27"/>
    <w:rsid w:val="001F1D1A"/>
    <w:rsid w:val="001F2774"/>
    <w:rsid w:val="001F27B1"/>
    <w:rsid w:val="001F2D75"/>
    <w:rsid w:val="001F31DE"/>
    <w:rsid w:val="001F37C8"/>
    <w:rsid w:val="001F3E17"/>
    <w:rsid w:val="001F42AE"/>
    <w:rsid w:val="001F5299"/>
    <w:rsid w:val="001F5AF3"/>
    <w:rsid w:val="001F6AAE"/>
    <w:rsid w:val="001F754D"/>
    <w:rsid w:val="001F7909"/>
    <w:rsid w:val="001F7BF9"/>
    <w:rsid w:val="002006FA"/>
    <w:rsid w:val="00200F0C"/>
    <w:rsid w:val="00203701"/>
    <w:rsid w:val="002037ED"/>
    <w:rsid w:val="0020387C"/>
    <w:rsid w:val="002038D1"/>
    <w:rsid w:val="00203CF2"/>
    <w:rsid w:val="002043B2"/>
    <w:rsid w:val="00204633"/>
    <w:rsid w:val="00205AF1"/>
    <w:rsid w:val="00205EBA"/>
    <w:rsid w:val="002061A9"/>
    <w:rsid w:val="00207834"/>
    <w:rsid w:val="00207ACD"/>
    <w:rsid w:val="00210B80"/>
    <w:rsid w:val="00210E74"/>
    <w:rsid w:val="002138A4"/>
    <w:rsid w:val="00213EC1"/>
    <w:rsid w:val="00214F54"/>
    <w:rsid w:val="00215408"/>
    <w:rsid w:val="00215509"/>
    <w:rsid w:val="0021649C"/>
    <w:rsid w:val="00220163"/>
    <w:rsid w:val="00220CBC"/>
    <w:rsid w:val="00221FB1"/>
    <w:rsid w:val="00223BAF"/>
    <w:rsid w:val="00224874"/>
    <w:rsid w:val="0022492A"/>
    <w:rsid w:val="00225CFB"/>
    <w:rsid w:val="00226036"/>
    <w:rsid w:val="0022650B"/>
    <w:rsid w:val="00227248"/>
    <w:rsid w:val="0022727D"/>
    <w:rsid w:val="0023024B"/>
    <w:rsid w:val="00232793"/>
    <w:rsid w:val="00232ED3"/>
    <w:rsid w:val="00233BB2"/>
    <w:rsid w:val="00234AFC"/>
    <w:rsid w:val="00235059"/>
    <w:rsid w:val="0023675D"/>
    <w:rsid w:val="0023686F"/>
    <w:rsid w:val="00237C24"/>
    <w:rsid w:val="00241716"/>
    <w:rsid w:val="002429C8"/>
    <w:rsid w:val="00242DAA"/>
    <w:rsid w:val="002431AB"/>
    <w:rsid w:val="00244267"/>
    <w:rsid w:val="00244E13"/>
    <w:rsid w:val="00245E9D"/>
    <w:rsid w:val="002461F0"/>
    <w:rsid w:val="002462D8"/>
    <w:rsid w:val="00246602"/>
    <w:rsid w:val="00246B90"/>
    <w:rsid w:val="00247117"/>
    <w:rsid w:val="00247D3C"/>
    <w:rsid w:val="00250651"/>
    <w:rsid w:val="00250E01"/>
    <w:rsid w:val="00250E1A"/>
    <w:rsid w:val="002521DE"/>
    <w:rsid w:val="00252266"/>
    <w:rsid w:val="00252464"/>
    <w:rsid w:val="00252A80"/>
    <w:rsid w:val="0025302B"/>
    <w:rsid w:val="002562AE"/>
    <w:rsid w:val="002563F1"/>
    <w:rsid w:val="00256C61"/>
    <w:rsid w:val="0025746B"/>
    <w:rsid w:val="00257D56"/>
    <w:rsid w:val="00257D83"/>
    <w:rsid w:val="00257DDD"/>
    <w:rsid w:val="002610F6"/>
    <w:rsid w:val="00261E63"/>
    <w:rsid w:val="0026240B"/>
    <w:rsid w:val="00262A5A"/>
    <w:rsid w:val="00263548"/>
    <w:rsid w:val="002649DF"/>
    <w:rsid w:val="00266A33"/>
    <w:rsid w:val="00266A44"/>
    <w:rsid w:val="00267D0F"/>
    <w:rsid w:val="00270817"/>
    <w:rsid w:val="002708D5"/>
    <w:rsid w:val="00271443"/>
    <w:rsid w:val="0027177C"/>
    <w:rsid w:val="002717EF"/>
    <w:rsid w:val="00272341"/>
    <w:rsid w:val="002723E2"/>
    <w:rsid w:val="00272AD4"/>
    <w:rsid w:val="00272AF4"/>
    <w:rsid w:val="00272D78"/>
    <w:rsid w:val="0027432D"/>
    <w:rsid w:val="00274FB5"/>
    <w:rsid w:val="0027604D"/>
    <w:rsid w:val="00280050"/>
    <w:rsid w:val="002808DA"/>
    <w:rsid w:val="00282237"/>
    <w:rsid w:val="00282998"/>
    <w:rsid w:val="00283A20"/>
    <w:rsid w:val="00283ABC"/>
    <w:rsid w:val="002901B2"/>
    <w:rsid w:val="0029187E"/>
    <w:rsid w:val="00292451"/>
    <w:rsid w:val="00292AFF"/>
    <w:rsid w:val="00292D40"/>
    <w:rsid w:val="002936C7"/>
    <w:rsid w:val="00293C15"/>
    <w:rsid w:val="00293D81"/>
    <w:rsid w:val="0029436C"/>
    <w:rsid w:val="00294F43"/>
    <w:rsid w:val="002953C7"/>
    <w:rsid w:val="00295A69"/>
    <w:rsid w:val="00296C96"/>
    <w:rsid w:val="002970DB"/>
    <w:rsid w:val="002A242B"/>
    <w:rsid w:val="002A2553"/>
    <w:rsid w:val="002A3D42"/>
    <w:rsid w:val="002A3E14"/>
    <w:rsid w:val="002A42B0"/>
    <w:rsid w:val="002A5156"/>
    <w:rsid w:val="002A54B4"/>
    <w:rsid w:val="002A5A25"/>
    <w:rsid w:val="002A6707"/>
    <w:rsid w:val="002A727D"/>
    <w:rsid w:val="002A7938"/>
    <w:rsid w:val="002A7B9C"/>
    <w:rsid w:val="002B06DB"/>
    <w:rsid w:val="002B204C"/>
    <w:rsid w:val="002B30CF"/>
    <w:rsid w:val="002B49A4"/>
    <w:rsid w:val="002B4A8B"/>
    <w:rsid w:val="002B7348"/>
    <w:rsid w:val="002B779C"/>
    <w:rsid w:val="002B79DD"/>
    <w:rsid w:val="002C0361"/>
    <w:rsid w:val="002C099E"/>
    <w:rsid w:val="002C0BE3"/>
    <w:rsid w:val="002C11CF"/>
    <w:rsid w:val="002C36C1"/>
    <w:rsid w:val="002C5442"/>
    <w:rsid w:val="002C5BE5"/>
    <w:rsid w:val="002C601B"/>
    <w:rsid w:val="002C71B3"/>
    <w:rsid w:val="002C7C04"/>
    <w:rsid w:val="002D004B"/>
    <w:rsid w:val="002D125F"/>
    <w:rsid w:val="002D142F"/>
    <w:rsid w:val="002D14D0"/>
    <w:rsid w:val="002D33AC"/>
    <w:rsid w:val="002D382A"/>
    <w:rsid w:val="002D3EF3"/>
    <w:rsid w:val="002D466C"/>
    <w:rsid w:val="002D5FA3"/>
    <w:rsid w:val="002D7E01"/>
    <w:rsid w:val="002E0FE3"/>
    <w:rsid w:val="002E1323"/>
    <w:rsid w:val="002E268E"/>
    <w:rsid w:val="002E37BF"/>
    <w:rsid w:val="002E3D15"/>
    <w:rsid w:val="002E4244"/>
    <w:rsid w:val="002E4A86"/>
    <w:rsid w:val="002E5A3A"/>
    <w:rsid w:val="002E5B8E"/>
    <w:rsid w:val="002E6618"/>
    <w:rsid w:val="002E70BC"/>
    <w:rsid w:val="002E727C"/>
    <w:rsid w:val="002E7414"/>
    <w:rsid w:val="002F070A"/>
    <w:rsid w:val="002F0940"/>
    <w:rsid w:val="002F0B6C"/>
    <w:rsid w:val="002F158E"/>
    <w:rsid w:val="002F1AB0"/>
    <w:rsid w:val="002F2157"/>
    <w:rsid w:val="002F2657"/>
    <w:rsid w:val="002F34F3"/>
    <w:rsid w:val="002F47C8"/>
    <w:rsid w:val="002F4808"/>
    <w:rsid w:val="002F4EB6"/>
    <w:rsid w:val="002F7508"/>
    <w:rsid w:val="002F7DC6"/>
    <w:rsid w:val="003002EF"/>
    <w:rsid w:val="0030164A"/>
    <w:rsid w:val="00301860"/>
    <w:rsid w:val="003053E4"/>
    <w:rsid w:val="00306023"/>
    <w:rsid w:val="003068BB"/>
    <w:rsid w:val="003069ED"/>
    <w:rsid w:val="00306EB5"/>
    <w:rsid w:val="00307CC7"/>
    <w:rsid w:val="003113D9"/>
    <w:rsid w:val="00311CD7"/>
    <w:rsid w:val="00312107"/>
    <w:rsid w:val="003126A0"/>
    <w:rsid w:val="003127A1"/>
    <w:rsid w:val="00312814"/>
    <w:rsid w:val="00312E7F"/>
    <w:rsid w:val="00313F6B"/>
    <w:rsid w:val="003140E8"/>
    <w:rsid w:val="00314134"/>
    <w:rsid w:val="00314286"/>
    <w:rsid w:val="0031436E"/>
    <w:rsid w:val="003160EE"/>
    <w:rsid w:val="00316683"/>
    <w:rsid w:val="003178E9"/>
    <w:rsid w:val="00321AB2"/>
    <w:rsid w:val="003224F2"/>
    <w:rsid w:val="00325E64"/>
    <w:rsid w:val="003265B5"/>
    <w:rsid w:val="0032666C"/>
    <w:rsid w:val="003276CC"/>
    <w:rsid w:val="00327CE7"/>
    <w:rsid w:val="00330407"/>
    <w:rsid w:val="00330998"/>
    <w:rsid w:val="0033180C"/>
    <w:rsid w:val="00332117"/>
    <w:rsid w:val="00332C14"/>
    <w:rsid w:val="00333357"/>
    <w:rsid w:val="003338FE"/>
    <w:rsid w:val="00334446"/>
    <w:rsid w:val="003349BA"/>
    <w:rsid w:val="003350B7"/>
    <w:rsid w:val="00335A53"/>
    <w:rsid w:val="003361CD"/>
    <w:rsid w:val="00336794"/>
    <w:rsid w:val="00340B51"/>
    <w:rsid w:val="00340D6D"/>
    <w:rsid w:val="00341486"/>
    <w:rsid w:val="003427B2"/>
    <w:rsid w:val="003433F2"/>
    <w:rsid w:val="00343919"/>
    <w:rsid w:val="00343BDD"/>
    <w:rsid w:val="00344B20"/>
    <w:rsid w:val="00344F59"/>
    <w:rsid w:val="003450C6"/>
    <w:rsid w:val="003451D4"/>
    <w:rsid w:val="00347B2F"/>
    <w:rsid w:val="00347C37"/>
    <w:rsid w:val="0035045C"/>
    <w:rsid w:val="003506F6"/>
    <w:rsid w:val="003507FC"/>
    <w:rsid w:val="0035174B"/>
    <w:rsid w:val="00352112"/>
    <w:rsid w:val="00352D07"/>
    <w:rsid w:val="00353096"/>
    <w:rsid w:val="00353835"/>
    <w:rsid w:val="0035456F"/>
    <w:rsid w:val="00354B9D"/>
    <w:rsid w:val="00356DE9"/>
    <w:rsid w:val="0035702C"/>
    <w:rsid w:val="003576C6"/>
    <w:rsid w:val="00361E11"/>
    <w:rsid w:val="003630BF"/>
    <w:rsid w:val="00364260"/>
    <w:rsid w:val="00364340"/>
    <w:rsid w:val="00364766"/>
    <w:rsid w:val="00364822"/>
    <w:rsid w:val="00365C2D"/>
    <w:rsid w:val="0036609C"/>
    <w:rsid w:val="00367389"/>
    <w:rsid w:val="00367672"/>
    <w:rsid w:val="00367BFF"/>
    <w:rsid w:val="00370079"/>
    <w:rsid w:val="003700CE"/>
    <w:rsid w:val="0037052D"/>
    <w:rsid w:val="00370E96"/>
    <w:rsid w:val="00371661"/>
    <w:rsid w:val="00371AF6"/>
    <w:rsid w:val="00371C23"/>
    <w:rsid w:val="00372019"/>
    <w:rsid w:val="003727F1"/>
    <w:rsid w:val="00372A4C"/>
    <w:rsid w:val="0037371F"/>
    <w:rsid w:val="00374199"/>
    <w:rsid w:val="0037523F"/>
    <w:rsid w:val="0037548B"/>
    <w:rsid w:val="00376188"/>
    <w:rsid w:val="00376444"/>
    <w:rsid w:val="003772D5"/>
    <w:rsid w:val="003800D0"/>
    <w:rsid w:val="003814FD"/>
    <w:rsid w:val="00383733"/>
    <w:rsid w:val="003847AE"/>
    <w:rsid w:val="0038544E"/>
    <w:rsid w:val="00385CF9"/>
    <w:rsid w:val="00386727"/>
    <w:rsid w:val="00387847"/>
    <w:rsid w:val="003903E6"/>
    <w:rsid w:val="003906DC"/>
    <w:rsid w:val="003921F6"/>
    <w:rsid w:val="00392CB4"/>
    <w:rsid w:val="0039313D"/>
    <w:rsid w:val="003931A5"/>
    <w:rsid w:val="0039361D"/>
    <w:rsid w:val="003968CF"/>
    <w:rsid w:val="00397027"/>
    <w:rsid w:val="003A07DB"/>
    <w:rsid w:val="003A11E4"/>
    <w:rsid w:val="003A14EE"/>
    <w:rsid w:val="003A1824"/>
    <w:rsid w:val="003A1BF4"/>
    <w:rsid w:val="003A41E1"/>
    <w:rsid w:val="003A488A"/>
    <w:rsid w:val="003A4B3B"/>
    <w:rsid w:val="003A5BFA"/>
    <w:rsid w:val="003A5D2F"/>
    <w:rsid w:val="003A6D6B"/>
    <w:rsid w:val="003B0E78"/>
    <w:rsid w:val="003B11B7"/>
    <w:rsid w:val="003B12E6"/>
    <w:rsid w:val="003B162C"/>
    <w:rsid w:val="003B1D5A"/>
    <w:rsid w:val="003B226D"/>
    <w:rsid w:val="003B2B8F"/>
    <w:rsid w:val="003B2C78"/>
    <w:rsid w:val="003B4206"/>
    <w:rsid w:val="003B4BEF"/>
    <w:rsid w:val="003B67D6"/>
    <w:rsid w:val="003C04CE"/>
    <w:rsid w:val="003C08EC"/>
    <w:rsid w:val="003C0B39"/>
    <w:rsid w:val="003C21DC"/>
    <w:rsid w:val="003C3061"/>
    <w:rsid w:val="003C36FF"/>
    <w:rsid w:val="003C3B08"/>
    <w:rsid w:val="003C4775"/>
    <w:rsid w:val="003C507D"/>
    <w:rsid w:val="003C564B"/>
    <w:rsid w:val="003C621A"/>
    <w:rsid w:val="003C68C2"/>
    <w:rsid w:val="003C6A33"/>
    <w:rsid w:val="003C6D39"/>
    <w:rsid w:val="003C6E41"/>
    <w:rsid w:val="003D0E93"/>
    <w:rsid w:val="003D1126"/>
    <w:rsid w:val="003D1687"/>
    <w:rsid w:val="003D21F3"/>
    <w:rsid w:val="003D397B"/>
    <w:rsid w:val="003D3BC4"/>
    <w:rsid w:val="003D4C99"/>
    <w:rsid w:val="003D5CA6"/>
    <w:rsid w:val="003E1CC8"/>
    <w:rsid w:val="003E3D5B"/>
    <w:rsid w:val="003E47DA"/>
    <w:rsid w:val="003E4AF6"/>
    <w:rsid w:val="003E4CCD"/>
    <w:rsid w:val="003E4F41"/>
    <w:rsid w:val="003E4F50"/>
    <w:rsid w:val="003E535C"/>
    <w:rsid w:val="003E5FA8"/>
    <w:rsid w:val="003E74D8"/>
    <w:rsid w:val="003E764F"/>
    <w:rsid w:val="003E7E18"/>
    <w:rsid w:val="003F0B1E"/>
    <w:rsid w:val="003F1177"/>
    <w:rsid w:val="003F40DF"/>
    <w:rsid w:val="003F48A8"/>
    <w:rsid w:val="003F6E78"/>
    <w:rsid w:val="003F7356"/>
    <w:rsid w:val="003F73AC"/>
    <w:rsid w:val="003F7E57"/>
    <w:rsid w:val="0040053F"/>
    <w:rsid w:val="004014ED"/>
    <w:rsid w:val="0040180A"/>
    <w:rsid w:val="00402EE6"/>
    <w:rsid w:val="004040AF"/>
    <w:rsid w:val="00405A54"/>
    <w:rsid w:val="00405B89"/>
    <w:rsid w:val="00410B16"/>
    <w:rsid w:val="004116F5"/>
    <w:rsid w:val="00411AE8"/>
    <w:rsid w:val="00411C5C"/>
    <w:rsid w:val="00413261"/>
    <w:rsid w:val="00414C46"/>
    <w:rsid w:val="00415987"/>
    <w:rsid w:val="00415C3C"/>
    <w:rsid w:val="004171F1"/>
    <w:rsid w:val="004175B1"/>
    <w:rsid w:val="00417D81"/>
    <w:rsid w:val="00420371"/>
    <w:rsid w:val="00420F77"/>
    <w:rsid w:val="004239D6"/>
    <w:rsid w:val="00423D35"/>
    <w:rsid w:val="00423DCA"/>
    <w:rsid w:val="00424467"/>
    <w:rsid w:val="00425F78"/>
    <w:rsid w:val="0042755A"/>
    <w:rsid w:val="004278BA"/>
    <w:rsid w:val="00427DCA"/>
    <w:rsid w:val="00430B3A"/>
    <w:rsid w:val="00430C93"/>
    <w:rsid w:val="00431789"/>
    <w:rsid w:val="004317F3"/>
    <w:rsid w:val="004320D1"/>
    <w:rsid w:val="004328AD"/>
    <w:rsid w:val="00432981"/>
    <w:rsid w:val="00433C76"/>
    <w:rsid w:val="00434E16"/>
    <w:rsid w:val="00435958"/>
    <w:rsid w:val="00435981"/>
    <w:rsid w:val="00436A50"/>
    <w:rsid w:val="00437249"/>
    <w:rsid w:val="00440810"/>
    <w:rsid w:val="00440995"/>
    <w:rsid w:val="00440D3D"/>
    <w:rsid w:val="00441505"/>
    <w:rsid w:val="00443405"/>
    <w:rsid w:val="00443E78"/>
    <w:rsid w:val="0044488A"/>
    <w:rsid w:val="00446A1F"/>
    <w:rsid w:val="00447FF1"/>
    <w:rsid w:val="0045088F"/>
    <w:rsid w:val="0045089D"/>
    <w:rsid w:val="004517A9"/>
    <w:rsid w:val="00452336"/>
    <w:rsid w:val="00452FFD"/>
    <w:rsid w:val="00453975"/>
    <w:rsid w:val="00453D95"/>
    <w:rsid w:val="00454300"/>
    <w:rsid w:val="00454A0A"/>
    <w:rsid w:val="00454B08"/>
    <w:rsid w:val="00455403"/>
    <w:rsid w:val="0045728B"/>
    <w:rsid w:val="00461E20"/>
    <w:rsid w:val="0046465B"/>
    <w:rsid w:val="00464C65"/>
    <w:rsid w:val="00465554"/>
    <w:rsid w:val="00466DB0"/>
    <w:rsid w:val="0047121C"/>
    <w:rsid w:val="00472585"/>
    <w:rsid w:val="004727B8"/>
    <w:rsid w:val="00473012"/>
    <w:rsid w:val="0047460A"/>
    <w:rsid w:val="0047576E"/>
    <w:rsid w:val="00476FFF"/>
    <w:rsid w:val="00477749"/>
    <w:rsid w:val="00477E71"/>
    <w:rsid w:val="004805AC"/>
    <w:rsid w:val="00480E2B"/>
    <w:rsid w:val="00480FF4"/>
    <w:rsid w:val="004811C8"/>
    <w:rsid w:val="0048202B"/>
    <w:rsid w:val="00482C74"/>
    <w:rsid w:val="00483692"/>
    <w:rsid w:val="00484119"/>
    <w:rsid w:val="004844F5"/>
    <w:rsid w:val="00484BCB"/>
    <w:rsid w:val="004865FD"/>
    <w:rsid w:val="00487636"/>
    <w:rsid w:val="00490C99"/>
    <w:rsid w:val="00491060"/>
    <w:rsid w:val="00491136"/>
    <w:rsid w:val="0049411F"/>
    <w:rsid w:val="00494FB5"/>
    <w:rsid w:val="004956D0"/>
    <w:rsid w:val="00495B76"/>
    <w:rsid w:val="00495EDB"/>
    <w:rsid w:val="004964D0"/>
    <w:rsid w:val="00496F52"/>
    <w:rsid w:val="00496FE9"/>
    <w:rsid w:val="004970C5"/>
    <w:rsid w:val="004A0C5E"/>
    <w:rsid w:val="004A1212"/>
    <w:rsid w:val="004A17BA"/>
    <w:rsid w:val="004A1AA5"/>
    <w:rsid w:val="004A2482"/>
    <w:rsid w:val="004A2984"/>
    <w:rsid w:val="004A2C43"/>
    <w:rsid w:val="004A306E"/>
    <w:rsid w:val="004A3B8A"/>
    <w:rsid w:val="004A41DF"/>
    <w:rsid w:val="004A4B7F"/>
    <w:rsid w:val="004A4F51"/>
    <w:rsid w:val="004A500E"/>
    <w:rsid w:val="004B03DB"/>
    <w:rsid w:val="004B0E89"/>
    <w:rsid w:val="004B1294"/>
    <w:rsid w:val="004B18AE"/>
    <w:rsid w:val="004B23CD"/>
    <w:rsid w:val="004B2AEC"/>
    <w:rsid w:val="004B2DAD"/>
    <w:rsid w:val="004B35F1"/>
    <w:rsid w:val="004B500F"/>
    <w:rsid w:val="004B5DDE"/>
    <w:rsid w:val="004B7F05"/>
    <w:rsid w:val="004C0415"/>
    <w:rsid w:val="004C1289"/>
    <w:rsid w:val="004C168D"/>
    <w:rsid w:val="004C2883"/>
    <w:rsid w:val="004C3132"/>
    <w:rsid w:val="004C3408"/>
    <w:rsid w:val="004C374E"/>
    <w:rsid w:val="004C44EF"/>
    <w:rsid w:val="004C53DA"/>
    <w:rsid w:val="004C5F9A"/>
    <w:rsid w:val="004C792F"/>
    <w:rsid w:val="004C7F95"/>
    <w:rsid w:val="004D0CAC"/>
    <w:rsid w:val="004D1B56"/>
    <w:rsid w:val="004D2536"/>
    <w:rsid w:val="004D28F8"/>
    <w:rsid w:val="004D38BF"/>
    <w:rsid w:val="004D3977"/>
    <w:rsid w:val="004D3BAA"/>
    <w:rsid w:val="004D6919"/>
    <w:rsid w:val="004D7012"/>
    <w:rsid w:val="004E0668"/>
    <w:rsid w:val="004E0717"/>
    <w:rsid w:val="004E2B48"/>
    <w:rsid w:val="004E4348"/>
    <w:rsid w:val="004E543C"/>
    <w:rsid w:val="004E5844"/>
    <w:rsid w:val="004E6218"/>
    <w:rsid w:val="004E6CD6"/>
    <w:rsid w:val="004E6D6B"/>
    <w:rsid w:val="004E7CCB"/>
    <w:rsid w:val="004F0AFD"/>
    <w:rsid w:val="004F0FE3"/>
    <w:rsid w:val="004F1DC5"/>
    <w:rsid w:val="004F26C6"/>
    <w:rsid w:val="004F2D17"/>
    <w:rsid w:val="004F4DE2"/>
    <w:rsid w:val="004F55CA"/>
    <w:rsid w:val="004F5EAC"/>
    <w:rsid w:val="004F60DF"/>
    <w:rsid w:val="004F6359"/>
    <w:rsid w:val="004F6E38"/>
    <w:rsid w:val="004F70EA"/>
    <w:rsid w:val="004F7F40"/>
    <w:rsid w:val="00500289"/>
    <w:rsid w:val="0050060F"/>
    <w:rsid w:val="00500D82"/>
    <w:rsid w:val="005013E6"/>
    <w:rsid w:val="00501573"/>
    <w:rsid w:val="00501AE4"/>
    <w:rsid w:val="00502F38"/>
    <w:rsid w:val="00503014"/>
    <w:rsid w:val="00503BA3"/>
    <w:rsid w:val="00503DE8"/>
    <w:rsid w:val="00504179"/>
    <w:rsid w:val="00504DFE"/>
    <w:rsid w:val="005051AC"/>
    <w:rsid w:val="0050579C"/>
    <w:rsid w:val="00506549"/>
    <w:rsid w:val="00506684"/>
    <w:rsid w:val="00506C45"/>
    <w:rsid w:val="005071B6"/>
    <w:rsid w:val="005101F6"/>
    <w:rsid w:val="00510798"/>
    <w:rsid w:val="005110C5"/>
    <w:rsid w:val="00512EFB"/>
    <w:rsid w:val="00513998"/>
    <w:rsid w:val="00516A30"/>
    <w:rsid w:val="00516DBC"/>
    <w:rsid w:val="005172C1"/>
    <w:rsid w:val="005174EF"/>
    <w:rsid w:val="00521E74"/>
    <w:rsid w:val="00522F01"/>
    <w:rsid w:val="00524641"/>
    <w:rsid w:val="00524960"/>
    <w:rsid w:val="00524CC4"/>
    <w:rsid w:val="00526F19"/>
    <w:rsid w:val="005307D6"/>
    <w:rsid w:val="00530BE5"/>
    <w:rsid w:val="00532277"/>
    <w:rsid w:val="005324E5"/>
    <w:rsid w:val="005326A9"/>
    <w:rsid w:val="00532FF2"/>
    <w:rsid w:val="0053425B"/>
    <w:rsid w:val="00534BD9"/>
    <w:rsid w:val="00536082"/>
    <w:rsid w:val="0053655F"/>
    <w:rsid w:val="0053741D"/>
    <w:rsid w:val="00540C50"/>
    <w:rsid w:val="005416C1"/>
    <w:rsid w:val="00541A09"/>
    <w:rsid w:val="00541E82"/>
    <w:rsid w:val="00542744"/>
    <w:rsid w:val="00543F81"/>
    <w:rsid w:val="005447F9"/>
    <w:rsid w:val="0054503C"/>
    <w:rsid w:val="0054639C"/>
    <w:rsid w:val="00547B63"/>
    <w:rsid w:val="00547FFA"/>
    <w:rsid w:val="00551D84"/>
    <w:rsid w:val="00551EFC"/>
    <w:rsid w:val="005534F4"/>
    <w:rsid w:val="005547FF"/>
    <w:rsid w:val="00554C75"/>
    <w:rsid w:val="00554CA4"/>
    <w:rsid w:val="00554DE6"/>
    <w:rsid w:val="005552A6"/>
    <w:rsid w:val="00555350"/>
    <w:rsid w:val="005560B1"/>
    <w:rsid w:val="005561AD"/>
    <w:rsid w:val="0055718C"/>
    <w:rsid w:val="00560479"/>
    <w:rsid w:val="005613BF"/>
    <w:rsid w:val="00562821"/>
    <w:rsid w:val="005628F2"/>
    <w:rsid w:val="00562EBA"/>
    <w:rsid w:val="00563046"/>
    <w:rsid w:val="00563F26"/>
    <w:rsid w:val="0056429C"/>
    <w:rsid w:val="0056479D"/>
    <w:rsid w:val="00564B3F"/>
    <w:rsid w:val="0056548A"/>
    <w:rsid w:val="00565B76"/>
    <w:rsid w:val="00567363"/>
    <w:rsid w:val="00570451"/>
    <w:rsid w:val="00570881"/>
    <w:rsid w:val="005729AA"/>
    <w:rsid w:val="00577F10"/>
    <w:rsid w:val="005800E7"/>
    <w:rsid w:val="005809B6"/>
    <w:rsid w:val="0058135A"/>
    <w:rsid w:val="00581F05"/>
    <w:rsid w:val="005828DF"/>
    <w:rsid w:val="0058336A"/>
    <w:rsid w:val="005838F0"/>
    <w:rsid w:val="00584A8F"/>
    <w:rsid w:val="00584D53"/>
    <w:rsid w:val="00585C0D"/>
    <w:rsid w:val="00590AF1"/>
    <w:rsid w:val="005917C9"/>
    <w:rsid w:val="00592267"/>
    <w:rsid w:val="00592626"/>
    <w:rsid w:val="00592B93"/>
    <w:rsid w:val="00592BAE"/>
    <w:rsid w:val="00592F1F"/>
    <w:rsid w:val="00594019"/>
    <w:rsid w:val="005940ED"/>
    <w:rsid w:val="005942D0"/>
    <w:rsid w:val="00594927"/>
    <w:rsid w:val="0059518D"/>
    <w:rsid w:val="005958F2"/>
    <w:rsid w:val="00596340"/>
    <w:rsid w:val="00596512"/>
    <w:rsid w:val="00596A2E"/>
    <w:rsid w:val="005A2443"/>
    <w:rsid w:val="005A26F2"/>
    <w:rsid w:val="005A3373"/>
    <w:rsid w:val="005A3EA9"/>
    <w:rsid w:val="005A4FBC"/>
    <w:rsid w:val="005A512D"/>
    <w:rsid w:val="005A5432"/>
    <w:rsid w:val="005A56EB"/>
    <w:rsid w:val="005A5CD8"/>
    <w:rsid w:val="005B0017"/>
    <w:rsid w:val="005B07E1"/>
    <w:rsid w:val="005B0836"/>
    <w:rsid w:val="005B1D72"/>
    <w:rsid w:val="005B20F3"/>
    <w:rsid w:val="005B242A"/>
    <w:rsid w:val="005B42BD"/>
    <w:rsid w:val="005B47B2"/>
    <w:rsid w:val="005B5070"/>
    <w:rsid w:val="005B6235"/>
    <w:rsid w:val="005B63F5"/>
    <w:rsid w:val="005C1CC2"/>
    <w:rsid w:val="005C1E93"/>
    <w:rsid w:val="005C24BD"/>
    <w:rsid w:val="005C2548"/>
    <w:rsid w:val="005C2D48"/>
    <w:rsid w:val="005C438A"/>
    <w:rsid w:val="005C440D"/>
    <w:rsid w:val="005C4431"/>
    <w:rsid w:val="005C4725"/>
    <w:rsid w:val="005C4F02"/>
    <w:rsid w:val="005C5787"/>
    <w:rsid w:val="005C75D1"/>
    <w:rsid w:val="005C7764"/>
    <w:rsid w:val="005D00E6"/>
    <w:rsid w:val="005D10FA"/>
    <w:rsid w:val="005D1ED0"/>
    <w:rsid w:val="005D35F9"/>
    <w:rsid w:val="005D3763"/>
    <w:rsid w:val="005D50D1"/>
    <w:rsid w:val="005D561D"/>
    <w:rsid w:val="005D58BC"/>
    <w:rsid w:val="005D63B7"/>
    <w:rsid w:val="005D64AD"/>
    <w:rsid w:val="005D6542"/>
    <w:rsid w:val="005D681A"/>
    <w:rsid w:val="005D7BA0"/>
    <w:rsid w:val="005D7BC8"/>
    <w:rsid w:val="005D7BD5"/>
    <w:rsid w:val="005E0A92"/>
    <w:rsid w:val="005E139A"/>
    <w:rsid w:val="005E2BBB"/>
    <w:rsid w:val="005E2E22"/>
    <w:rsid w:val="005E3262"/>
    <w:rsid w:val="005E4188"/>
    <w:rsid w:val="005E4D49"/>
    <w:rsid w:val="005F0C07"/>
    <w:rsid w:val="005F1235"/>
    <w:rsid w:val="005F256D"/>
    <w:rsid w:val="005F2D17"/>
    <w:rsid w:val="005F2DF3"/>
    <w:rsid w:val="005F3657"/>
    <w:rsid w:val="005F434A"/>
    <w:rsid w:val="005F5314"/>
    <w:rsid w:val="005F5590"/>
    <w:rsid w:val="005F693C"/>
    <w:rsid w:val="005F6A45"/>
    <w:rsid w:val="005F6E45"/>
    <w:rsid w:val="006008F1"/>
    <w:rsid w:val="00602C82"/>
    <w:rsid w:val="00603E87"/>
    <w:rsid w:val="00605123"/>
    <w:rsid w:val="00606828"/>
    <w:rsid w:val="006103D9"/>
    <w:rsid w:val="0061055F"/>
    <w:rsid w:val="00610D62"/>
    <w:rsid w:val="00610E99"/>
    <w:rsid w:val="006110EE"/>
    <w:rsid w:val="006113BE"/>
    <w:rsid w:val="006123EB"/>
    <w:rsid w:val="0061287B"/>
    <w:rsid w:val="0061291E"/>
    <w:rsid w:val="00613965"/>
    <w:rsid w:val="00613E2E"/>
    <w:rsid w:val="00614391"/>
    <w:rsid w:val="006147B3"/>
    <w:rsid w:val="006153BD"/>
    <w:rsid w:val="00616985"/>
    <w:rsid w:val="006177DF"/>
    <w:rsid w:val="006202D5"/>
    <w:rsid w:val="00621D4B"/>
    <w:rsid w:val="00623647"/>
    <w:rsid w:val="00625237"/>
    <w:rsid w:val="0062608C"/>
    <w:rsid w:val="00626302"/>
    <w:rsid w:val="006266E3"/>
    <w:rsid w:val="00626CD1"/>
    <w:rsid w:val="00627102"/>
    <w:rsid w:val="006272F4"/>
    <w:rsid w:val="00630156"/>
    <w:rsid w:val="00630270"/>
    <w:rsid w:val="00631D95"/>
    <w:rsid w:val="00632305"/>
    <w:rsid w:val="00632428"/>
    <w:rsid w:val="006327DE"/>
    <w:rsid w:val="00632EE3"/>
    <w:rsid w:val="006333D1"/>
    <w:rsid w:val="00633F41"/>
    <w:rsid w:val="00635239"/>
    <w:rsid w:val="00635B71"/>
    <w:rsid w:val="00636561"/>
    <w:rsid w:val="00637387"/>
    <w:rsid w:val="00641F28"/>
    <w:rsid w:val="00641FC0"/>
    <w:rsid w:val="00643766"/>
    <w:rsid w:val="006438D5"/>
    <w:rsid w:val="00643947"/>
    <w:rsid w:val="0064493B"/>
    <w:rsid w:val="00644999"/>
    <w:rsid w:val="00645731"/>
    <w:rsid w:val="00645966"/>
    <w:rsid w:val="00646FDB"/>
    <w:rsid w:val="00647BA3"/>
    <w:rsid w:val="00647E68"/>
    <w:rsid w:val="00651417"/>
    <w:rsid w:val="00651EBA"/>
    <w:rsid w:val="00652965"/>
    <w:rsid w:val="006532AD"/>
    <w:rsid w:val="00653357"/>
    <w:rsid w:val="00653620"/>
    <w:rsid w:val="0065371B"/>
    <w:rsid w:val="00654871"/>
    <w:rsid w:val="006606B3"/>
    <w:rsid w:val="0066118C"/>
    <w:rsid w:val="00661E41"/>
    <w:rsid w:val="006621F5"/>
    <w:rsid w:val="0066282C"/>
    <w:rsid w:val="00662841"/>
    <w:rsid w:val="00663AE1"/>
    <w:rsid w:val="00663BB9"/>
    <w:rsid w:val="00664250"/>
    <w:rsid w:val="00665171"/>
    <w:rsid w:val="0066674A"/>
    <w:rsid w:val="00666D68"/>
    <w:rsid w:val="00667017"/>
    <w:rsid w:val="00667E9C"/>
    <w:rsid w:val="00670991"/>
    <w:rsid w:val="00672CA6"/>
    <w:rsid w:val="0067377B"/>
    <w:rsid w:val="00674938"/>
    <w:rsid w:val="00674D08"/>
    <w:rsid w:val="00674DC7"/>
    <w:rsid w:val="00680C41"/>
    <w:rsid w:val="006819FA"/>
    <w:rsid w:val="00681B55"/>
    <w:rsid w:val="00681E0E"/>
    <w:rsid w:val="00682344"/>
    <w:rsid w:val="006825DA"/>
    <w:rsid w:val="006857E3"/>
    <w:rsid w:val="00687A3A"/>
    <w:rsid w:val="00687D4C"/>
    <w:rsid w:val="0069009F"/>
    <w:rsid w:val="00690508"/>
    <w:rsid w:val="00690F8A"/>
    <w:rsid w:val="0069291E"/>
    <w:rsid w:val="006932A4"/>
    <w:rsid w:val="00693BD1"/>
    <w:rsid w:val="00693C40"/>
    <w:rsid w:val="006954DD"/>
    <w:rsid w:val="00695DB0"/>
    <w:rsid w:val="006961C6"/>
    <w:rsid w:val="0069620C"/>
    <w:rsid w:val="006966C8"/>
    <w:rsid w:val="006967B2"/>
    <w:rsid w:val="00696AF3"/>
    <w:rsid w:val="00697EDE"/>
    <w:rsid w:val="006A252E"/>
    <w:rsid w:val="006A299B"/>
    <w:rsid w:val="006A2F8D"/>
    <w:rsid w:val="006A31CC"/>
    <w:rsid w:val="006A3F17"/>
    <w:rsid w:val="006A6B8E"/>
    <w:rsid w:val="006A7155"/>
    <w:rsid w:val="006A7756"/>
    <w:rsid w:val="006B0D29"/>
    <w:rsid w:val="006B0DC0"/>
    <w:rsid w:val="006B0EED"/>
    <w:rsid w:val="006B2167"/>
    <w:rsid w:val="006B3458"/>
    <w:rsid w:val="006B5A79"/>
    <w:rsid w:val="006B6247"/>
    <w:rsid w:val="006B667D"/>
    <w:rsid w:val="006C1906"/>
    <w:rsid w:val="006C1E9C"/>
    <w:rsid w:val="006C3CDB"/>
    <w:rsid w:val="006C48BE"/>
    <w:rsid w:val="006C4C4C"/>
    <w:rsid w:val="006C662B"/>
    <w:rsid w:val="006C6910"/>
    <w:rsid w:val="006C7DDB"/>
    <w:rsid w:val="006D143A"/>
    <w:rsid w:val="006D195B"/>
    <w:rsid w:val="006D1DCF"/>
    <w:rsid w:val="006D2547"/>
    <w:rsid w:val="006D2729"/>
    <w:rsid w:val="006D3905"/>
    <w:rsid w:val="006D3C94"/>
    <w:rsid w:val="006D4F46"/>
    <w:rsid w:val="006D5ACF"/>
    <w:rsid w:val="006D5EC1"/>
    <w:rsid w:val="006D69CC"/>
    <w:rsid w:val="006D6EA2"/>
    <w:rsid w:val="006D706F"/>
    <w:rsid w:val="006D74D0"/>
    <w:rsid w:val="006E44EB"/>
    <w:rsid w:val="006E513D"/>
    <w:rsid w:val="006E534A"/>
    <w:rsid w:val="006E5B91"/>
    <w:rsid w:val="006E75E2"/>
    <w:rsid w:val="006F009B"/>
    <w:rsid w:val="006F21DC"/>
    <w:rsid w:val="006F46F6"/>
    <w:rsid w:val="006F5FF0"/>
    <w:rsid w:val="006F67B3"/>
    <w:rsid w:val="006F741A"/>
    <w:rsid w:val="006F7F4F"/>
    <w:rsid w:val="00702DA5"/>
    <w:rsid w:val="00704F2C"/>
    <w:rsid w:val="0070598B"/>
    <w:rsid w:val="007062E5"/>
    <w:rsid w:val="007066B2"/>
    <w:rsid w:val="0070673D"/>
    <w:rsid w:val="00706C4D"/>
    <w:rsid w:val="0070717E"/>
    <w:rsid w:val="00707189"/>
    <w:rsid w:val="007071C2"/>
    <w:rsid w:val="00707697"/>
    <w:rsid w:val="00707C54"/>
    <w:rsid w:val="007139CD"/>
    <w:rsid w:val="00714130"/>
    <w:rsid w:val="007145A8"/>
    <w:rsid w:val="0071529E"/>
    <w:rsid w:val="00715FF4"/>
    <w:rsid w:val="007176B4"/>
    <w:rsid w:val="00720490"/>
    <w:rsid w:val="00721793"/>
    <w:rsid w:val="0072251B"/>
    <w:rsid w:val="00722CBC"/>
    <w:rsid w:val="007236FC"/>
    <w:rsid w:val="00723844"/>
    <w:rsid w:val="007251DC"/>
    <w:rsid w:val="00725377"/>
    <w:rsid w:val="00726057"/>
    <w:rsid w:val="00726852"/>
    <w:rsid w:val="00730986"/>
    <w:rsid w:val="00730A7E"/>
    <w:rsid w:val="007320EE"/>
    <w:rsid w:val="00732567"/>
    <w:rsid w:val="00733986"/>
    <w:rsid w:val="00734D37"/>
    <w:rsid w:val="00735AF1"/>
    <w:rsid w:val="00736B3F"/>
    <w:rsid w:val="00736E1E"/>
    <w:rsid w:val="007375BA"/>
    <w:rsid w:val="0074036E"/>
    <w:rsid w:val="00740780"/>
    <w:rsid w:val="00740A53"/>
    <w:rsid w:val="00740C2E"/>
    <w:rsid w:val="00741298"/>
    <w:rsid w:val="007428FE"/>
    <w:rsid w:val="007442B3"/>
    <w:rsid w:val="00744D06"/>
    <w:rsid w:val="00750E27"/>
    <w:rsid w:val="00752BB2"/>
    <w:rsid w:val="00753338"/>
    <w:rsid w:val="00753A55"/>
    <w:rsid w:val="00754C99"/>
    <w:rsid w:val="00756A2B"/>
    <w:rsid w:val="007572D1"/>
    <w:rsid w:val="00757E37"/>
    <w:rsid w:val="00760F8B"/>
    <w:rsid w:val="007610B2"/>
    <w:rsid w:val="00761296"/>
    <w:rsid w:val="007614A3"/>
    <w:rsid w:val="00761DCC"/>
    <w:rsid w:val="00762217"/>
    <w:rsid w:val="00762977"/>
    <w:rsid w:val="00763311"/>
    <w:rsid w:val="007642C6"/>
    <w:rsid w:val="00764FCB"/>
    <w:rsid w:val="007653C9"/>
    <w:rsid w:val="007653F6"/>
    <w:rsid w:val="007657AD"/>
    <w:rsid w:val="0076677E"/>
    <w:rsid w:val="00767B73"/>
    <w:rsid w:val="0077020F"/>
    <w:rsid w:val="007710CD"/>
    <w:rsid w:val="007728C8"/>
    <w:rsid w:val="00772A1D"/>
    <w:rsid w:val="00773B19"/>
    <w:rsid w:val="0077450E"/>
    <w:rsid w:val="00774677"/>
    <w:rsid w:val="0077476D"/>
    <w:rsid w:val="007757FE"/>
    <w:rsid w:val="007764A5"/>
    <w:rsid w:val="00776696"/>
    <w:rsid w:val="00776C8E"/>
    <w:rsid w:val="0078033D"/>
    <w:rsid w:val="007807D9"/>
    <w:rsid w:val="00780B55"/>
    <w:rsid w:val="00780FC6"/>
    <w:rsid w:val="0078265A"/>
    <w:rsid w:val="007830BE"/>
    <w:rsid w:val="00783FBD"/>
    <w:rsid w:val="00784EEF"/>
    <w:rsid w:val="00785425"/>
    <w:rsid w:val="00785D77"/>
    <w:rsid w:val="00786014"/>
    <w:rsid w:val="007869EB"/>
    <w:rsid w:val="0078712A"/>
    <w:rsid w:val="00790870"/>
    <w:rsid w:val="0079098C"/>
    <w:rsid w:val="007918DC"/>
    <w:rsid w:val="00791A7F"/>
    <w:rsid w:val="00791FE5"/>
    <w:rsid w:val="00792696"/>
    <w:rsid w:val="00792DAC"/>
    <w:rsid w:val="00793532"/>
    <w:rsid w:val="00793DC4"/>
    <w:rsid w:val="00794675"/>
    <w:rsid w:val="00796B02"/>
    <w:rsid w:val="00796D69"/>
    <w:rsid w:val="00797A1D"/>
    <w:rsid w:val="00797AEE"/>
    <w:rsid w:val="007A01F3"/>
    <w:rsid w:val="007A1735"/>
    <w:rsid w:val="007A1AE9"/>
    <w:rsid w:val="007A1D5C"/>
    <w:rsid w:val="007A3A0D"/>
    <w:rsid w:val="007A3B09"/>
    <w:rsid w:val="007A402A"/>
    <w:rsid w:val="007A4D84"/>
    <w:rsid w:val="007A4F72"/>
    <w:rsid w:val="007A5142"/>
    <w:rsid w:val="007A5C19"/>
    <w:rsid w:val="007A5F4C"/>
    <w:rsid w:val="007A6D56"/>
    <w:rsid w:val="007A7B81"/>
    <w:rsid w:val="007B03BC"/>
    <w:rsid w:val="007B0D9E"/>
    <w:rsid w:val="007B1A71"/>
    <w:rsid w:val="007B1D0A"/>
    <w:rsid w:val="007B23C8"/>
    <w:rsid w:val="007B29A8"/>
    <w:rsid w:val="007B2C80"/>
    <w:rsid w:val="007B31FD"/>
    <w:rsid w:val="007B3342"/>
    <w:rsid w:val="007B3A67"/>
    <w:rsid w:val="007B47EE"/>
    <w:rsid w:val="007B56D1"/>
    <w:rsid w:val="007B65C0"/>
    <w:rsid w:val="007B71CF"/>
    <w:rsid w:val="007B7EC8"/>
    <w:rsid w:val="007C00B3"/>
    <w:rsid w:val="007C0258"/>
    <w:rsid w:val="007C06C0"/>
    <w:rsid w:val="007C0FC0"/>
    <w:rsid w:val="007C15BF"/>
    <w:rsid w:val="007C1BFF"/>
    <w:rsid w:val="007C25A8"/>
    <w:rsid w:val="007C3E39"/>
    <w:rsid w:val="007C5653"/>
    <w:rsid w:val="007C5BEF"/>
    <w:rsid w:val="007C601C"/>
    <w:rsid w:val="007C68C7"/>
    <w:rsid w:val="007C7B44"/>
    <w:rsid w:val="007C7EBD"/>
    <w:rsid w:val="007D25E7"/>
    <w:rsid w:val="007D2B4C"/>
    <w:rsid w:val="007D2F04"/>
    <w:rsid w:val="007D3FD4"/>
    <w:rsid w:val="007D5392"/>
    <w:rsid w:val="007D5880"/>
    <w:rsid w:val="007D5B70"/>
    <w:rsid w:val="007D5CD6"/>
    <w:rsid w:val="007D7305"/>
    <w:rsid w:val="007D7448"/>
    <w:rsid w:val="007D74F7"/>
    <w:rsid w:val="007D7A28"/>
    <w:rsid w:val="007D7A96"/>
    <w:rsid w:val="007E1B35"/>
    <w:rsid w:val="007E2630"/>
    <w:rsid w:val="007E2A87"/>
    <w:rsid w:val="007E2B9F"/>
    <w:rsid w:val="007E3376"/>
    <w:rsid w:val="007E36B2"/>
    <w:rsid w:val="007E37A1"/>
    <w:rsid w:val="007E68A3"/>
    <w:rsid w:val="007E6E9C"/>
    <w:rsid w:val="007E7F16"/>
    <w:rsid w:val="007F0F71"/>
    <w:rsid w:val="007F13CA"/>
    <w:rsid w:val="007F3841"/>
    <w:rsid w:val="007F4083"/>
    <w:rsid w:val="007F4355"/>
    <w:rsid w:val="007F472D"/>
    <w:rsid w:val="007F7715"/>
    <w:rsid w:val="007F778E"/>
    <w:rsid w:val="00801686"/>
    <w:rsid w:val="00801D74"/>
    <w:rsid w:val="00802127"/>
    <w:rsid w:val="008026BF"/>
    <w:rsid w:val="008027F1"/>
    <w:rsid w:val="0080310B"/>
    <w:rsid w:val="00803A6B"/>
    <w:rsid w:val="00805D05"/>
    <w:rsid w:val="00807EC5"/>
    <w:rsid w:val="00810041"/>
    <w:rsid w:val="0081030B"/>
    <w:rsid w:val="0081178C"/>
    <w:rsid w:val="00811A78"/>
    <w:rsid w:val="00811BBD"/>
    <w:rsid w:val="00811CBC"/>
    <w:rsid w:val="00812E18"/>
    <w:rsid w:val="0081309C"/>
    <w:rsid w:val="00813594"/>
    <w:rsid w:val="008138AB"/>
    <w:rsid w:val="00813D52"/>
    <w:rsid w:val="008151AC"/>
    <w:rsid w:val="00815365"/>
    <w:rsid w:val="00815F00"/>
    <w:rsid w:val="008209F6"/>
    <w:rsid w:val="00820F74"/>
    <w:rsid w:val="0082122F"/>
    <w:rsid w:val="00821938"/>
    <w:rsid w:val="008225E2"/>
    <w:rsid w:val="00822AA2"/>
    <w:rsid w:val="00823014"/>
    <w:rsid w:val="00823D4F"/>
    <w:rsid w:val="00824A2A"/>
    <w:rsid w:val="00824A55"/>
    <w:rsid w:val="00825097"/>
    <w:rsid w:val="00825791"/>
    <w:rsid w:val="0082622B"/>
    <w:rsid w:val="00826D52"/>
    <w:rsid w:val="00826FE1"/>
    <w:rsid w:val="00830BEF"/>
    <w:rsid w:val="008318F9"/>
    <w:rsid w:val="008319D0"/>
    <w:rsid w:val="00831A21"/>
    <w:rsid w:val="008320F2"/>
    <w:rsid w:val="00832899"/>
    <w:rsid w:val="00832BB0"/>
    <w:rsid w:val="00832CDC"/>
    <w:rsid w:val="008340AB"/>
    <w:rsid w:val="008349E9"/>
    <w:rsid w:val="008357F7"/>
    <w:rsid w:val="00835908"/>
    <w:rsid w:val="008364A2"/>
    <w:rsid w:val="008364F2"/>
    <w:rsid w:val="008373F1"/>
    <w:rsid w:val="008374FD"/>
    <w:rsid w:val="00837D67"/>
    <w:rsid w:val="00837E41"/>
    <w:rsid w:val="00840ED2"/>
    <w:rsid w:val="00841017"/>
    <w:rsid w:val="00841039"/>
    <w:rsid w:val="008415FA"/>
    <w:rsid w:val="00841C99"/>
    <w:rsid w:val="008424E5"/>
    <w:rsid w:val="008425D4"/>
    <w:rsid w:val="0084315F"/>
    <w:rsid w:val="00843437"/>
    <w:rsid w:val="00843911"/>
    <w:rsid w:val="00843B58"/>
    <w:rsid w:val="00843FFB"/>
    <w:rsid w:val="00844791"/>
    <w:rsid w:val="00844CFB"/>
    <w:rsid w:val="0084505D"/>
    <w:rsid w:val="00845699"/>
    <w:rsid w:val="008465FD"/>
    <w:rsid w:val="00846DEF"/>
    <w:rsid w:val="00850873"/>
    <w:rsid w:val="00851367"/>
    <w:rsid w:val="0085196D"/>
    <w:rsid w:val="00851CFC"/>
    <w:rsid w:val="00852042"/>
    <w:rsid w:val="0085275B"/>
    <w:rsid w:val="0085365F"/>
    <w:rsid w:val="00854511"/>
    <w:rsid w:val="00854BB0"/>
    <w:rsid w:val="00854E89"/>
    <w:rsid w:val="008555AC"/>
    <w:rsid w:val="00855DF9"/>
    <w:rsid w:val="008562F6"/>
    <w:rsid w:val="00856449"/>
    <w:rsid w:val="0085764D"/>
    <w:rsid w:val="00857688"/>
    <w:rsid w:val="00857A36"/>
    <w:rsid w:val="00860E6C"/>
    <w:rsid w:val="00861917"/>
    <w:rsid w:val="00861B13"/>
    <w:rsid w:val="00862637"/>
    <w:rsid w:val="00863CD5"/>
    <w:rsid w:val="00863D8E"/>
    <w:rsid w:val="008644B1"/>
    <w:rsid w:val="00864B79"/>
    <w:rsid w:val="00865649"/>
    <w:rsid w:val="00866257"/>
    <w:rsid w:val="00866782"/>
    <w:rsid w:val="0086695E"/>
    <w:rsid w:val="00871068"/>
    <w:rsid w:val="008717A6"/>
    <w:rsid w:val="0087199A"/>
    <w:rsid w:val="00871AEA"/>
    <w:rsid w:val="00872302"/>
    <w:rsid w:val="00872CD2"/>
    <w:rsid w:val="0087375F"/>
    <w:rsid w:val="00874424"/>
    <w:rsid w:val="008763D6"/>
    <w:rsid w:val="008765EB"/>
    <w:rsid w:val="00880AB3"/>
    <w:rsid w:val="00880ADA"/>
    <w:rsid w:val="00880E69"/>
    <w:rsid w:val="008810F2"/>
    <w:rsid w:val="008813EF"/>
    <w:rsid w:val="00881E97"/>
    <w:rsid w:val="00883796"/>
    <w:rsid w:val="00884925"/>
    <w:rsid w:val="00885141"/>
    <w:rsid w:val="00885EE9"/>
    <w:rsid w:val="008869D2"/>
    <w:rsid w:val="00886E34"/>
    <w:rsid w:val="00887730"/>
    <w:rsid w:val="00890925"/>
    <w:rsid w:val="0089092B"/>
    <w:rsid w:val="00891342"/>
    <w:rsid w:val="00891E35"/>
    <w:rsid w:val="00892AB6"/>
    <w:rsid w:val="00893EFF"/>
    <w:rsid w:val="00894010"/>
    <w:rsid w:val="008961F9"/>
    <w:rsid w:val="00896D44"/>
    <w:rsid w:val="00897287"/>
    <w:rsid w:val="008A05AA"/>
    <w:rsid w:val="008A0C57"/>
    <w:rsid w:val="008A1E2C"/>
    <w:rsid w:val="008A360E"/>
    <w:rsid w:val="008A478C"/>
    <w:rsid w:val="008A5D5C"/>
    <w:rsid w:val="008A62EA"/>
    <w:rsid w:val="008A75F7"/>
    <w:rsid w:val="008B0304"/>
    <w:rsid w:val="008B2565"/>
    <w:rsid w:val="008B25F8"/>
    <w:rsid w:val="008B32D4"/>
    <w:rsid w:val="008B3854"/>
    <w:rsid w:val="008B3A1A"/>
    <w:rsid w:val="008B3D82"/>
    <w:rsid w:val="008B3E60"/>
    <w:rsid w:val="008B4A60"/>
    <w:rsid w:val="008B69B1"/>
    <w:rsid w:val="008B6C4A"/>
    <w:rsid w:val="008B6ED6"/>
    <w:rsid w:val="008B7324"/>
    <w:rsid w:val="008C0C90"/>
    <w:rsid w:val="008C1355"/>
    <w:rsid w:val="008C1C2C"/>
    <w:rsid w:val="008C1E11"/>
    <w:rsid w:val="008C1E52"/>
    <w:rsid w:val="008C2758"/>
    <w:rsid w:val="008C5B22"/>
    <w:rsid w:val="008C5DFE"/>
    <w:rsid w:val="008C5F67"/>
    <w:rsid w:val="008C669B"/>
    <w:rsid w:val="008C6C0D"/>
    <w:rsid w:val="008C6C11"/>
    <w:rsid w:val="008C6E8A"/>
    <w:rsid w:val="008C70C8"/>
    <w:rsid w:val="008D06A2"/>
    <w:rsid w:val="008D0972"/>
    <w:rsid w:val="008D18AA"/>
    <w:rsid w:val="008D2C0D"/>
    <w:rsid w:val="008D2E8C"/>
    <w:rsid w:val="008D4C48"/>
    <w:rsid w:val="008D706D"/>
    <w:rsid w:val="008D7898"/>
    <w:rsid w:val="008E0B1A"/>
    <w:rsid w:val="008E130D"/>
    <w:rsid w:val="008E13E5"/>
    <w:rsid w:val="008E172F"/>
    <w:rsid w:val="008E1B94"/>
    <w:rsid w:val="008E32CF"/>
    <w:rsid w:val="008E3600"/>
    <w:rsid w:val="008E4A5D"/>
    <w:rsid w:val="008E4C41"/>
    <w:rsid w:val="008E6882"/>
    <w:rsid w:val="008E6CF3"/>
    <w:rsid w:val="008E73C6"/>
    <w:rsid w:val="008E7EBE"/>
    <w:rsid w:val="008F08A4"/>
    <w:rsid w:val="008F0B9F"/>
    <w:rsid w:val="008F16E2"/>
    <w:rsid w:val="008F17B7"/>
    <w:rsid w:val="008F3548"/>
    <w:rsid w:val="008F3EDF"/>
    <w:rsid w:val="008F54DE"/>
    <w:rsid w:val="008F65FE"/>
    <w:rsid w:val="008F6DD4"/>
    <w:rsid w:val="008F762A"/>
    <w:rsid w:val="008F7D9F"/>
    <w:rsid w:val="009011A7"/>
    <w:rsid w:val="00901406"/>
    <w:rsid w:val="00901D46"/>
    <w:rsid w:val="0090236C"/>
    <w:rsid w:val="009037E2"/>
    <w:rsid w:val="0090383E"/>
    <w:rsid w:val="00906CFE"/>
    <w:rsid w:val="009102C2"/>
    <w:rsid w:val="0091056F"/>
    <w:rsid w:val="00911F02"/>
    <w:rsid w:val="00912D01"/>
    <w:rsid w:val="009144CE"/>
    <w:rsid w:val="009147C5"/>
    <w:rsid w:val="009156F8"/>
    <w:rsid w:val="00915F8D"/>
    <w:rsid w:val="009165E2"/>
    <w:rsid w:val="0091687A"/>
    <w:rsid w:val="009170C3"/>
    <w:rsid w:val="00917895"/>
    <w:rsid w:val="00917C67"/>
    <w:rsid w:val="00917F30"/>
    <w:rsid w:val="00920030"/>
    <w:rsid w:val="0092063B"/>
    <w:rsid w:val="009214CB"/>
    <w:rsid w:val="00921908"/>
    <w:rsid w:val="0092314A"/>
    <w:rsid w:val="0092462A"/>
    <w:rsid w:val="00925FF2"/>
    <w:rsid w:val="00927E2A"/>
    <w:rsid w:val="00930D0E"/>
    <w:rsid w:val="009318E0"/>
    <w:rsid w:val="00932837"/>
    <w:rsid w:val="00933BA9"/>
    <w:rsid w:val="0093491B"/>
    <w:rsid w:val="009353A4"/>
    <w:rsid w:val="0093570E"/>
    <w:rsid w:val="009358B2"/>
    <w:rsid w:val="009368C3"/>
    <w:rsid w:val="00936D15"/>
    <w:rsid w:val="00937852"/>
    <w:rsid w:val="00937A41"/>
    <w:rsid w:val="00940A70"/>
    <w:rsid w:val="00940DFC"/>
    <w:rsid w:val="00941874"/>
    <w:rsid w:val="00942DE0"/>
    <w:rsid w:val="00943608"/>
    <w:rsid w:val="00944565"/>
    <w:rsid w:val="00947857"/>
    <w:rsid w:val="0095033B"/>
    <w:rsid w:val="00950680"/>
    <w:rsid w:val="00951AF7"/>
    <w:rsid w:val="00953DD5"/>
    <w:rsid w:val="00954F66"/>
    <w:rsid w:val="009559C8"/>
    <w:rsid w:val="00955B50"/>
    <w:rsid w:val="0095696A"/>
    <w:rsid w:val="00956EC7"/>
    <w:rsid w:val="0095754F"/>
    <w:rsid w:val="00957DE4"/>
    <w:rsid w:val="00957F02"/>
    <w:rsid w:val="0096005E"/>
    <w:rsid w:val="009602FF"/>
    <w:rsid w:val="0096040C"/>
    <w:rsid w:val="009607C1"/>
    <w:rsid w:val="00961CC8"/>
    <w:rsid w:val="00961CFB"/>
    <w:rsid w:val="00961DD7"/>
    <w:rsid w:val="009622D9"/>
    <w:rsid w:val="00962A7D"/>
    <w:rsid w:val="009644C1"/>
    <w:rsid w:val="009649B5"/>
    <w:rsid w:val="00965361"/>
    <w:rsid w:val="00966178"/>
    <w:rsid w:val="00966512"/>
    <w:rsid w:val="00966FC9"/>
    <w:rsid w:val="00967E84"/>
    <w:rsid w:val="0097129F"/>
    <w:rsid w:val="0097202D"/>
    <w:rsid w:val="009720DA"/>
    <w:rsid w:val="00972E44"/>
    <w:rsid w:val="00973245"/>
    <w:rsid w:val="00973933"/>
    <w:rsid w:val="00973D69"/>
    <w:rsid w:val="00974E22"/>
    <w:rsid w:val="00975681"/>
    <w:rsid w:val="009757E2"/>
    <w:rsid w:val="00975EDA"/>
    <w:rsid w:val="00976E03"/>
    <w:rsid w:val="00982659"/>
    <w:rsid w:val="0098282B"/>
    <w:rsid w:val="0098376F"/>
    <w:rsid w:val="009856E7"/>
    <w:rsid w:val="0098571A"/>
    <w:rsid w:val="00985DE9"/>
    <w:rsid w:val="00987D76"/>
    <w:rsid w:val="0099046D"/>
    <w:rsid w:val="00991010"/>
    <w:rsid w:val="009912F7"/>
    <w:rsid w:val="009914E2"/>
    <w:rsid w:val="00991BD1"/>
    <w:rsid w:val="00991EE1"/>
    <w:rsid w:val="00993355"/>
    <w:rsid w:val="00993666"/>
    <w:rsid w:val="0099367F"/>
    <w:rsid w:val="009938BB"/>
    <w:rsid w:val="00993C1F"/>
    <w:rsid w:val="009944BF"/>
    <w:rsid w:val="0099464F"/>
    <w:rsid w:val="009949A8"/>
    <w:rsid w:val="00995F09"/>
    <w:rsid w:val="00996550"/>
    <w:rsid w:val="0099722D"/>
    <w:rsid w:val="009A01DB"/>
    <w:rsid w:val="009A1BD3"/>
    <w:rsid w:val="009A3971"/>
    <w:rsid w:val="009A3AB3"/>
    <w:rsid w:val="009A606F"/>
    <w:rsid w:val="009A6355"/>
    <w:rsid w:val="009A6C4C"/>
    <w:rsid w:val="009A6E43"/>
    <w:rsid w:val="009B069B"/>
    <w:rsid w:val="009B0AD0"/>
    <w:rsid w:val="009B2B26"/>
    <w:rsid w:val="009B2C8A"/>
    <w:rsid w:val="009B448A"/>
    <w:rsid w:val="009B5527"/>
    <w:rsid w:val="009B5658"/>
    <w:rsid w:val="009C1709"/>
    <w:rsid w:val="009C1DE7"/>
    <w:rsid w:val="009C1FE6"/>
    <w:rsid w:val="009C221C"/>
    <w:rsid w:val="009C248E"/>
    <w:rsid w:val="009C4AA8"/>
    <w:rsid w:val="009C5159"/>
    <w:rsid w:val="009C5864"/>
    <w:rsid w:val="009C69A6"/>
    <w:rsid w:val="009C6C6B"/>
    <w:rsid w:val="009C6EB6"/>
    <w:rsid w:val="009C7371"/>
    <w:rsid w:val="009D06C6"/>
    <w:rsid w:val="009D103B"/>
    <w:rsid w:val="009D24FA"/>
    <w:rsid w:val="009D4618"/>
    <w:rsid w:val="009D47E8"/>
    <w:rsid w:val="009D661D"/>
    <w:rsid w:val="009E1170"/>
    <w:rsid w:val="009E11BA"/>
    <w:rsid w:val="009E1CCC"/>
    <w:rsid w:val="009E2616"/>
    <w:rsid w:val="009E355D"/>
    <w:rsid w:val="009E4241"/>
    <w:rsid w:val="009E4FF1"/>
    <w:rsid w:val="009E57BB"/>
    <w:rsid w:val="009E5F07"/>
    <w:rsid w:val="009E78EA"/>
    <w:rsid w:val="009F0DCE"/>
    <w:rsid w:val="009F1160"/>
    <w:rsid w:val="009F2813"/>
    <w:rsid w:val="009F3C6F"/>
    <w:rsid w:val="009F3EA4"/>
    <w:rsid w:val="009F46C3"/>
    <w:rsid w:val="009F4A98"/>
    <w:rsid w:val="009F564F"/>
    <w:rsid w:val="009F63D9"/>
    <w:rsid w:val="00A004CC"/>
    <w:rsid w:val="00A037E5"/>
    <w:rsid w:val="00A04244"/>
    <w:rsid w:val="00A0446D"/>
    <w:rsid w:val="00A0506C"/>
    <w:rsid w:val="00A0554C"/>
    <w:rsid w:val="00A05FEA"/>
    <w:rsid w:val="00A0758C"/>
    <w:rsid w:val="00A075A6"/>
    <w:rsid w:val="00A109E4"/>
    <w:rsid w:val="00A111D4"/>
    <w:rsid w:val="00A11489"/>
    <w:rsid w:val="00A118F9"/>
    <w:rsid w:val="00A1253C"/>
    <w:rsid w:val="00A12F38"/>
    <w:rsid w:val="00A12F3C"/>
    <w:rsid w:val="00A13339"/>
    <w:rsid w:val="00A14FB7"/>
    <w:rsid w:val="00A15BED"/>
    <w:rsid w:val="00A178E5"/>
    <w:rsid w:val="00A17D73"/>
    <w:rsid w:val="00A2014C"/>
    <w:rsid w:val="00A20896"/>
    <w:rsid w:val="00A20B4A"/>
    <w:rsid w:val="00A214E9"/>
    <w:rsid w:val="00A21FA3"/>
    <w:rsid w:val="00A24618"/>
    <w:rsid w:val="00A246B0"/>
    <w:rsid w:val="00A24EA9"/>
    <w:rsid w:val="00A2587F"/>
    <w:rsid w:val="00A25BDE"/>
    <w:rsid w:val="00A27699"/>
    <w:rsid w:val="00A27F64"/>
    <w:rsid w:val="00A31C53"/>
    <w:rsid w:val="00A31EBD"/>
    <w:rsid w:val="00A3313E"/>
    <w:rsid w:val="00A33272"/>
    <w:rsid w:val="00A3439D"/>
    <w:rsid w:val="00A34BC8"/>
    <w:rsid w:val="00A34F2B"/>
    <w:rsid w:val="00A355BD"/>
    <w:rsid w:val="00A35631"/>
    <w:rsid w:val="00A35944"/>
    <w:rsid w:val="00A365C0"/>
    <w:rsid w:val="00A36D3A"/>
    <w:rsid w:val="00A3742E"/>
    <w:rsid w:val="00A37E05"/>
    <w:rsid w:val="00A37E9E"/>
    <w:rsid w:val="00A40327"/>
    <w:rsid w:val="00A40B68"/>
    <w:rsid w:val="00A40BF9"/>
    <w:rsid w:val="00A41C92"/>
    <w:rsid w:val="00A41ECB"/>
    <w:rsid w:val="00A43BEC"/>
    <w:rsid w:val="00A43E74"/>
    <w:rsid w:val="00A441BD"/>
    <w:rsid w:val="00A45237"/>
    <w:rsid w:val="00A4548B"/>
    <w:rsid w:val="00A45671"/>
    <w:rsid w:val="00A456EB"/>
    <w:rsid w:val="00A466A0"/>
    <w:rsid w:val="00A47229"/>
    <w:rsid w:val="00A47472"/>
    <w:rsid w:val="00A4763A"/>
    <w:rsid w:val="00A47B5F"/>
    <w:rsid w:val="00A50738"/>
    <w:rsid w:val="00A51224"/>
    <w:rsid w:val="00A52F93"/>
    <w:rsid w:val="00A54947"/>
    <w:rsid w:val="00A55C81"/>
    <w:rsid w:val="00A566F0"/>
    <w:rsid w:val="00A5777C"/>
    <w:rsid w:val="00A61374"/>
    <w:rsid w:val="00A61EAE"/>
    <w:rsid w:val="00A62FBA"/>
    <w:rsid w:val="00A63C63"/>
    <w:rsid w:val="00A643B6"/>
    <w:rsid w:val="00A658B8"/>
    <w:rsid w:val="00A669AA"/>
    <w:rsid w:val="00A66C41"/>
    <w:rsid w:val="00A67ECB"/>
    <w:rsid w:val="00A712B9"/>
    <w:rsid w:val="00A723E9"/>
    <w:rsid w:val="00A72599"/>
    <w:rsid w:val="00A72843"/>
    <w:rsid w:val="00A728A7"/>
    <w:rsid w:val="00A72DD6"/>
    <w:rsid w:val="00A73270"/>
    <w:rsid w:val="00A73A1A"/>
    <w:rsid w:val="00A7466D"/>
    <w:rsid w:val="00A74B08"/>
    <w:rsid w:val="00A7515F"/>
    <w:rsid w:val="00A75C7B"/>
    <w:rsid w:val="00A76667"/>
    <w:rsid w:val="00A76B4D"/>
    <w:rsid w:val="00A77DAA"/>
    <w:rsid w:val="00A8004F"/>
    <w:rsid w:val="00A80788"/>
    <w:rsid w:val="00A8113F"/>
    <w:rsid w:val="00A828CB"/>
    <w:rsid w:val="00A82E49"/>
    <w:rsid w:val="00A82EDC"/>
    <w:rsid w:val="00A83601"/>
    <w:rsid w:val="00A83BC2"/>
    <w:rsid w:val="00A85A92"/>
    <w:rsid w:val="00A8617C"/>
    <w:rsid w:val="00A86712"/>
    <w:rsid w:val="00A870E3"/>
    <w:rsid w:val="00A90307"/>
    <w:rsid w:val="00A90506"/>
    <w:rsid w:val="00A913D0"/>
    <w:rsid w:val="00A919B4"/>
    <w:rsid w:val="00A942BD"/>
    <w:rsid w:val="00A94F5A"/>
    <w:rsid w:val="00A96758"/>
    <w:rsid w:val="00A97D8B"/>
    <w:rsid w:val="00AA0B98"/>
    <w:rsid w:val="00AA0C00"/>
    <w:rsid w:val="00AA13E3"/>
    <w:rsid w:val="00AA15AE"/>
    <w:rsid w:val="00AA1686"/>
    <w:rsid w:val="00AA1B6A"/>
    <w:rsid w:val="00AA29C4"/>
    <w:rsid w:val="00AA2D2D"/>
    <w:rsid w:val="00AA2D60"/>
    <w:rsid w:val="00AA3CE1"/>
    <w:rsid w:val="00AA49C2"/>
    <w:rsid w:val="00AA5702"/>
    <w:rsid w:val="00AA69FE"/>
    <w:rsid w:val="00AA6F6D"/>
    <w:rsid w:val="00AA74C9"/>
    <w:rsid w:val="00AB0555"/>
    <w:rsid w:val="00AB0FC2"/>
    <w:rsid w:val="00AB1ABD"/>
    <w:rsid w:val="00AB267F"/>
    <w:rsid w:val="00AB28E8"/>
    <w:rsid w:val="00AB2BE2"/>
    <w:rsid w:val="00AB372D"/>
    <w:rsid w:val="00AB3A3F"/>
    <w:rsid w:val="00AB41D9"/>
    <w:rsid w:val="00AB4398"/>
    <w:rsid w:val="00AB44C5"/>
    <w:rsid w:val="00AB564E"/>
    <w:rsid w:val="00AB60BC"/>
    <w:rsid w:val="00AB65F8"/>
    <w:rsid w:val="00AB6C42"/>
    <w:rsid w:val="00AB7F08"/>
    <w:rsid w:val="00AC0052"/>
    <w:rsid w:val="00AC1319"/>
    <w:rsid w:val="00AC2396"/>
    <w:rsid w:val="00AC2C42"/>
    <w:rsid w:val="00AC32A3"/>
    <w:rsid w:val="00AC3413"/>
    <w:rsid w:val="00AC347C"/>
    <w:rsid w:val="00AC3F45"/>
    <w:rsid w:val="00AC4B4A"/>
    <w:rsid w:val="00AC577B"/>
    <w:rsid w:val="00AC5D0D"/>
    <w:rsid w:val="00AC63D4"/>
    <w:rsid w:val="00AD0383"/>
    <w:rsid w:val="00AD0881"/>
    <w:rsid w:val="00AD0CD9"/>
    <w:rsid w:val="00AD0E88"/>
    <w:rsid w:val="00AD0EA4"/>
    <w:rsid w:val="00AD3443"/>
    <w:rsid w:val="00AD3C57"/>
    <w:rsid w:val="00AD431D"/>
    <w:rsid w:val="00AD56BA"/>
    <w:rsid w:val="00AD600A"/>
    <w:rsid w:val="00AD73E5"/>
    <w:rsid w:val="00AD78BA"/>
    <w:rsid w:val="00AD7CDF"/>
    <w:rsid w:val="00AE0454"/>
    <w:rsid w:val="00AE075D"/>
    <w:rsid w:val="00AE1A49"/>
    <w:rsid w:val="00AE232C"/>
    <w:rsid w:val="00AE24A8"/>
    <w:rsid w:val="00AE5817"/>
    <w:rsid w:val="00AE5ACD"/>
    <w:rsid w:val="00AE643D"/>
    <w:rsid w:val="00AE6910"/>
    <w:rsid w:val="00AE6F06"/>
    <w:rsid w:val="00AF1568"/>
    <w:rsid w:val="00AF1CD8"/>
    <w:rsid w:val="00AF2511"/>
    <w:rsid w:val="00AF3794"/>
    <w:rsid w:val="00AF3DC2"/>
    <w:rsid w:val="00AF4A76"/>
    <w:rsid w:val="00AF53DF"/>
    <w:rsid w:val="00AF6509"/>
    <w:rsid w:val="00AF6F9F"/>
    <w:rsid w:val="00AF763C"/>
    <w:rsid w:val="00B00002"/>
    <w:rsid w:val="00B006DF"/>
    <w:rsid w:val="00B01B43"/>
    <w:rsid w:val="00B01DD9"/>
    <w:rsid w:val="00B02A6D"/>
    <w:rsid w:val="00B03C52"/>
    <w:rsid w:val="00B03DD3"/>
    <w:rsid w:val="00B05358"/>
    <w:rsid w:val="00B05975"/>
    <w:rsid w:val="00B06A44"/>
    <w:rsid w:val="00B06FFB"/>
    <w:rsid w:val="00B07811"/>
    <w:rsid w:val="00B105F7"/>
    <w:rsid w:val="00B11722"/>
    <w:rsid w:val="00B11958"/>
    <w:rsid w:val="00B11FC1"/>
    <w:rsid w:val="00B12B93"/>
    <w:rsid w:val="00B12C31"/>
    <w:rsid w:val="00B12C6B"/>
    <w:rsid w:val="00B12CD4"/>
    <w:rsid w:val="00B137C8"/>
    <w:rsid w:val="00B14E0A"/>
    <w:rsid w:val="00B1775E"/>
    <w:rsid w:val="00B17D05"/>
    <w:rsid w:val="00B17FB7"/>
    <w:rsid w:val="00B20BD9"/>
    <w:rsid w:val="00B21582"/>
    <w:rsid w:val="00B22813"/>
    <w:rsid w:val="00B240C1"/>
    <w:rsid w:val="00B25E3F"/>
    <w:rsid w:val="00B25E67"/>
    <w:rsid w:val="00B25EFC"/>
    <w:rsid w:val="00B26BA2"/>
    <w:rsid w:val="00B26C4B"/>
    <w:rsid w:val="00B270EA"/>
    <w:rsid w:val="00B2728D"/>
    <w:rsid w:val="00B30E0A"/>
    <w:rsid w:val="00B314E6"/>
    <w:rsid w:val="00B3250B"/>
    <w:rsid w:val="00B34CB2"/>
    <w:rsid w:val="00B34FEE"/>
    <w:rsid w:val="00B350C8"/>
    <w:rsid w:val="00B35725"/>
    <w:rsid w:val="00B3591C"/>
    <w:rsid w:val="00B359C4"/>
    <w:rsid w:val="00B35AC4"/>
    <w:rsid w:val="00B36A5B"/>
    <w:rsid w:val="00B36DB0"/>
    <w:rsid w:val="00B37228"/>
    <w:rsid w:val="00B37995"/>
    <w:rsid w:val="00B4032F"/>
    <w:rsid w:val="00B40D12"/>
    <w:rsid w:val="00B40D75"/>
    <w:rsid w:val="00B416FD"/>
    <w:rsid w:val="00B41872"/>
    <w:rsid w:val="00B423BF"/>
    <w:rsid w:val="00B43295"/>
    <w:rsid w:val="00B436FA"/>
    <w:rsid w:val="00B456AB"/>
    <w:rsid w:val="00B466B3"/>
    <w:rsid w:val="00B467F3"/>
    <w:rsid w:val="00B47775"/>
    <w:rsid w:val="00B5136D"/>
    <w:rsid w:val="00B51580"/>
    <w:rsid w:val="00B518EE"/>
    <w:rsid w:val="00B51FF8"/>
    <w:rsid w:val="00B520C5"/>
    <w:rsid w:val="00B521AB"/>
    <w:rsid w:val="00B5269B"/>
    <w:rsid w:val="00B527E2"/>
    <w:rsid w:val="00B527FB"/>
    <w:rsid w:val="00B52D2A"/>
    <w:rsid w:val="00B52F62"/>
    <w:rsid w:val="00B53144"/>
    <w:rsid w:val="00B5389C"/>
    <w:rsid w:val="00B53C56"/>
    <w:rsid w:val="00B53EAD"/>
    <w:rsid w:val="00B54169"/>
    <w:rsid w:val="00B5448D"/>
    <w:rsid w:val="00B54F02"/>
    <w:rsid w:val="00B55129"/>
    <w:rsid w:val="00B552D4"/>
    <w:rsid w:val="00B558B1"/>
    <w:rsid w:val="00B568EF"/>
    <w:rsid w:val="00B5755E"/>
    <w:rsid w:val="00B60E6E"/>
    <w:rsid w:val="00B6319A"/>
    <w:rsid w:val="00B63502"/>
    <w:rsid w:val="00B6351A"/>
    <w:rsid w:val="00B63721"/>
    <w:rsid w:val="00B63AC1"/>
    <w:rsid w:val="00B63DF2"/>
    <w:rsid w:val="00B63EAD"/>
    <w:rsid w:val="00B644A4"/>
    <w:rsid w:val="00B64CBD"/>
    <w:rsid w:val="00B64E1F"/>
    <w:rsid w:val="00B64F39"/>
    <w:rsid w:val="00B654CC"/>
    <w:rsid w:val="00B6670A"/>
    <w:rsid w:val="00B6729F"/>
    <w:rsid w:val="00B674B3"/>
    <w:rsid w:val="00B67748"/>
    <w:rsid w:val="00B67FED"/>
    <w:rsid w:val="00B718B1"/>
    <w:rsid w:val="00B71F83"/>
    <w:rsid w:val="00B7253D"/>
    <w:rsid w:val="00B72CC3"/>
    <w:rsid w:val="00B730B4"/>
    <w:rsid w:val="00B736D3"/>
    <w:rsid w:val="00B7474D"/>
    <w:rsid w:val="00B75781"/>
    <w:rsid w:val="00B7621C"/>
    <w:rsid w:val="00B76677"/>
    <w:rsid w:val="00B7720A"/>
    <w:rsid w:val="00B8055E"/>
    <w:rsid w:val="00B8233D"/>
    <w:rsid w:val="00B8267D"/>
    <w:rsid w:val="00B830E6"/>
    <w:rsid w:val="00B830FB"/>
    <w:rsid w:val="00B8449A"/>
    <w:rsid w:val="00B85348"/>
    <w:rsid w:val="00B8603A"/>
    <w:rsid w:val="00B86E88"/>
    <w:rsid w:val="00B86FFF"/>
    <w:rsid w:val="00B87998"/>
    <w:rsid w:val="00B87CBD"/>
    <w:rsid w:val="00B909F0"/>
    <w:rsid w:val="00B918A3"/>
    <w:rsid w:val="00B91EE4"/>
    <w:rsid w:val="00B9218E"/>
    <w:rsid w:val="00B95A0B"/>
    <w:rsid w:val="00B961E4"/>
    <w:rsid w:val="00B9667C"/>
    <w:rsid w:val="00B96ADE"/>
    <w:rsid w:val="00B96CA9"/>
    <w:rsid w:val="00B96E82"/>
    <w:rsid w:val="00B96FAE"/>
    <w:rsid w:val="00B973B7"/>
    <w:rsid w:val="00B97B0D"/>
    <w:rsid w:val="00BA1C34"/>
    <w:rsid w:val="00BA2B3B"/>
    <w:rsid w:val="00BA3004"/>
    <w:rsid w:val="00BA31B2"/>
    <w:rsid w:val="00BA358D"/>
    <w:rsid w:val="00BA49EB"/>
    <w:rsid w:val="00BA4B9A"/>
    <w:rsid w:val="00BA667A"/>
    <w:rsid w:val="00BA6DF3"/>
    <w:rsid w:val="00BB00B6"/>
    <w:rsid w:val="00BB00F2"/>
    <w:rsid w:val="00BB0762"/>
    <w:rsid w:val="00BB257F"/>
    <w:rsid w:val="00BB3139"/>
    <w:rsid w:val="00BB37D9"/>
    <w:rsid w:val="00BB55C3"/>
    <w:rsid w:val="00BB5883"/>
    <w:rsid w:val="00BB58FA"/>
    <w:rsid w:val="00BB5A51"/>
    <w:rsid w:val="00BB5B9B"/>
    <w:rsid w:val="00BB6364"/>
    <w:rsid w:val="00BB70BD"/>
    <w:rsid w:val="00BB7210"/>
    <w:rsid w:val="00BB779E"/>
    <w:rsid w:val="00BB7C51"/>
    <w:rsid w:val="00BC247D"/>
    <w:rsid w:val="00BC2596"/>
    <w:rsid w:val="00BC2916"/>
    <w:rsid w:val="00BC2A7B"/>
    <w:rsid w:val="00BC3651"/>
    <w:rsid w:val="00BC3785"/>
    <w:rsid w:val="00BC3BFE"/>
    <w:rsid w:val="00BC42BD"/>
    <w:rsid w:val="00BC5016"/>
    <w:rsid w:val="00BC62B7"/>
    <w:rsid w:val="00BC776C"/>
    <w:rsid w:val="00BD0D21"/>
    <w:rsid w:val="00BD16D4"/>
    <w:rsid w:val="00BD3C10"/>
    <w:rsid w:val="00BD41AA"/>
    <w:rsid w:val="00BD4C81"/>
    <w:rsid w:val="00BD6338"/>
    <w:rsid w:val="00BD647C"/>
    <w:rsid w:val="00BD6780"/>
    <w:rsid w:val="00BD6A20"/>
    <w:rsid w:val="00BD73BD"/>
    <w:rsid w:val="00BD7414"/>
    <w:rsid w:val="00BE0399"/>
    <w:rsid w:val="00BE1DF2"/>
    <w:rsid w:val="00BE2A60"/>
    <w:rsid w:val="00BE3A29"/>
    <w:rsid w:val="00BE3DAD"/>
    <w:rsid w:val="00BE4D49"/>
    <w:rsid w:val="00BE56BB"/>
    <w:rsid w:val="00BE5F11"/>
    <w:rsid w:val="00BE61DC"/>
    <w:rsid w:val="00BE622E"/>
    <w:rsid w:val="00BE6F35"/>
    <w:rsid w:val="00BF1FF6"/>
    <w:rsid w:val="00BF21A0"/>
    <w:rsid w:val="00BF2E78"/>
    <w:rsid w:val="00BF35D5"/>
    <w:rsid w:val="00BF43E3"/>
    <w:rsid w:val="00BF49E9"/>
    <w:rsid w:val="00BF4DD7"/>
    <w:rsid w:val="00BF4F49"/>
    <w:rsid w:val="00BF6099"/>
    <w:rsid w:val="00BF6C53"/>
    <w:rsid w:val="00BF6D1F"/>
    <w:rsid w:val="00BF6F41"/>
    <w:rsid w:val="00BF7382"/>
    <w:rsid w:val="00BF7644"/>
    <w:rsid w:val="00BF770D"/>
    <w:rsid w:val="00BF777C"/>
    <w:rsid w:val="00C003BD"/>
    <w:rsid w:val="00C00F84"/>
    <w:rsid w:val="00C01AFF"/>
    <w:rsid w:val="00C01EC4"/>
    <w:rsid w:val="00C0200E"/>
    <w:rsid w:val="00C0616E"/>
    <w:rsid w:val="00C102BC"/>
    <w:rsid w:val="00C102F0"/>
    <w:rsid w:val="00C13494"/>
    <w:rsid w:val="00C138D0"/>
    <w:rsid w:val="00C14277"/>
    <w:rsid w:val="00C14808"/>
    <w:rsid w:val="00C17AEF"/>
    <w:rsid w:val="00C20250"/>
    <w:rsid w:val="00C2096F"/>
    <w:rsid w:val="00C20E17"/>
    <w:rsid w:val="00C20F47"/>
    <w:rsid w:val="00C220D5"/>
    <w:rsid w:val="00C2267A"/>
    <w:rsid w:val="00C2385E"/>
    <w:rsid w:val="00C24813"/>
    <w:rsid w:val="00C24AF9"/>
    <w:rsid w:val="00C25A8D"/>
    <w:rsid w:val="00C26889"/>
    <w:rsid w:val="00C26BF9"/>
    <w:rsid w:val="00C27779"/>
    <w:rsid w:val="00C34BCA"/>
    <w:rsid w:val="00C359E7"/>
    <w:rsid w:val="00C36119"/>
    <w:rsid w:val="00C364AB"/>
    <w:rsid w:val="00C36F06"/>
    <w:rsid w:val="00C37991"/>
    <w:rsid w:val="00C37F28"/>
    <w:rsid w:val="00C40FC9"/>
    <w:rsid w:val="00C41A18"/>
    <w:rsid w:val="00C41CB8"/>
    <w:rsid w:val="00C41F56"/>
    <w:rsid w:val="00C420D8"/>
    <w:rsid w:val="00C42269"/>
    <w:rsid w:val="00C422C5"/>
    <w:rsid w:val="00C4353C"/>
    <w:rsid w:val="00C43608"/>
    <w:rsid w:val="00C43AC1"/>
    <w:rsid w:val="00C44045"/>
    <w:rsid w:val="00C442D8"/>
    <w:rsid w:val="00C442DF"/>
    <w:rsid w:val="00C448E4"/>
    <w:rsid w:val="00C472AF"/>
    <w:rsid w:val="00C4750D"/>
    <w:rsid w:val="00C50CAB"/>
    <w:rsid w:val="00C50F60"/>
    <w:rsid w:val="00C523E7"/>
    <w:rsid w:val="00C52C79"/>
    <w:rsid w:val="00C5343C"/>
    <w:rsid w:val="00C536AD"/>
    <w:rsid w:val="00C53C5D"/>
    <w:rsid w:val="00C53DC0"/>
    <w:rsid w:val="00C547A4"/>
    <w:rsid w:val="00C54FAC"/>
    <w:rsid w:val="00C5583E"/>
    <w:rsid w:val="00C55A0F"/>
    <w:rsid w:val="00C571D1"/>
    <w:rsid w:val="00C57ADA"/>
    <w:rsid w:val="00C606D2"/>
    <w:rsid w:val="00C612FA"/>
    <w:rsid w:val="00C61AA0"/>
    <w:rsid w:val="00C63E9F"/>
    <w:rsid w:val="00C64CA8"/>
    <w:rsid w:val="00C662F0"/>
    <w:rsid w:val="00C668E4"/>
    <w:rsid w:val="00C67444"/>
    <w:rsid w:val="00C674C4"/>
    <w:rsid w:val="00C67598"/>
    <w:rsid w:val="00C676A8"/>
    <w:rsid w:val="00C67D63"/>
    <w:rsid w:val="00C67D9A"/>
    <w:rsid w:val="00C70666"/>
    <w:rsid w:val="00C71C0C"/>
    <w:rsid w:val="00C7287E"/>
    <w:rsid w:val="00C72AD0"/>
    <w:rsid w:val="00C754BC"/>
    <w:rsid w:val="00C7570F"/>
    <w:rsid w:val="00C77201"/>
    <w:rsid w:val="00C80501"/>
    <w:rsid w:val="00C80745"/>
    <w:rsid w:val="00C815A4"/>
    <w:rsid w:val="00C82167"/>
    <w:rsid w:val="00C82278"/>
    <w:rsid w:val="00C8411E"/>
    <w:rsid w:val="00C84198"/>
    <w:rsid w:val="00C84342"/>
    <w:rsid w:val="00C8546E"/>
    <w:rsid w:val="00C86730"/>
    <w:rsid w:val="00C86818"/>
    <w:rsid w:val="00C86EA4"/>
    <w:rsid w:val="00C8709B"/>
    <w:rsid w:val="00C871F0"/>
    <w:rsid w:val="00C90874"/>
    <w:rsid w:val="00C90A00"/>
    <w:rsid w:val="00C91A56"/>
    <w:rsid w:val="00C91E1D"/>
    <w:rsid w:val="00C92855"/>
    <w:rsid w:val="00C928E8"/>
    <w:rsid w:val="00C92CB8"/>
    <w:rsid w:val="00C92FA1"/>
    <w:rsid w:val="00C931BD"/>
    <w:rsid w:val="00C93247"/>
    <w:rsid w:val="00C93E6F"/>
    <w:rsid w:val="00C94384"/>
    <w:rsid w:val="00C94633"/>
    <w:rsid w:val="00C947A6"/>
    <w:rsid w:val="00C9538D"/>
    <w:rsid w:val="00C9573C"/>
    <w:rsid w:val="00C973DE"/>
    <w:rsid w:val="00C9775C"/>
    <w:rsid w:val="00C97DE1"/>
    <w:rsid w:val="00CA0A4C"/>
    <w:rsid w:val="00CA0B49"/>
    <w:rsid w:val="00CA1804"/>
    <w:rsid w:val="00CA1B47"/>
    <w:rsid w:val="00CA1D04"/>
    <w:rsid w:val="00CA271A"/>
    <w:rsid w:val="00CA3246"/>
    <w:rsid w:val="00CA334E"/>
    <w:rsid w:val="00CA3B8C"/>
    <w:rsid w:val="00CA3C82"/>
    <w:rsid w:val="00CA3F40"/>
    <w:rsid w:val="00CA41EF"/>
    <w:rsid w:val="00CA64BD"/>
    <w:rsid w:val="00CA7494"/>
    <w:rsid w:val="00CB042E"/>
    <w:rsid w:val="00CB0B1C"/>
    <w:rsid w:val="00CB0E98"/>
    <w:rsid w:val="00CB10BC"/>
    <w:rsid w:val="00CB43BB"/>
    <w:rsid w:val="00CB4433"/>
    <w:rsid w:val="00CB4489"/>
    <w:rsid w:val="00CB4497"/>
    <w:rsid w:val="00CB6565"/>
    <w:rsid w:val="00CB7021"/>
    <w:rsid w:val="00CB7A2F"/>
    <w:rsid w:val="00CB7FAC"/>
    <w:rsid w:val="00CC04AF"/>
    <w:rsid w:val="00CC098E"/>
    <w:rsid w:val="00CC221D"/>
    <w:rsid w:val="00CC2428"/>
    <w:rsid w:val="00CC3B80"/>
    <w:rsid w:val="00CC3D22"/>
    <w:rsid w:val="00CC3E6D"/>
    <w:rsid w:val="00CC3FC6"/>
    <w:rsid w:val="00CC488E"/>
    <w:rsid w:val="00CC5F97"/>
    <w:rsid w:val="00CC6723"/>
    <w:rsid w:val="00CC719A"/>
    <w:rsid w:val="00CC7A98"/>
    <w:rsid w:val="00CC7E21"/>
    <w:rsid w:val="00CD051E"/>
    <w:rsid w:val="00CD1490"/>
    <w:rsid w:val="00CD1BDB"/>
    <w:rsid w:val="00CD26CB"/>
    <w:rsid w:val="00CD3A19"/>
    <w:rsid w:val="00CD7995"/>
    <w:rsid w:val="00CE1086"/>
    <w:rsid w:val="00CE1B2B"/>
    <w:rsid w:val="00CE1FB4"/>
    <w:rsid w:val="00CE236D"/>
    <w:rsid w:val="00CE3758"/>
    <w:rsid w:val="00CE45F6"/>
    <w:rsid w:val="00CE4D83"/>
    <w:rsid w:val="00CE5D3C"/>
    <w:rsid w:val="00CE6C7F"/>
    <w:rsid w:val="00CE7697"/>
    <w:rsid w:val="00CF1092"/>
    <w:rsid w:val="00CF1417"/>
    <w:rsid w:val="00CF3EEB"/>
    <w:rsid w:val="00CF44EF"/>
    <w:rsid w:val="00CF4C7E"/>
    <w:rsid w:val="00CF5210"/>
    <w:rsid w:val="00CF56F0"/>
    <w:rsid w:val="00CF5E1F"/>
    <w:rsid w:val="00CF5FB6"/>
    <w:rsid w:val="00CF6565"/>
    <w:rsid w:val="00CF76A8"/>
    <w:rsid w:val="00CF7A20"/>
    <w:rsid w:val="00D000EA"/>
    <w:rsid w:val="00D007AE"/>
    <w:rsid w:val="00D01224"/>
    <w:rsid w:val="00D0198F"/>
    <w:rsid w:val="00D020FC"/>
    <w:rsid w:val="00D023AD"/>
    <w:rsid w:val="00D02655"/>
    <w:rsid w:val="00D02854"/>
    <w:rsid w:val="00D029DD"/>
    <w:rsid w:val="00D048D6"/>
    <w:rsid w:val="00D049BC"/>
    <w:rsid w:val="00D04EE7"/>
    <w:rsid w:val="00D0509D"/>
    <w:rsid w:val="00D0576C"/>
    <w:rsid w:val="00D06590"/>
    <w:rsid w:val="00D1031D"/>
    <w:rsid w:val="00D10456"/>
    <w:rsid w:val="00D1096B"/>
    <w:rsid w:val="00D10B79"/>
    <w:rsid w:val="00D10F62"/>
    <w:rsid w:val="00D10F84"/>
    <w:rsid w:val="00D12376"/>
    <w:rsid w:val="00D141C1"/>
    <w:rsid w:val="00D163F5"/>
    <w:rsid w:val="00D20540"/>
    <w:rsid w:val="00D2154E"/>
    <w:rsid w:val="00D21F89"/>
    <w:rsid w:val="00D22CEA"/>
    <w:rsid w:val="00D234D4"/>
    <w:rsid w:val="00D2437F"/>
    <w:rsid w:val="00D24D77"/>
    <w:rsid w:val="00D24E7B"/>
    <w:rsid w:val="00D25393"/>
    <w:rsid w:val="00D267A1"/>
    <w:rsid w:val="00D269B2"/>
    <w:rsid w:val="00D26EEA"/>
    <w:rsid w:val="00D31430"/>
    <w:rsid w:val="00D31789"/>
    <w:rsid w:val="00D32CCA"/>
    <w:rsid w:val="00D33727"/>
    <w:rsid w:val="00D3387A"/>
    <w:rsid w:val="00D34540"/>
    <w:rsid w:val="00D345CD"/>
    <w:rsid w:val="00D3462E"/>
    <w:rsid w:val="00D34E13"/>
    <w:rsid w:val="00D35CDE"/>
    <w:rsid w:val="00D3603A"/>
    <w:rsid w:val="00D36F29"/>
    <w:rsid w:val="00D36F40"/>
    <w:rsid w:val="00D36F80"/>
    <w:rsid w:val="00D37240"/>
    <w:rsid w:val="00D37AFE"/>
    <w:rsid w:val="00D37BA7"/>
    <w:rsid w:val="00D40393"/>
    <w:rsid w:val="00D40CA6"/>
    <w:rsid w:val="00D41503"/>
    <w:rsid w:val="00D419BC"/>
    <w:rsid w:val="00D41B0B"/>
    <w:rsid w:val="00D43397"/>
    <w:rsid w:val="00D43422"/>
    <w:rsid w:val="00D453C1"/>
    <w:rsid w:val="00D463A2"/>
    <w:rsid w:val="00D46F1D"/>
    <w:rsid w:val="00D5102B"/>
    <w:rsid w:val="00D510EE"/>
    <w:rsid w:val="00D51228"/>
    <w:rsid w:val="00D52E51"/>
    <w:rsid w:val="00D537FC"/>
    <w:rsid w:val="00D544B1"/>
    <w:rsid w:val="00D544DE"/>
    <w:rsid w:val="00D545D8"/>
    <w:rsid w:val="00D54708"/>
    <w:rsid w:val="00D552F2"/>
    <w:rsid w:val="00D556AB"/>
    <w:rsid w:val="00D55931"/>
    <w:rsid w:val="00D56BA1"/>
    <w:rsid w:val="00D60CB8"/>
    <w:rsid w:val="00D61EC5"/>
    <w:rsid w:val="00D62B88"/>
    <w:rsid w:val="00D6487C"/>
    <w:rsid w:val="00D651B4"/>
    <w:rsid w:val="00D65AAD"/>
    <w:rsid w:val="00D668CB"/>
    <w:rsid w:val="00D6771B"/>
    <w:rsid w:val="00D702BC"/>
    <w:rsid w:val="00D70AA3"/>
    <w:rsid w:val="00D71A4D"/>
    <w:rsid w:val="00D75251"/>
    <w:rsid w:val="00D763B5"/>
    <w:rsid w:val="00D772CE"/>
    <w:rsid w:val="00D774F6"/>
    <w:rsid w:val="00D776E3"/>
    <w:rsid w:val="00D77F81"/>
    <w:rsid w:val="00D80A94"/>
    <w:rsid w:val="00D810E0"/>
    <w:rsid w:val="00D81C05"/>
    <w:rsid w:val="00D8205C"/>
    <w:rsid w:val="00D82AA1"/>
    <w:rsid w:val="00D82D4E"/>
    <w:rsid w:val="00D8433B"/>
    <w:rsid w:val="00D85B71"/>
    <w:rsid w:val="00D85B96"/>
    <w:rsid w:val="00D86150"/>
    <w:rsid w:val="00D90EBA"/>
    <w:rsid w:val="00D91721"/>
    <w:rsid w:val="00D91DB7"/>
    <w:rsid w:val="00D92944"/>
    <w:rsid w:val="00D93FC1"/>
    <w:rsid w:val="00D94BF5"/>
    <w:rsid w:val="00D95157"/>
    <w:rsid w:val="00D955AA"/>
    <w:rsid w:val="00D95AEC"/>
    <w:rsid w:val="00D95C33"/>
    <w:rsid w:val="00D97588"/>
    <w:rsid w:val="00DA05D4"/>
    <w:rsid w:val="00DA06B6"/>
    <w:rsid w:val="00DA06D0"/>
    <w:rsid w:val="00DA0CEC"/>
    <w:rsid w:val="00DA0EC0"/>
    <w:rsid w:val="00DA11E0"/>
    <w:rsid w:val="00DA1903"/>
    <w:rsid w:val="00DA1CB6"/>
    <w:rsid w:val="00DA1CE0"/>
    <w:rsid w:val="00DA1F05"/>
    <w:rsid w:val="00DA31A4"/>
    <w:rsid w:val="00DA3C8E"/>
    <w:rsid w:val="00DA4B64"/>
    <w:rsid w:val="00DA5E2C"/>
    <w:rsid w:val="00DA6821"/>
    <w:rsid w:val="00DA7215"/>
    <w:rsid w:val="00DA7292"/>
    <w:rsid w:val="00DB0403"/>
    <w:rsid w:val="00DB0887"/>
    <w:rsid w:val="00DB1394"/>
    <w:rsid w:val="00DB2546"/>
    <w:rsid w:val="00DB28E3"/>
    <w:rsid w:val="00DB4711"/>
    <w:rsid w:val="00DB47F6"/>
    <w:rsid w:val="00DB5314"/>
    <w:rsid w:val="00DB6055"/>
    <w:rsid w:val="00DB6B15"/>
    <w:rsid w:val="00DB6C31"/>
    <w:rsid w:val="00DB6E8E"/>
    <w:rsid w:val="00DB78B2"/>
    <w:rsid w:val="00DC2531"/>
    <w:rsid w:val="00DC2E93"/>
    <w:rsid w:val="00DC3223"/>
    <w:rsid w:val="00DC4078"/>
    <w:rsid w:val="00DC663B"/>
    <w:rsid w:val="00DC77CC"/>
    <w:rsid w:val="00DD1372"/>
    <w:rsid w:val="00DD29D5"/>
    <w:rsid w:val="00DD386F"/>
    <w:rsid w:val="00DD39CF"/>
    <w:rsid w:val="00DD4A2C"/>
    <w:rsid w:val="00DD4F22"/>
    <w:rsid w:val="00DD65B2"/>
    <w:rsid w:val="00DD715E"/>
    <w:rsid w:val="00DD7ECC"/>
    <w:rsid w:val="00DE16B7"/>
    <w:rsid w:val="00DE2A38"/>
    <w:rsid w:val="00DE312E"/>
    <w:rsid w:val="00DE341B"/>
    <w:rsid w:val="00DE3E78"/>
    <w:rsid w:val="00DE42C9"/>
    <w:rsid w:val="00DE43DE"/>
    <w:rsid w:val="00DE4C39"/>
    <w:rsid w:val="00DE57B3"/>
    <w:rsid w:val="00DE682B"/>
    <w:rsid w:val="00DE6D53"/>
    <w:rsid w:val="00DE6EC6"/>
    <w:rsid w:val="00DE723F"/>
    <w:rsid w:val="00DE737C"/>
    <w:rsid w:val="00DF06F7"/>
    <w:rsid w:val="00DF0EB1"/>
    <w:rsid w:val="00DF145B"/>
    <w:rsid w:val="00DF220A"/>
    <w:rsid w:val="00DF29DD"/>
    <w:rsid w:val="00DF29DE"/>
    <w:rsid w:val="00DF3B4A"/>
    <w:rsid w:val="00DF3DB4"/>
    <w:rsid w:val="00DF53CE"/>
    <w:rsid w:val="00DF5451"/>
    <w:rsid w:val="00DF65EF"/>
    <w:rsid w:val="00DF6861"/>
    <w:rsid w:val="00E005CD"/>
    <w:rsid w:val="00E00E96"/>
    <w:rsid w:val="00E023D8"/>
    <w:rsid w:val="00E035AF"/>
    <w:rsid w:val="00E06AEA"/>
    <w:rsid w:val="00E07C2E"/>
    <w:rsid w:val="00E07CE8"/>
    <w:rsid w:val="00E10540"/>
    <w:rsid w:val="00E107E0"/>
    <w:rsid w:val="00E124C7"/>
    <w:rsid w:val="00E12B09"/>
    <w:rsid w:val="00E13048"/>
    <w:rsid w:val="00E1417A"/>
    <w:rsid w:val="00E14BEE"/>
    <w:rsid w:val="00E16131"/>
    <w:rsid w:val="00E206FB"/>
    <w:rsid w:val="00E20D66"/>
    <w:rsid w:val="00E21501"/>
    <w:rsid w:val="00E2151F"/>
    <w:rsid w:val="00E228F0"/>
    <w:rsid w:val="00E22BBF"/>
    <w:rsid w:val="00E24BFF"/>
    <w:rsid w:val="00E2597A"/>
    <w:rsid w:val="00E263F5"/>
    <w:rsid w:val="00E268BD"/>
    <w:rsid w:val="00E30538"/>
    <w:rsid w:val="00E30ABF"/>
    <w:rsid w:val="00E30C54"/>
    <w:rsid w:val="00E30F3F"/>
    <w:rsid w:val="00E329B7"/>
    <w:rsid w:val="00E32A8B"/>
    <w:rsid w:val="00E34323"/>
    <w:rsid w:val="00E3438D"/>
    <w:rsid w:val="00E34B74"/>
    <w:rsid w:val="00E35270"/>
    <w:rsid w:val="00E352DE"/>
    <w:rsid w:val="00E35C7C"/>
    <w:rsid w:val="00E37126"/>
    <w:rsid w:val="00E404A2"/>
    <w:rsid w:val="00E4066F"/>
    <w:rsid w:val="00E40D80"/>
    <w:rsid w:val="00E41730"/>
    <w:rsid w:val="00E41EEC"/>
    <w:rsid w:val="00E426E8"/>
    <w:rsid w:val="00E42E20"/>
    <w:rsid w:val="00E43347"/>
    <w:rsid w:val="00E44745"/>
    <w:rsid w:val="00E45643"/>
    <w:rsid w:val="00E45DAD"/>
    <w:rsid w:val="00E45FFD"/>
    <w:rsid w:val="00E4649A"/>
    <w:rsid w:val="00E4662E"/>
    <w:rsid w:val="00E46EF9"/>
    <w:rsid w:val="00E505A9"/>
    <w:rsid w:val="00E50FB2"/>
    <w:rsid w:val="00E51814"/>
    <w:rsid w:val="00E52298"/>
    <w:rsid w:val="00E52461"/>
    <w:rsid w:val="00E53960"/>
    <w:rsid w:val="00E53E13"/>
    <w:rsid w:val="00E54CF1"/>
    <w:rsid w:val="00E55D6D"/>
    <w:rsid w:val="00E56AED"/>
    <w:rsid w:val="00E57085"/>
    <w:rsid w:val="00E5778F"/>
    <w:rsid w:val="00E57D5A"/>
    <w:rsid w:val="00E604F4"/>
    <w:rsid w:val="00E604FE"/>
    <w:rsid w:val="00E60CEB"/>
    <w:rsid w:val="00E61C7A"/>
    <w:rsid w:val="00E620D9"/>
    <w:rsid w:val="00E628FF"/>
    <w:rsid w:val="00E63149"/>
    <w:rsid w:val="00E63834"/>
    <w:rsid w:val="00E643E1"/>
    <w:rsid w:val="00E64AE6"/>
    <w:rsid w:val="00E65072"/>
    <w:rsid w:val="00E65F5B"/>
    <w:rsid w:val="00E66C94"/>
    <w:rsid w:val="00E66ED2"/>
    <w:rsid w:val="00E67761"/>
    <w:rsid w:val="00E6794F"/>
    <w:rsid w:val="00E67FBE"/>
    <w:rsid w:val="00E704F0"/>
    <w:rsid w:val="00E70BA4"/>
    <w:rsid w:val="00E71A06"/>
    <w:rsid w:val="00E71B16"/>
    <w:rsid w:val="00E73162"/>
    <w:rsid w:val="00E743AD"/>
    <w:rsid w:val="00E747E3"/>
    <w:rsid w:val="00E75572"/>
    <w:rsid w:val="00E76F66"/>
    <w:rsid w:val="00E778AD"/>
    <w:rsid w:val="00E80B6B"/>
    <w:rsid w:val="00E820DA"/>
    <w:rsid w:val="00E8213D"/>
    <w:rsid w:val="00E82195"/>
    <w:rsid w:val="00E82BA0"/>
    <w:rsid w:val="00E83215"/>
    <w:rsid w:val="00E83715"/>
    <w:rsid w:val="00E837C1"/>
    <w:rsid w:val="00E841B5"/>
    <w:rsid w:val="00E863F2"/>
    <w:rsid w:val="00E90195"/>
    <w:rsid w:val="00E90B2C"/>
    <w:rsid w:val="00E91AD5"/>
    <w:rsid w:val="00E91E1C"/>
    <w:rsid w:val="00E92D09"/>
    <w:rsid w:val="00E93316"/>
    <w:rsid w:val="00E944E7"/>
    <w:rsid w:val="00E94E66"/>
    <w:rsid w:val="00E9516A"/>
    <w:rsid w:val="00E9537A"/>
    <w:rsid w:val="00E95D51"/>
    <w:rsid w:val="00E96598"/>
    <w:rsid w:val="00E969EC"/>
    <w:rsid w:val="00E96A51"/>
    <w:rsid w:val="00EA15EF"/>
    <w:rsid w:val="00EA2AB5"/>
    <w:rsid w:val="00EA4A69"/>
    <w:rsid w:val="00EA63A7"/>
    <w:rsid w:val="00EA66C5"/>
    <w:rsid w:val="00EA6AF1"/>
    <w:rsid w:val="00EA6E4B"/>
    <w:rsid w:val="00EA74D9"/>
    <w:rsid w:val="00EB291A"/>
    <w:rsid w:val="00EB473D"/>
    <w:rsid w:val="00EB5306"/>
    <w:rsid w:val="00EB6122"/>
    <w:rsid w:val="00EB677F"/>
    <w:rsid w:val="00EB6A26"/>
    <w:rsid w:val="00EC055D"/>
    <w:rsid w:val="00EC0D22"/>
    <w:rsid w:val="00EC1E06"/>
    <w:rsid w:val="00EC2535"/>
    <w:rsid w:val="00EC2902"/>
    <w:rsid w:val="00EC6FAF"/>
    <w:rsid w:val="00EC7B23"/>
    <w:rsid w:val="00EC7DF9"/>
    <w:rsid w:val="00ED037C"/>
    <w:rsid w:val="00ED09CC"/>
    <w:rsid w:val="00ED12F1"/>
    <w:rsid w:val="00ED1EA5"/>
    <w:rsid w:val="00ED384F"/>
    <w:rsid w:val="00ED3CA0"/>
    <w:rsid w:val="00ED485D"/>
    <w:rsid w:val="00ED52F6"/>
    <w:rsid w:val="00ED5F5A"/>
    <w:rsid w:val="00ED6049"/>
    <w:rsid w:val="00ED6514"/>
    <w:rsid w:val="00ED670E"/>
    <w:rsid w:val="00ED740C"/>
    <w:rsid w:val="00ED79E9"/>
    <w:rsid w:val="00ED7BCF"/>
    <w:rsid w:val="00EE1102"/>
    <w:rsid w:val="00EE2D86"/>
    <w:rsid w:val="00EE2E0C"/>
    <w:rsid w:val="00EE325A"/>
    <w:rsid w:val="00EE4794"/>
    <w:rsid w:val="00EE52FE"/>
    <w:rsid w:val="00EE6085"/>
    <w:rsid w:val="00EE7B08"/>
    <w:rsid w:val="00EF1D15"/>
    <w:rsid w:val="00EF2C0B"/>
    <w:rsid w:val="00EF2CDC"/>
    <w:rsid w:val="00EF2D81"/>
    <w:rsid w:val="00EF3614"/>
    <w:rsid w:val="00EF4100"/>
    <w:rsid w:val="00EF4171"/>
    <w:rsid w:val="00EF4D75"/>
    <w:rsid w:val="00EF5338"/>
    <w:rsid w:val="00EF64F5"/>
    <w:rsid w:val="00F00063"/>
    <w:rsid w:val="00F00537"/>
    <w:rsid w:val="00F009EC"/>
    <w:rsid w:val="00F0131A"/>
    <w:rsid w:val="00F03073"/>
    <w:rsid w:val="00F034CD"/>
    <w:rsid w:val="00F034D1"/>
    <w:rsid w:val="00F03BDB"/>
    <w:rsid w:val="00F05F0C"/>
    <w:rsid w:val="00F0683D"/>
    <w:rsid w:val="00F10B92"/>
    <w:rsid w:val="00F10C31"/>
    <w:rsid w:val="00F10E12"/>
    <w:rsid w:val="00F11062"/>
    <w:rsid w:val="00F110B9"/>
    <w:rsid w:val="00F12032"/>
    <w:rsid w:val="00F12722"/>
    <w:rsid w:val="00F12BDF"/>
    <w:rsid w:val="00F12BE3"/>
    <w:rsid w:val="00F12E53"/>
    <w:rsid w:val="00F14AFD"/>
    <w:rsid w:val="00F14E24"/>
    <w:rsid w:val="00F150A5"/>
    <w:rsid w:val="00F151B4"/>
    <w:rsid w:val="00F1542E"/>
    <w:rsid w:val="00F1587C"/>
    <w:rsid w:val="00F15D36"/>
    <w:rsid w:val="00F17605"/>
    <w:rsid w:val="00F17BF4"/>
    <w:rsid w:val="00F17F06"/>
    <w:rsid w:val="00F2014F"/>
    <w:rsid w:val="00F2040A"/>
    <w:rsid w:val="00F211C6"/>
    <w:rsid w:val="00F23269"/>
    <w:rsid w:val="00F23E13"/>
    <w:rsid w:val="00F24406"/>
    <w:rsid w:val="00F25043"/>
    <w:rsid w:val="00F301D0"/>
    <w:rsid w:val="00F32217"/>
    <w:rsid w:val="00F32B09"/>
    <w:rsid w:val="00F32B0D"/>
    <w:rsid w:val="00F33383"/>
    <w:rsid w:val="00F33C80"/>
    <w:rsid w:val="00F34A97"/>
    <w:rsid w:val="00F34B8A"/>
    <w:rsid w:val="00F35BD0"/>
    <w:rsid w:val="00F35D56"/>
    <w:rsid w:val="00F36FA4"/>
    <w:rsid w:val="00F37FA2"/>
    <w:rsid w:val="00F404CB"/>
    <w:rsid w:val="00F4051B"/>
    <w:rsid w:val="00F4071D"/>
    <w:rsid w:val="00F41661"/>
    <w:rsid w:val="00F425C6"/>
    <w:rsid w:val="00F42D72"/>
    <w:rsid w:val="00F4364A"/>
    <w:rsid w:val="00F44C99"/>
    <w:rsid w:val="00F46122"/>
    <w:rsid w:val="00F47D70"/>
    <w:rsid w:val="00F514BD"/>
    <w:rsid w:val="00F52765"/>
    <w:rsid w:val="00F52C4E"/>
    <w:rsid w:val="00F5401C"/>
    <w:rsid w:val="00F54048"/>
    <w:rsid w:val="00F54108"/>
    <w:rsid w:val="00F553DC"/>
    <w:rsid w:val="00F569B7"/>
    <w:rsid w:val="00F57A6F"/>
    <w:rsid w:val="00F60DE2"/>
    <w:rsid w:val="00F61AFB"/>
    <w:rsid w:val="00F62FE3"/>
    <w:rsid w:val="00F636DE"/>
    <w:rsid w:val="00F6498F"/>
    <w:rsid w:val="00F64DEF"/>
    <w:rsid w:val="00F65521"/>
    <w:rsid w:val="00F663E9"/>
    <w:rsid w:val="00F66CE7"/>
    <w:rsid w:val="00F66F2D"/>
    <w:rsid w:val="00F674B3"/>
    <w:rsid w:val="00F67E9F"/>
    <w:rsid w:val="00F70E9B"/>
    <w:rsid w:val="00F70FCA"/>
    <w:rsid w:val="00F74E42"/>
    <w:rsid w:val="00F75233"/>
    <w:rsid w:val="00F75577"/>
    <w:rsid w:val="00F75CCD"/>
    <w:rsid w:val="00F761AD"/>
    <w:rsid w:val="00F7771B"/>
    <w:rsid w:val="00F80072"/>
    <w:rsid w:val="00F806C3"/>
    <w:rsid w:val="00F81363"/>
    <w:rsid w:val="00F81F6F"/>
    <w:rsid w:val="00F8295D"/>
    <w:rsid w:val="00F83151"/>
    <w:rsid w:val="00F83225"/>
    <w:rsid w:val="00F83639"/>
    <w:rsid w:val="00F83CA4"/>
    <w:rsid w:val="00F83E5B"/>
    <w:rsid w:val="00F84770"/>
    <w:rsid w:val="00F84D2E"/>
    <w:rsid w:val="00F861B3"/>
    <w:rsid w:val="00F86890"/>
    <w:rsid w:val="00F86FC7"/>
    <w:rsid w:val="00F87DD9"/>
    <w:rsid w:val="00F90D1D"/>
    <w:rsid w:val="00F911C9"/>
    <w:rsid w:val="00F91E62"/>
    <w:rsid w:val="00F92888"/>
    <w:rsid w:val="00F94AE7"/>
    <w:rsid w:val="00F94B17"/>
    <w:rsid w:val="00F968E5"/>
    <w:rsid w:val="00F9700D"/>
    <w:rsid w:val="00FA0B0F"/>
    <w:rsid w:val="00FA0B80"/>
    <w:rsid w:val="00FA0BC0"/>
    <w:rsid w:val="00FA1C66"/>
    <w:rsid w:val="00FA23C6"/>
    <w:rsid w:val="00FA284D"/>
    <w:rsid w:val="00FA2A2C"/>
    <w:rsid w:val="00FA5063"/>
    <w:rsid w:val="00FA5C0C"/>
    <w:rsid w:val="00FA5DAE"/>
    <w:rsid w:val="00FA6708"/>
    <w:rsid w:val="00FB0581"/>
    <w:rsid w:val="00FB1712"/>
    <w:rsid w:val="00FB1B5E"/>
    <w:rsid w:val="00FB3CEA"/>
    <w:rsid w:val="00FB5ACA"/>
    <w:rsid w:val="00FB6EA9"/>
    <w:rsid w:val="00FB788F"/>
    <w:rsid w:val="00FC1592"/>
    <w:rsid w:val="00FC1BA9"/>
    <w:rsid w:val="00FC2C57"/>
    <w:rsid w:val="00FC3099"/>
    <w:rsid w:val="00FC37B8"/>
    <w:rsid w:val="00FC3D4B"/>
    <w:rsid w:val="00FC4225"/>
    <w:rsid w:val="00FC45D6"/>
    <w:rsid w:val="00FC5BC3"/>
    <w:rsid w:val="00FC6711"/>
    <w:rsid w:val="00FC6794"/>
    <w:rsid w:val="00FC72A5"/>
    <w:rsid w:val="00FC7F96"/>
    <w:rsid w:val="00FD0D1E"/>
    <w:rsid w:val="00FD1633"/>
    <w:rsid w:val="00FD1B9A"/>
    <w:rsid w:val="00FD209D"/>
    <w:rsid w:val="00FD233A"/>
    <w:rsid w:val="00FD2545"/>
    <w:rsid w:val="00FD341B"/>
    <w:rsid w:val="00FD3667"/>
    <w:rsid w:val="00FD39CB"/>
    <w:rsid w:val="00FD4D0B"/>
    <w:rsid w:val="00FD4DDF"/>
    <w:rsid w:val="00FD50B7"/>
    <w:rsid w:val="00FD61C6"/>
    <w:rsid w:val="00FD6D92"/>
    <w:rsid w:val="00FD74C6"/>
    <w:rsid w:val="00FD78C2"/>
    <w:rsid w:val="00FD7E61"/>
    <w:rsid w:val="00FE240E"/>
    <w:rsid w:val="00FE3E5F"/>
    <w:rsid w:val="00FE429C"/>
    <w:rsid w:val="00FE4306"/>
    <w:rsid w:val="00FE4B77"/>
    <w:rsid w:val="00FE4D4D"/>
    <w:rsid w:val="00FE5B4E"/>
    <w:rsid w:val="00FE6382"/>
    <w:rsid w:val="00FE6CE2"/>
    <w:rsid w:val="00FF2D03"/>
    <w:rsid w:val="00FF51D3"/>
    <w:rsid w:val="00FF5352"/>
    <w:rsid w:val="00FF6B77"/>
    <w:rsid w:val="00FF6FEF"/>
    <w:rsid w:val="00FF732B"/>
    <w:rsid w:val="00FF78A2"/>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D222EA3"/>
  <w15:docId w15:val="{1C1F1785-CAEE-4348-B137-860CC2D710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iPriority="0"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2038D1"/>
    <w:rPr>
      <w:rFonts w:ascii="宋体" w:eastAsia="宋体" w:hAnsi="宋体" w:cs="宋体"/>
      <w:kern w:val="0"/>
      <w:sz w:val="24"/>
      <w:szCs w:val="24"/>
    </w:rPr>
  </w:style>
  <w:style w:type="paragraph" w:styleId="1">
    <w:name w:val="heading 1"/>
    <w:aliases w:val="H1,Heading 0"/>
    <w:basedOn w:val="a"/>
    <w:next w:val="a"/>
    <w:link w:val="10"/>
    <w:uiPriority w:val="9"/>
    <w:qFormat/>
    <w:rsid w:val="007B56D1"/>
    <w:pPr>
      <w:numPr>
        <w:numId w:val="12"/>
      </w:numPr>
      <w:ind w:left="0" w:firstLineChars="221" w:firstLine="707"/>
      <w:outlineLvl w:val="0"/>
    </w:pPr>
    <w:rPr>
      <w:rFonts w:ascii="彩虹黑体" w:eastAsia="彩虹黑体" w:cs="Times New Roman"/>
      <w:sz w:val="36"/>
      <w:szCs w:val="36"/>
    </w:rPr>
  </w:style>
  <w:style w:type="paragraph" w:styleId="2">
    <w:name w:val="heading 2"/>
    <w:aliases w:val="H2,Heading 2 Hidden,Heading 2 CCBS"/>
    <w:basedOn w:val="a"/>
    <w:next w:val="a"/>
    <w:link w:val="20"/>
    <w:unhideWhenUsed/>
    <w:qFormat/>
    <w:rsid w:val="007B56D1"/>
    <w:pPr>
      <w:numPr>
        <w:numId w:val="13"/>
      </w:numPr>
      <w:adjustRightInd w:val="0"/>
      <w:snapToGrid w:val="0"/>
      <w:spacing w:line="560" w:lineRule="atLeast"/>
      <w:ind w:left="1506"/>
      <w:outlineLvl w:val="1"/>
    </w:pPr>
    <w:rPr>
      <w:rFonts w:ascii="彩虹粗仿宋" w:eastAsia="彩虹粗仿宋" w:hAnsi="Calibri" w:cs="Times New Roman"/>
      <w:bCs/>
      <w:i/>
      <w:sz w:val="32"/>
      <w:szCs w:val="32"/>
    </w:rPr>
  </w:style>
  <w:style w:type="paragraph" w:styleId="3">
    <w:name w:val="heading 3"/>
    <w:basedOn w:val="2"/>
    <w:next w:val="a"/>
    <w:link w:val="30"/>
    <w:uiPriority w:val="9"/>
    <w:unhideWhenUsed/>
    <w:qFormat/>
    <w:rsid w:val="007B56D1"/>
    <w:pPr>
      <w:numPr>
        <w:numId w:val="0"/>
      </w:numPr>
      <w:spacing w:before="240" w:line="240" w:lineRule="atLeast"/>
      <w:ind w:left="270"/>
      <w:jc w:val="center"/>
      <w:outlineLvl w:val="2"/>
    </w:pPr>
    <w:rPr>
      <w:rFonts w:eastAsia="彩虹小标宋"/>
      <w:i w:val="0"/>
      <w:color w:val="1F497D"/>
      <w:w w:val="95"/>
      <w:sz w:val="93"/>
      <w:szCs w:val="93"/>
    </w:rPr>
  </w:style>
  <w:style w:type="paragraph" w:styleId="5">
    <w:name w:val="heading 5"/>
    <w:basedOn w:val="a"/>
    <w:next w:val="a"/>
    <w:link w:val="50"/>
    <w:unhideWhenUsed/>
    <w:qFormat/>
    <w:rsid w:val="00314286"/>
    <w:pPr>
      <w:spacing w:before="240" w:after="60"/>
      <w:outlineLvl w:val="4"/>
    </w:pPr>
    <w:rPr>
      <w:rFonts w:ascii="Calibri" w:eastAsia="Times New Roman" w:hAnsi="Calibri" w:cs="Times New Roman"/>
      <w:b/>
      <w:bCs/>
      <w:i/>
      <w:iCs/>
      <w:sz w:val="26"/>
      <w:szCs w:val="26"/>
      <w:lang w:val="en-GB" w:eastAsia="en-US"/>
    </w:rPr>
  </w:style>
  <w:style w:type="paragraph" w:styleId="9">
    <w:name w:val="heading 9"/>
    <w:basedOn w:val="a"/>
    <w:next w:val="a"/>
    <w:link w:val="90"/>
    <w:qFormat/>
    <w:rsid w:val="00314286"/>
    <w:pPr>
      <w:keepNext/>
      <w:suppressLineNumbers/>
      <w:tabs>
        <w:tab w:val="left" w:pos="4536"/>
      </w:tabs>
      <w:suppressAutoHyphens/>
      <w:spacing w:before="60" w:after="60"/>
      <w:ind w:left="1134" w:hanging="1134"/>
      <w:jc w:val="both"/>
      <w:outlineLvl w:val="8"/>
    </w:pPr>
    <w:rPr>
      <w:rFonts w:ascii="Verdana" w:eastAsia="Times New Roman" w:hAnsi="Verdana" w:cs="Times New Roman"/>
      <w:lang w:val="en-GB"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qFormat/>
    <w:rsid w:val="002521DE"/>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qFormat/>
    <w:rsid w:val="002521DE"/>
    <w:rPr>
      <w:sz w:val="18"/>
      <w:szCs w:val="18"/>
    </w:rPr>
  </w:style>
  <w:style w:type="paragraph" w:styleId="a5">
    <w:name w:val="footer"/>
    <w:basedOn w:val="a"/>
    <w:link w:val="a6"/>
    <w:uiPriority w:val="99"/>
    <w:unhideWhenUsed/>
    <w:qFormat/>
    <w:rsid w:val="002521DE"/>
    <w:pPr>
      <w:tabs>
        <w:tab w:val="center" w:pos="4153"/>
        <w:tab w:val="right" w:pos="8306"/>
      </w:tabs>
      <w:snapToGrid w:val="0"/>
    </w:pPr>
    <w:rPr>
      <w:sz w:val="18"/>
      <w:szCs w:val="18"/>
    </w:rPr>
  </w:style>
  <w:style w:type="character" w:customStyle="1" w:styleId="a6">
    <w:name w:val="页脚 字符"/>
    <w:basedOn w:val="a0"/>
    <w:link w:val="a5"/>
    <w:uiPriority w:val="99"/>
    <w:qFormat/>
    <w:rsid w:val="002521DE"/>
    <w:rPr>
      <w:sz w:val="18"/>
      <w:szCs w:val="18"/>
    </w:rPr>
  </w:style>
  <w:style w:type="paragraph" w:styleId="a7">
    <w:name w:val="List Paragraph"/>
    <w:basedOn w:val="a"/>
    <w:uiPriority w:val="34"/>
    <w:qFormat/>
    <w:rsid w:val="002521DE"/>
    <w:pPr>
      <w:ind w:firstLineChars="200" w:firstLine="420"/>
    </w:pPr>
  </w:style>
  <w:style w:type="paragraph" w:styleId="a8">
    <w:name w:val="Body Text"/>
    <w:basedOn w:val="a"/>
    <w:link w:val="a9"/>
    <w:rsid w:val="0064493B"/>
    <w:pPr>
      <w:spacing w:line="360" w:lineRule="auto"/>
    </w:pPr>
    <w:rPr>
      <w:rFonts w:ascii="Times New Roman" w:hAnsi="Times New Roman" w:cs="Times New Roman"/>
    </w:rPr>
  </w:style>
  <w:style w:type="character" w:customStyle="1" w:styleId="a9">
    <w:name w:val="正文文本 字符"/>
    <w:basedOn w:val="a0"/>
    <w:link w:val="a8"/>
    <w:rsid w:val="0064493B"/>
    <w:rPr>
      <w:rFonts w:ascii="Times New Roman" w:eastAsia="宋体" w:hAnsi="Times New Roman" w:cs="Times New Roman"/>
      <w:sz w:val="24"/>
      <w:szCs w:val="24"/>
    </w:rPr>
  </w:style>
  <w:style w:type="paragraph" w:styleId="aa">
    <w:name w:val="annotation text"/>
    <w:basedOn w:val="a"/>
    <w:link w:val="ab"/>
    <w:uiPriority w:val="99"/>
    <w:rsid w:val="0029187E"/>
    <w:rPr>
      <w:rFonts w:ascii="Times New Roman" w:hAnsi="Times New Roman" w:cs="Times New Roman"/>
      <w:szCs w:val="20"/>
    </w:rPr>
  </w:style>
  <w:style w:type="character" w:customStyle="1" w:styleId="ab">
    <w:name w:val="批注文字 字符"/>
    <w:basedOn w:val="a0"/>
    <w:link w:val="aa"/>
    <w:uiPriority w:val="99"/>
    <w:rsid w:val="0029187E"/>
    <w:rPr>
      <w:rFonts w:ascii="Times New Roman" w:eastAsia="宋体" w:hAnsi="Times New Roman" w:cs="Times New Roman"/>
      <w:sz w:val="24"/>
      <w:szCs w:val="20"/>
    </w:rPr>
  </w:style>
  <w:style w:type="character" w:styleId="ac">
    <w:name w:val="annotation reference"/>
    <w:basedOn w:val="a0"/>
    <w:uiPriority w:val="99"/>
    <w:rsid w:val="0029187E"/>
    <w:rPr>
      <w:sz w:val="21"/>
      <w:szCs w:val="21"/>
    </w:rPr>
  </w:style>
  <w:style w:type="paragraph" w:styleId="ad">
    <w:name w:val="Balloon Text"/>
    <w:basedOn w:val="a"/>
    <w:link w:val="ae"/>
    <w:uiPriority w:val="99"/>
    <w:semiHidden/>
    <w:unhideWhenUsed/>
    <w:rsid w:val="0029187E"/>
    <w:rPr>
      <w:sz w:val="18"/>
      <w:szCs w:val="18"/>
    </w:rPr>
  </w:style>
  <w:style w:type="character" w:customStyle="1" w:styleId="ae">
    <w:name w:val="批注框文本 字符"/>
    <w:basedOn w:val="a0"/>
    <w:link w:val="ad"/>
    <w:uiPriority w:val="99"/>
    <w:semiHidden/>
    <w:rsid w:val="0029187E"/>
    <w:rPr>
      <w:sz w:val="18"/>
      <w:szCs w:val="18"/>
    </w:rPr>
  </w:style>
  <w:style w:type="paragraph" w:styleId="af">
    <w:name w:val="Document Map"/>
    <w:basedOn w:val="a"/>
    <w:link w:val="af0"/>
    <w:uiPriority w:val="99"/>
    <w:semiHidden/>
    <w:unhideWhenUsed/>
    <w:rsid w:val="001750D5"/>
    <w:rPr>
      <w:sz w:val="18"/>
      <w:szCs w:val="18"/>
    </w:rPr>
  </w:style>
  <w:style w:type="character" w:customStyle="1" w:styleId="af0">
    <w:name w:val="文档结构图 字符"/>
    <w:basedOn w:val="a0"/>
    <w:link w:val="af"/>
    <w:uiPriority w:val="99"/>
    <w:semiHidden/>
    <w:rsid w:val="001750D5"/>
    <w:rPr>
      <w:rFonts w:ascii="宋体" w:eastAsia="宋体"/>
      <w:sz w:val="18"/>
      <w:szCs w:val="18"/>
    </w:rPr>
  </w:style>
  <w:style w:type="paragraph" w:styleId="af1">
    <w:name w:val="Revision"/>
    <w:hidden/>
    <w:uiPriority w:val="99"/>
    <w:semiHidden/>
    <w:rsid w:val="003B226D"/>
  </w:style>
  <w:style w:type="paragraph" w:styleId="af2">
    <w:name w:val="annotation subject"/>
    <w:basedOn w:val="aa"/>
    <w:next w:val="aa"/>
    <w:link w:val="af3"/>
    <w:uiPriority w:val="99"/>
    <w:semiHidden/>
    <w:unhideWhenUsed/>
    <w:rsid w:val="00183026"/>
    <w:rPr>
      <w:rFonts w:asciiTheme="minorHAnsi" w:eastAsiaTheme="minorEastAsia" w:hAnsiTheme="minorHAnsi" w:cstheme="minorBidi"/>
      <w:b/>
      <w:bCs/>
      <w:sz w:val="21"/>
      <w:szCs w:val="22"/>
    </w:rPr>
  </w:style>
  <w:style w:type="character" w:customStyle="1" w:styleId="af3">
    <w:name w:val="批注主题 字符"/>
    <w:basedOn w:val="ab"/>
    <w:link w:val="af2"/>
    <w:uiPriority w:val="99"/>
    <w:semiHidden/>
    <w:rsid w:val="00183026"/>
    <w:rPr>
      <w:rFonts w:ascii="Times New Roman" w:eastAsia="宋体" w:hAnsi="Times New Roman" w:cs="Times New Roman"/>
      <w:b/>
      <w:bCs/>
      <w:sz w:val="24"/>
      <w:szCs w:val="20"/>
    </w:rPr>
  </w:style>
  <w:style w:type="paragraph" w:styleId="21">
    <w:name w:val="Body Text Indent 2"/>
    <w:basedOn w:val="a"/>
    <w:link w:val="22"/>
    <w:unhideWhenUsed/>
    <w:rsid w:val="00CA334E"/>
    <w:pPr>
      <w:spacing w:after="120" w:line="480" w:lineRule="auto"/>
      <w:ind w:leftChars="200" w:left="420"/>
    </w:pPr>
  </w:style>
  <w:style w:type="character" w:customStyle="1" w:styleId="22">
    <w:name w:val="正文文本缩进 2 字符"/>
    <w:basedOn w:val="a0"/>
    <w:link w:val="21"/>
    <w:rsid w:val="00CA334E"/>
  </w:style>
  <w:style w:type="paragraph" w:styleId="af4">
    <w:name w:val="Normal (Web)"/>
    <w:basedOn w:val="a"/>
    <w:uiPriority w:val="99"/>
    <w:unhideWhenUsed/>
    <w:rsid w:val="008B3E60"/>
    <w:pPr>
      <w:spacing w:before="100" w:beforeAutospacing="1" w:after="100" w:afterAutospacing="1"/>
    </w:pPr>
  </w:style>
  <w:style w:type="table" w:styleId="af5">
    <w:name w:val="Table Grid"/>
    <w:basedOn w:val="a1"/>
    <w:uiPriority w:val="39"/>
    <w:rsid w:val="00A8617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6">
    <w:name w:val="caption"/>
    <w:basedOn w:val="a"/>
    <w:next w:val="a"/>
    <w:uiPriority w:val="35"/>
    <w:unhideWhenUsed/>
    <w:qFormat/>
    <w:rsid w:val="00E92D09"/>
    <w:rPr>
      <w:rFonts w:asciiTheme="majorHAnsi" w:eastAsia="黑体" w:hAnsiTheme="majorHAnsi" w:cstheme="majorBidi"/>
      <w:sz w:val="20"/>
      <w:szCs w:val="20"/>
    </w:rPr>
  </w:style>
  <w:style w:type="character" w:styleId="af7">
    <w:name w:val="Placeholder Text"/>
    <w:basedOn w:val="a0"/>
    <w:uiPriority w:val="99"/>
    <w:semiHidden/>
    <w:rsid w:val="00E66ED2"/>
    <w:rPr>
      <w:color w:val="808080"/>
    </w:rPr>
  </w:style>
  <w:style w:type="paragraph" w:styleId="af8">
    <w:name w:val="No Spacing"/>
    <w:uiPriority w:val="1"/>
    <w:qFormat/>
    <w:rsid w:val="000B3B74"/>
    <w:pPr>
      <w:widowControl w:val="0"/>
      <w:jc w:val="both"/>
    </w:pPr>
  </w:style>
  <w:style w:type="paragraph" w:customStyle="1" w:styleId="af9">
    <w:basedOn w:val="a"/>
    <w:next w:val="a7"/>
    <w:uiPriority w:val="34"/>
    <w:qFormat/>
    <w:rsid w:val="00653357"/>
    <w:pPr>
      <w:ind w:firstLineChars="200" w:firstLine="420"/>
    </w:pPr>
    <w:rPr>
      <w:rFonts w:ascii="Calibri" w:hAnsi="Calibri" w:cs="Times New Roman"/>
      <w:szCs w:val="20"/>
    </w:rPr>
  </w:style>
  <w:style w:type="character" w:customStyle="1" w:styleId="10">
    <w:name w:val="标题 1 字符"/>
    <w:aliases w:val="H1 字符,Heading 0 字符"/>
    <w:basedOn w:val="a0"/>
    <w:link w:val="1"/>
    <w:uiPriority w:val="9"/>
    <w:rsid w:val="007B56D1"/>
    <w:rPr>
      <w:rFonts w:ascii="彩虹黑体" w:eastAsia="彩虹黑体" w:hAnsi="宋体" w:cs="Times New Roman"/>
      <w:sz w:val="36"/>
      <w:szCs w:val="36"/>
    </w:rPr>
  </w:style>
  <w:style w:type="character" w:customStyle="1" w:styleId="20">
    <w:name w:val="标题 2 字符"/>
    <w:aliases w:val="H2 字符,Heading 2 Hidden 字符,Heading 2 CCBS 字符"/>
    <w:basedOn w:val="a0"/>
    <w:link w:val="2"/>
    <w:rsid w:val="007B56D1"/>
    <w:rPr>
      <w:rFonts w:ascii="彩虹粗仿宋" w:eastAsia="彩虹粗仿宋" w:hAnsi="Calibri" w:cs="Times New Roman"/>
      <w:bCs/>
      <w:i/>
      <w:sz w:val="32"/>
      <w:szCs w:val="32"/>
    </w:rPr>
  </w:style>
  <w:style w:type="character" w:customStyle="1" w:styleId="30">
    <w:name w:val="标题 3 字符"/>
    <w:basedOn w:val="a0"/>
    <w:link w:val="3"/>
    <w:uiPriority w:val="9"/>
    <w:rsid w:val="007B56D1"/>
    <w:rPr>
      <w:rFonts w:ascii="彩虹粗仿宋" w:eastAsia="彩虹小标宋" w:hAnsi="Calibri" w:cs="Times New Roman"/>
      <w:bCs/>
      <w:color w:val="1F497D"/>
      <w:w w:val="95"/>
      <w:sz w:val="93"/>
      <w:szCs w:val="93"/>
    </w:rPr>
  </w:style>
  <w:style w:type="paragraph" w:styleId="afa">
    <w:name w:val="Date"/>
    <w:basedOn w:val="a"/>
    <w:next w:val="a"/>
    <w:link w:val="afb"/>
    <w:uiPriority w:val="99"/>
    <w:semiHidden/>
    <w:unhideWhenUsed/>
    <w:rsid w:val="007B56D1"/>
    <w:pPr>
      <w:ind w:leftChars="2500" w:left="100"/>
    </w:pPr>
    <w:rPr>
      <w:rFonts w:ascii="Calibri" w:hAnsi="Calibri" w:cs="Times New Roman"/>
    </w:rPr>
  </w:style>
  <w:style w:type="character" w:customStyle="1" w:styleId="afb">
    <w:name w:val="日期 字符"/>
    <w:basedOn w:val="a0"/>
    <w:link w:val="afa"/>
    <w:uiPriority w:val="99"/>
    <w:semiHidden/>
    <w:rsid w:val="007B56D1"/>
    <w:rPr>
      <w:rFonts w:ascii="Calibri" w:eastAsia="宋体" w:hAnsi="Calibri" w:cs="Times New Roman"/>
    </w:rPr>
  </w:style>
  <w:style w:type="paragraph" w:styleId="afc">
    <w:name w:val="Body Text Indent"/>
    <w:basedOn w:val="a"/>
    <w:link w:val="afd"/>
    <w:rsid w:val="007B56D1"/>
    <w:pPr>
      <w:adjustRightInd w:val="0"/>
      <w:snapToGrid w:val="0"/>
      <w:spacing w:line="560" w:lineRule="atLeast"/>
      <w:ind w:firstLine="624"/>
    </w:pPr>
    <w:rPr>
      <w:rFonts w:ascii="彩虹粗仿宋" w:eastAsia="彩虹粗仿宋" w:hAnsi="Times New Roman" w:cs="Times New Roman"/>
      <w:sz w:val="32"/>
    </w:rPr>
  </w:style>
  <w:style w:type="character" w:customStyle="1" w:styleId="afd">
    <w:name w:val="正文文本缩进 字符"/>
    <w:basedOn w:val="a0"/>
    <w:link w:val="afc"/>
    <w:rsid w:val="007B56D1"/>
    <w:rPr>
      <w:rFonts w:ascii="彩虹粗仿宋" w:eastAsia="彩虹粗仿宋" w:hAnsi="Times New Roman" w:cs="Times New Roman"/>
      <w:sz w:val="32"/>
      <w:szCs w:val="24"/>
    </w:rPr>
  </w:style>
  <w:style w:type="paragraph" w:styleId="11">
    <w:name w:val="toc 1"/>
    <w:basedOn w:val="a"/>
    <w:next w:val="a"/>
    <w:autoRedefine/>
    <w:uiPriority w:val="39"/>
    <w:rsid w:val="007B56D1"/>
    <w:pPr>
      <w:tabs>
        <w:tab w:val="left" w:pos="1050"/>
        <w:tab w:val="right" w:leader="dot" w:pos="8834"/>
      </w:tabs>
      <w:overflowPunct w:val="0"/>
      <w:snapToGrid w:val="0"/>
      <w:spacing w:line="480" w:lineRule="atLeast"/>
      <w:ind w:firstLineChars="221" w:firstLine="707"/>
    </w:pPr>
    <w:rPr>
      <w:rFonts w:ascii="彩虹黑体" w:eastAsia="彩虹黑体" w:hAnsi="BIAODIAN" w:cs="Times New Roman"/>
      <w:sz w:val="32"/>
    </w:rPr>
  </w:style>
  <w:style w:type="paragraph" w:styleId="afe">
    <w:name w:val="Block Text"/>
    <w:basedOn w:val="a"/>
    <w:rsid w:val="007B56D1"/>
    <w:pPr>
      <w:framePr w:w="8844" w:h="3497" w:hRule="exact" w:wrap="around" w:vAnchor="page" w:hAnchor="page" w:x="1532" w:y="11076"/>
      <w:shd w:val="clear" w:color="auto" w:fill="00FFFF"/>
      <w:adjustRightInd w:val="0"/>
      <w:snapToGrid w:val="0"/>
      <w:spacing w:line="520" w:lineRule="atLeast"/>
      <w:ind w:leftChars="1" w:left="1919" w:right="284" w:hangingChars="599" w:hanging="1917"/>
    </w:pPr>
    <w:rPr>
      <w:rFonts w:ascii="彩虹粗仿宋" w:eastAsia="彩虹粗仿宋" w:hAnsi="彩虹粗仿宋" w:cs="Times New Roman"/>
      <w:sz w:val="32"/>
    </w:rPr>
  </w:style>
  <w:style w:type="character" w:styleId="aff">
    <w:name w:val="Hyperlink"/>
    <w:basedOn w:val="a0"/>
    <w:uiPriority w:val="99"/>
    <w:unhideWhenUsed/>
    <w:rsid w:val="007B56D1"/>
    <w:rPr>
      <w:color w:val="0000FF" w:themeColor="hyperlink"/>
      <w:u w:val="single"/>
    </w:rPr>
  </w:style>
  <w:style w:type="character" w:styleId="aff0">
    <w:name w:val="FollowedHyperlink"/>
    <w:basedOn w:val="a0"/>
    <w:uiPriority w:val="99"/>
    <w:semiHidden/>
    <w:unhideWhenUsed/>
    <w:rsid w:val="007B56D1"/>
    <w:rPr>
      <w:color w:val="800080" w:themeColor="followedHyperlink"/>
      <w:u w:val="single"/>
    </w:rPr>
  </w:style>
  <w:style w:type="paragraph" w:customStyle="1" w:styleId="12">
    <w:name w:val="样式1"/>
    <w:basedOn w:val="a"/>
    <w:rsid w:val="007B56D1"/>
    <w:pPr>
      <w:keepNext/>
      <w:keepLines/>
      <w:spacing w:before="60"/>
      <w:jc w:val="center"/>
      <w:outlineLvl w:val="1"/>
    </w:pPr>
    <w:rPr>
      <w:rFonts w:ascii="Arial" w:eastAsia="黑体" w:hAnsi="Arial" w:cs="Times New Roman"/>
      <w:b/>
      <w:sz w:val="36"/>
      <w:szCs w:val="20"/>
    </w:rPr>
  </w:style>
  <w:style w:type="paragraph" w:styleId="aff1">
    <w:name w:val="Salutation"/>
    <w:basedOn w:val="a"/>
    <w:next w:val="a"/>
    <w:link w:val="aff2"/>
    <w:semiHidden/>
    <w:unhideWhenUsed/>
    <w:rsid w:val="007B56D1"/>
    <w:rPr>
      <w:rFonts w:ascii="彩虹粗仿宋" w:eastAsia="彩虹粗仿宋"/>
      <w:color w:val="000000"/>
      <w:sz w:val="32"/>
      <w:szCs w:val="32"/>
    </w:rPr>
  </w:style>
  <w:style w:type="character" w:customStyle="1" w:styleId="aff2">
    <w:name w:val="称呼 字符"/>
    <w:basedOn w:val="a0"/>
    <w:link w:val="aff1"/>
    <w:semiHidden/>
    <w:rsid w:val="007B56D1"/>
    <w:rPr>
      <w:rFonts w:ascii="彩虹粗仿宋" w:eastAsia="彩虹粗仿宋" w:hAnsi="宋体" w:cs="宋体"/>
      <w:color w:val="000000"/>
      <w:kern w:val="0"/>
      <w:sz w:val="32"/>
      <w:szCs w:val="32"/>
    </w:rPr>
  </w:style>
  <w:style w:type="paragraph" w:styleId="23">
    <w:name w:val="toc 2"/>
    <w:basedOn w:val="a"/>
    <w:next w:val="a"/>
    <w:autoRedefine/>
    <w:uiPriority w:val="39"/>
    <w:unhideWhenUsed/>
    <w:rsid w:val="007B56D1"/>
    <w:pPr>
      <w:ind w:leftChars="200" w:left="420"/>
    </w:pPr>
    <w:rPr>
      <w:rFonts w:ascii="Calibri" w:hAnsi="Calibri" w:cs="Times New Roman"/>
    </w:rPr>
  </w:style>
  <w:style w:type="paragraph" w:styleId="aff3">
    <w:name w:val="Closing"/>
    <w:basedOn w:val="a"/>
    <w:link w:val="aff4"/>
    <w:uiPriority w:val="99"/>
    <w:unhideWhenUsed/>
    <w:rsid w:val="007B56D1"/>
    <w:pPr>
      <w:ind w:leftChars="2100" w:left="100"/>
    </w:pPr>
    <w:rPr>
      <w:rFonts w:ascii="彩虹粗仿宋" w:eastAsia="彩虹粗仿宋"/>
      <w:color w:val="000000"/>
      <w:sz w:val="32"/>
      <w:szCs w:val="32"/>
    </w:rPr>
  </w:style>
  <w:style w:type="character" w:customStyle="1" w:styleId="aff4">
    <w:name w:val="结束语 字符"/>
    <w:basedOn w:val="a0"/>
    <w:link w:val="aff3"/>
    <w:uiPriority w:val="99"/>
    <w:rsid w:val="007B56D1"/>
    <w:rPr>
      <w:rFonts w:ascii="彩虹粗仿宋" w:eastAsia="彩虹粗仿宋" w:hAnsi="宋体" w:cs="宋体"/>
      <w:color w:val="000000"/>
      <w:kern w:val="0"/>
      <w:sz w:val="32"/>
      <w:szCs w:val="32"/>
    </w:rPr>
  </w:style>
  <w:style w:type="paragraph" w:customStyle="1" w:styleId="CharChar1CharCharCharCharCharChar">
    <w:name w:val="Char Char1 Char Char Char Char Char Char"/>
    <w:basedOn w:val="a"/>
    <w:rsid w:val="007B56D1"/>
    <w:pPr>
      <w:spacing w:after="160" w:line="240" w:lineRule="exact"/>
    </w:pPr>
    <w:rPr>
      <w:rFonts w:ascii="Times New Roman" w:hAnsi="Times New Roman" w:cs="Times New Roman"/>
      <w:szCs w:val="20"/>
    </w:rPr>
  </w:style>
  <w:style w:type="paragraph" w:styleId="aff5">
    <w:name w:val="Subtitle"/>
    <w:basedOn w:val="a"/>
    <w:next w:val="a"/>
    <w:link w:val="aff6"/>
    <w:uiPriority w:val="11"/>
    <w:qFormat/>
    <w:rsid w:val="007B56D1"/>
    <w:pPr>
      <w:spacing w:before="240" w:after="60" w:line="312" w:lineRule="auto"/>
      <w:jc w:val="center"/>
      <w:outlineLvl w:val="1"/>
    </w:pPr>
    <w:rPr>
      <w:b/>
      <w:bCs/>
      <w:kern w:val="28"/>
      <w:sz w:val="32"/>
      <w:szCs w:val="32"/>
    </w:rPr>
  </w:style>
  <w:style w:type="character" w:customStyle="1" w:styleId="aff6">
    <w:name w:val="副标题 字符"/>
    <w:basedOn w:val="a0"/>
    <w:link w:val="aff5"/>
    <w:uiPriority w:val="11"/>
    <w:rsid w:val="007B56D1"/>
    <w:rPr>
      <w:b/>
      <w:bCs/>
      <w:kern w:val="28"/>
      <w:sz w:val="32"/>
      <w:szCs w:val="32"/>
    </w:rPr>
  </w:style>
  <w:style w:type="paragraph" w:customStyle="1" w:styleId="msonormal0">
    <w:name w:val="msonormal"/>
    <w:basedOn w:val="a"/>
    <w:rsid w:val="007B56D1"/>
    <w:pPr>
      <w:spacing w:before="100" w:beforeAutospacing="1" w:after="100" w:afterAutospacing="1"/>
    </w:pPr>
  </w:style>
  <w:style w:type="paragraph" w:customStyle="1" w:styleId="font5">
    <w:name w:val="font5"/>
    <w:basedOn w:val="a"/>
    <w:rsid w:val="007B56D1"/>
    <w:pPr>
      <w:spacing w:before="100" w:beforeAutospacing="1" w:after="100" w:afterAutospacing="1"/>
    </w:pPr>
    <w:rPr>
      <w:sz w:val="18"/>
      <w:szCs w:val="18"/>
    </w:rPr>
  </w:style>
  <w:style w:type="paragraph" w:customStyle="1" w:styleId="xl63">
    <w:name w:val="xl63"/>
    <w:basedOn w:val="a"/>
    <w:rsid w:val="007B56D1"/>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66">
    <w:name w:val="xl66"/>
    <w:basedOn w:val="a"/>
    <w:rsid w:val="007B56D1"/>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67">
    <w:name w:val="xl67"/>
    <w:basedOn w:val="a"/>
    <w:rsid w:val="007B56D1"/>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styleId="aff7">
    <w:name w:val="footnote text"/>
    <w:basedOn w:val="a"/>
    <w:link w:val="aff8"/>
    <w:uiPriority w:val="99"/>
    <w:semiHidden/>
    <w:unhideWhenUsed/>
    <w:rsid w:val="00E63149"/>
    <w:pPr>
      <w:snapToGrid w:val="0"/>
    </w:pPr>
    <w:rPr>
      <w:sz w:val="18"/>
      <w:szCs w:val="18"/>
    </w:rPr>
  </w:style>
  <w:style w:type="character" w:customStyle="1" w:styleId="aff8">
    <w:name w:val="脚注文本 字符"/>
    <w:basedOn w:val="a0"/>
    <w:link w:val="aff7"/>
    <w:uiPriority w:val="99"/>
    <w:semiHidden/>
    <w:rsid w:val="00E63149"/>
    <w:rPr>
      <w:sz w:val="18"/>
      <w:szCs w:val="18"/>
    </w:rPr>
  </w:style>
  <w:style w:type="character" w:styleId="aff9">
    <w:name w:val="footnote reference"/>
    <w:basedOn w:val="a0"/>
    <w:uiPriority w:val="99"/>
    <w:semiHidden/>
    <w:unhideWhenUsed/>
    <w:rsid w:val="00E63149"/>
    <w:rPr>
      <w:vertAlign w:val="superscript"/>
    </w:rPr>
  </w:style>
  <w:style w:type="character" w:customStyle="1" w:styleId="50">
    <w:name w:val="标题 5 字符"/>
    <w:basedOn w:val="a0"/>
    <w:link w:val="5"/>
    <w:rsid w:val="00314286"/>
    <w:rPr>
      <w:rFonts w:ascii="Calibri" w:eastAsia="Times New Roman" w:hAnsi="Calibri" w:cs="Times New Roman"/>
      <w:b/>
      <w:bCs/>
      <w:i/>
      <w:iCs/>
      <w:kern w:val="0"/>
      <w:sz w:val="26"/>
      <w:szCs w:val="26"/>
      <w:lang w:val="en-GB" w:eastAsia="en-US"/>
    </w:rPr>
  </w:style>
  <w:style w:type="character" w:customStyle="1" w:styleId="90">
    <w:name w:val="标题 9 字符"/>
    <w:basedOn w:val="a0"/>
    <w:link w:val="9"/>
    <w:rsid w:val="00314286"/>
    <w:rPr>
      <w:rFonts w:ascii="Verdana" w:eastAsia="Times New Roman" w:hAnsi="Verdana" w:cs="Times New Roman"/>
      <w:kern w:val="0"/>
      <w:sz w:val="24"/>
      <w:szCs w:val="24"/>
      <w:lang w:val="en-GB" w:eastAsia="en-US"/>
    </w:rPr>
  </w:style>
  <w:style w:type="character" w:styleId="affa">
    <w:name w:val="page number"/>
    <w:basedOn w:val="a0"/>
    <w:qFormat/>
    <w:rsid w:val="00314286"/>
  </w:style>
  <w:style w:type="paragraph" w:styleId="31">
    <w:name w:val="Body Text 3"/>
    <w:basedOn w:val="a"/>
    <w:link w:val="32"/>
    <w:rsid w:val="00314286"/>
    <w:pPr>
      <w:autoSpaceDE w:val="0"/>
      <w:autoSpaceDN w:val="0"/>
      <w:adjustRightInd w:val="0"/>
    </w:pPr>
    <w:rPr>
      <w:rFonts w:ascii="Courier New" w:eastAsia="Times New Roman" w:hAnsi="Courier New" w:cs="Courier New"/>
      <w:color w:val="000000"/>
      <w:sz w:val="22"/>
      <w:lang w:val="en-GB" w:eastAsia="en-US"/>
    </w:rPr>
  </w:style>
  <w:style w:type="character" w:customStyle="1" w:styleId="32">
    <w:name w:val="正文文本 3 字符"/>
    <w:basedOn w:val="a0"/>
    <w:link w:val="31"/>
    <w:rsid w:val="00314286"/>
    <w:rPr>
      <w:rFonts w:ascii="Courier New" w:eastAsia="Times New Roman" w:hAnsi="Courier New" w:cs="Courier New"/>
      <w:color w:val="000000"/>
      <w:kern w:val="0"/>
      <w:sz w:val="22"/>
      <w:szCs w:val="24"/>
      <w:lang w:val="en-GB" w:eastAsia="en-US"/>
    </w:rPr>
  </w:style>
  <w:style w:type="paragraph" w:customStyle="1" w:styleId="13">
    <w:name w:val="无间隔1"/>
    <w:rsid w:val="00314286"/>
    <w:pPr>
      <w:widowControl w:val="0"/>
      <w:jc w:val="both"/>
    </w:pPr>
    <w:rPr>
      <w:rFonts w:ascii="Calibri" w:eastAsia="宋体" w:hAnsi="Calibri" w:cs="Times New Roman"/>
    </w:rPr>
  </w:style>
  <w:style w:type="paragraph" w:styleId="TOC">
    <w:name w:val="TOC Heading"/>
    <w:basedOn w:val="1"/>
    <w:next w:val="a"/>
    <w:uiPriority w:val="39"/>
    <w:semiHidden/>
    <w:unhideWhenUsed/>
    <w:qFormat/>
    <w:rsid w:val="00314286"/>
    <w:pPr>
      <w:keepNext/>
      <w:keepLines/>
      <w:numPr>
        <w:numId w:val="0"/>
      </w:numPr>
      <w:spacing w:before="340" w:after="330" w:line="578" w:lineRule="auto"/>
      <w:outlineLvl w:val="9"/>
    </w:pPr>
    <w:rPr>
      <w:rFonts w:ascii="Times New Roman" w:eastAsia="Times New Roman" w:hAnsi="Times New Roman"/>
      <w:b/>
      <w:bCs/>
      <w:kern w:val="44"/>
      <w:sz w:val="44"/>
      <w:szCs w:val="44"/>
      <w:lang w:val="en-GB" w:eastAsia="en-US"/>
    </w:rPr>
  </w:style>
  <w:style w:type="numbering" w:customStyle="1" w:styleId="14">
    <w:name w:val="无列表1"/>
    <w:next w:val="a2"/>
    <w:uiPriority w:val="99"/>
    <w:semiHidden/>
    <w:unhideWhenUsed/>
    <w:rsid w:val="00064442"/>
  </w:style>
  <w:style w:type="table" w:customStyle="1" w:styleId="15">
    <w:name w:val="网格型1"/>
    <w:basedOn w:val="a1"/>
    <w:next w:val="af5"/>
    <w:rsid w:val="00064442"/>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
    <w:name w:val="网格型11"/>
    <w:basedOn w:val="a1"/>
    <w:next w:val="af5"/>
    <w:uiPriority w:val="39"/>
    <w:rsid w:val="0006444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
    <w:name w:val="无列表11"/>
    <w:next w:val="a2"/>
    <w:uiPriority w:val="99"/>
    <w:semiHidden/>
    <w:unhideWhenUsed/>
    <w:rsid w:val="00064442"/>
  </w:style>
  <w:style w:type="table" w:customStyle="1" w:styleId="24">
    <w:name w:val="网格型2"/>
    <w:basedOn w:val="a1"/>
    <w:next w:val="af5"/>
    <w:uiPriority w:val="39"/>
    <w:rsid w:val="0006444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6">
    <w:name w:val="题注1"/>
    <w:basedOn w:val="a"/>
    <w:next w:val="a"/>
    <w:uiPriority w:val="35"/>
    <w:unhideWhenUsed/>
    <w:qFormat/>
    <w:rsid w:val="00064442"/>
    <w:pPr>
      <w:widowControl w:val="0"/>
      <w:jc w:val="both"/>
    </w:pPr>
    <w:rPr>
      <w:rFonts w:ascii="Cambria" w:eastAsia="黑体" w:hAnsi="Cambria" w:cs="Times New Roman"/>
      <w:kern w:val="2"/>
      <w:sz w:val="20"/>
      <w:szCs w:val="20"/>
    </w:rPr>
  </w:style>
  <w:style w:type="character" w:customStyle="1" w:styleId="17">
    <w:name w:val="超链接1"/>
    <w:basedOn w:val="a0"/>
    <w:uiPriority w:val="99"/>
    <w:unhideWhenUsed/>
    <w:rsid w:val="00064442"/>
    <w:rPr>
      <w:color w:val="0000FF"/>
      <w:u w:val="single"/>
    </w:rPr>
  </w:style>
  <w:style w:type="character" w:customStyle="1" w:styleId="18">
    <w:name w:val="访问过的超链接1"/>
    <w:basedOn w:val="a0"/>
    <w:uiPriority w:val="99"/>
    <w:semiHidden/>
    <w:unhideWhenUsed/>
    <w:rsid w:val="00064442"/>
    <w:rPr>
      <w:color w:val="800080"/>
      <w:u w:val="single"/>
    </w:rPr>
  </w:style>
  <w:style w:type="table" w:customStyle="1" w:styleId="33">
    <w:name w:val="网格型3"/>
    <w:basedOn w:val="a1"/>
    <w:next w:val="af5"/>
    <w:uiPriority w:val="39"/>
    <w:rsid w:val="0006444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316555">
      <w:bodyDiv w:val="1"/>
      <w:marLeft w:val="0"/>
      <w:marRight w:val="0"/>
      <w:marTop w:val="0"/>
      <w:marBottom w:val="0"/>
      <w:divBdr>
        <w:top w:val="none" w:sz="0" w:space="0" w:color="auto"/>
        <w:left w:val="none" w:sz="0" w:space="0" w:color="auto"/>
        <w:bottom w:val="none" w:sz="0" w:space="0" w:color="auto"/>
        <w:right w:val="none" w:sz="0" w:space="0" w:color="auto"/>
      </w:divBdr>
    </w:div>
    <w:div w:id="21176648">
      <w:bodyDiv w:val="1"/>
      <w:marLeft w:val="0"/>
      <w:marRight w:val="0"/>
      <w:marTop w:val="0"/>
      <w:marBottom w:val="0"/>
      <w:divBdr>
        <w:top w:val="none" w:sz="0" w:space="0" w:color="auto"/>
        <w:left w:val="none" w:sz="0" w:space="0" w:color="auto"/>
        <w:bottom w:val="none" w:sz="0" w:space="0" w:color="auto"/>
        <w:right w:val="none" w:sz="0" w:space="0" w:color="auto"/>
      </w:divBdr>
    </w:div>
    <w:div w:id="39138197">
      <w:bodyDiv w:val="1"/>
      <w:marLeft w:val="0"/>
      <w:marRight w:val="0"/>
      <w:marTop w:val="0"/>
      <w:marBottom w:val="0"/>
      <w:divBdr>
        <w:top w:val="none" w:sz="0" w:space="0" w:color="auto"/>
        <w:left w:val="none" w:sz="0" w:space="0" w:color="auto"/>
        <w:bottom w:val="none" w:sz="0" w:space="0" w:color="auto"/>
        <w:right w:val="none" w:sz="0" w:space="0" w:color="auto"/>
      </w:divBdr>
    </w:div>
    <w:div w:id="48188850">
      <w:bodyDiv w:val="1"/>
      <w:marLeft w:val="0"/>
      <w:marRight w:val="0"/>
      <w:marTop w:val="0"/>
      <w:marBottom w:val="0"/>
      <w:divBdr>
        <w:top w:val="none" w:sz="0" w:space="0" w:color="auto"/>
        <w:left w:val="none" w:sz="0" w:space="0" w:color="auto"/>
        <w:bottom w:val="none" w:sz="0" w:space="0" w:color="auto"/>
        <w:right w:val="none" w:sz="0" w:space="0" w:color="auto"/>
      </w:divBdr>
    </w:div>
    <w:div w:id="61803572">
      <w:bodyDiv w:val="1"/>
      <w:marLeft w:val="0"/>
      <w:marRight w:val="0"/>
      <w:marTop w:val="0"/>
      <w:marBottom w:val="0"/>
      <w:divBdr>
        <w:top w:val="none" w:sz="0" w:space="0" w:color="auto"/>
        <w:left w:val="none" w:sz="0" w:space="0" w:color="auto"/>
        <w:bottom w:val="none" w:sz="0" w:space="0" w:color="auto"/>
        <w:right w:val="none" w:sz="0" w:space="0" w:color="auto"/>
      </w:divBdr>
    </w:div>
    <w:div w:id="69934472">
      <w:bodyDiv w:val="1"/>
      <w:marLeft w:val="0"/>
      <w:marRight w:val="0"/>
      <w:marTop w:val="0"/>
      <w:marBottom w:val="0"/>
      <w:divBdr>
        <w:top w:val="none" w:sz="0" w:space="0" w:color="auto"/>
        <w:left w:val="none" w:sz="0" w:space="0" w:color="auto"/>
        <w:bottom w:val="none" w:sz="0" w:space="0" w:color="auto"/>
        <w:right w:val="none" w:sz="0" w:space="0" w:color="auto"/>
      </w:divBdr>
    </w:div>
    <w:div w:id="82842448">
      <w:bodyDiv w:val="1"/>
      <w:marLeft w:val="0"/>
      <w:marRight w:val="0"/>
      <w:marTop w:val="0"/>
      <w:marBottom w:val="0"/>
      <w:divBdr>
        <w:top w:val="none" w:sz="0" w:space="0" w:color="auto"/>
        <w:left w:val="none" w:sz="0" w:space="0" w:color="auto"/>
        <w:bottom w:val="none" w:sz="0" w:space="0" w:color="auto"/>
        <w:right w:val="none" w:sz="0" w:space="0" w:color="auto"/>
      </w:divBdr>
    </w:div>
    <w:div w:id="92358732">
      <w:bodyDiv w:val="1"/>
      <w:marLeft w:val="0"/>
      <w:marRight w:val="0"/>
      <w:marTop w:val="0"/>
      <w:marBottom w:val="0"/>
      <w:divBdr>
        <w:top w:val="none" w:sz="0" w:space="0" w:color="auto"/>
        <w:left w:val="none" w:sz="0" w:space="0" w:color="auto"/>
        <w:bottom w:val="none" w:sz="0" w:space="0" w:color="auto"/>
        <w:right w:val="none" w:sz="0" w:space="0" w:color="auto"/>
      </w:divBdr>
    </w:div>
    <w:div w:id="93139903">
      <w:bodyDiv w:val="1"/>
      <w:marLeft w:val="0"/>
      <w:marRight w:val="0"/>
      <w:marTop w:val="0"/>
      <w:marBottom w:val="0"/>
      <w:divBdr>
        <w:top w:val="none" w:sz="0" w:space="0" w:color="auto"/>
        <w:left w:val="none" w:sz="0" w:space="0" w:color="auto"/>
        <w:bottom w:val="none" w:sz="0" w:space="0" w:color="auto"/>
        <w:right w:val="none" w:sz="0" w:space="0" w:color="auto"/>
      </w:divBdr>
    </w:div>
    <w:div w:id="101733224">
      <w:marLeft w:val="0"/>
      <w:marRight w:val="0"/>
      <w:marTop w:val="0"/>
      <w:marBottom w:val="0"/>
      <w:divBdr>
        <w:top w:val="none" w:sz="0" w:space="0" w:color="auto"/>
        <w:left w:val="none" w:sz="0" w:space="0" w:color="auto"/>
        <w:bottom w:val="none" w:sz="0" w:space="0" w:color="auto"/>
        <w:right w:val="none" w:sz="0" w:space="0" w:color="auto"/>
      </w:divBdr>
    </w:div>
    <w:div w:id="107429302">
      <w:bodyDiv w:val="1"/>
      <w:marLeft w:val="0"/>
      <w:marRight w:val="0"/>
      <w:marTop w:val="0"/>
      <w:marBottom w:val="0"/>
      <w:divBdr>
        <w:top w:val="none" w:sz="0" w:space="0" w:color="auto"/>
        <w:left w:val="none" w:sz="0" w:space="0" w:color="auto"/>
        <w:bottom w:val="none" w:sz="0" w:space="0" w:color="auto"/>
        <w:right w:val="none" w:sz="0" w:space="0" w:color="auto"/>
      </w:divBdr>
    </w:div>
    <w:div w:id="109279378">
      <w:marLeft w:val="0"/>
      <w:marRight w:val="0"/>
      <w:marTop w:val="0"/>
      <w:marBottom w:val="0"/>
      <w:divBdr>
        <w:top w:val="none" w:sz="0" w:space="0" w:color="auto"/>
        <w:left w:val="none" w:sz="0" w:space="0" w:color="auto"/>
        <w:bottom w:val="none" w:sz="0" w:space="0" w:color="auto"/>
        <w:right w:val="none" w:sz="0" w:space="0" w:color="auto"/>
      </w:divBdr>
    </w:div>
    <w:div w:id="114639273">
      <w:marLeft w:val="0"/>
      <w:marRight w:val="0"/>
      <w:marTop w:val="0"/>
      <w:marBottom w:val="0"/>
      <w:divBdr>
        <w:top w:val="none" w:sz="0" w:space="0" w:color="auto"/>
        <w:left w:val="none" w:sz="0" w:space="0" w:color="auto"/>
        <w:bottom w:val="none" w:sz="0" w:space="0" w:color="auto"/>
        <w:right w:val="none" w:sz="0" w:space="0" w:color="auto"/>
      </w:divBdr>
    </w:div>
    <w:div w:id="126438164">
      <w:bodyDiv w:val="1"/>
      <w:marLeft w:val="0"/>
      <w:marRight w:val="0"/>
      <w:marTop w:val="0"/>
      <w:marBottom w:val="0"/>
      <w:divBdr>
        <w:top w:val="none" w:sz="0" w:space="0" w:color="auto"/>
        <w:left w:val="none" w:sz="0" w:space="0" w:color="auto"/>
        <w:bottom w:val="none" w:sz="0" w:space="0" w:color="auto"/>
        <w:right w:val="none" w:sz="0" w:space="0" w:color="auto"/>
      </w:divBdr>
    </w:div>
    <w:div w:id="129173907">
      <w:bodyDiv w:val="1"/>
      <w:marLeft w:val="0"/>
      <w:marRight w:val="0"/>
      <w:marTop w:val="0"/>
      <w:marBottom w:val="0"/>
      <w:divBdr>
        <w:top w:val="none" w:sz="0" w:space="0" w:color="auto"/>
        <w:left w:val="none" w:sz="0" w:space="0" w:color="auto"/>
        <w:bottom w:val="none" w:sz="0" w:space="0" w:color="auto"/>
        <w:right w:val="none" w:sz="0" w:space="0" w:color="auto"/>
      </w:divBdr>
    </w:div>
    <w:div w:id="138620326">
      <w:bodyDiv w:val="1"/>
      <w:marLeft w:val="0"/>
      <w:marRight w:val="0"/>
      <w:marTop w:val="0"/>
      <w:marBottom w:val="0"/>
      <w:divBdr>
        <w:top w:val="none" w:sz="0" w:space="0" w:color="auto"/>
        <w:left w:val="none" w:sz="0" w:space="0" w:color="auto"/>
        <w:bottom w:val="none" w:sz="0" w:space="0" w:color="auto"/>
        <w:right w:val="none" w:sz="0" w:space="0" w:color="auto"/>
      </w:divBdr>
    </w:div>
    <w:div w:id="142620486">
      <w:marLeft w:val="0"/>
      <w:marRight w:val="0"/>
      <w:marTop w:val="0"/>
      <w:marBottom w:val="0"/>
      <w:divBdr>
        <w:top w:val="none" w:sz="0" w:space="0" w:color="auto"/>
        <w:left w:val="none" w:sz="0" w:space="0" w:color="auto"/>
        <w:bottom w:val="none" w:sz="0" w:space="0" w:color="auto"/>
        <w:right w:val="none" w:sz="0" w:space="0" w:color="auto"/>
      </w:divBdr>
    </w:div>
    <w:div w:id="162939263">
      <w:bodyDiv w:val="1"/>
      <w:marLeft w:val="0"/>
      <w:marRight w:val="0"/>
      <w:marTop w:val="0"/>
      <w:marBottom w:val="0"/>
      <w:divBdr>
        <w:top w:val="none" w:sz="0" w:space="0" w:color="auto"/>
        <w:left w:val="none" w:sz="0" w:space="0" w:color="auto"/>
        <w:bottom w:val="none" w:sz="0" w:space="0" w:color="auto"/>
        <w:right w:val="none" w:sz="0" w:space="0" w:color="auto"/>
      </w:divBdr>
    </w:div>
    <w:div w:id="164904640">
      <w:bodyDiv w:val="1"/>
      <w:marLeft w:val="0"/>
      <w:marRight w:val="0"/>
      <w:marTop w:val="0"/>
      <w:marBottom w:val="0"/>
      <w:divBdr>
        <w:top w:val="none" w:sz="0" w:space="0" w:color="auto"/>
        <w:left w:val="none" w:sz="0" w:space="0" w:color="auto"/>
        <w:bottom w:val="none" w:sz="0" w:space="0" w:color="auto"/>
        <w:right w:val="none" w:sz="0" w:space="0" w:color="auto"/>
      </w:divBdr>
    </w:div>
    <w:div w:id="255410031">
      <w:bodyDiv w:val="1"/>
      <w:marLeft w:val="0"/>
      <w:marRight w:val="0"/>
      <w:marTop w:val="0"/>
      <w:marBottom w:val="0"/>
      <w:divBdr>
        <w:top w:val="none" w:sz="0" w:space="0" w:color="auto"/>
        <w:left w:val="none" w:sz="0" w:space="0" w:color="auto"/>
        <w:bottom w:val="none" w:sz="0" w:space="0" w:color="auto"/>
        <w:right w:val="none" w:sz="0" w:space="0" w:color="auto"/>
      </w:divBdr>
    </w:div>
    <w:div w:id="284118538">
      <w:bodyDiv w:val="1"/>
      <w:marLeft w:val="0"/>
      <w:marRight w:val="0"/>
      <w:marTop w:val="0"/>
      <w:marBottom w:val="0"/>
      <w:divBdr>
        <w:top w:val="none" w:sz="0" w:space="0" w:color="auto"/>
        <w:left w:val="none" w:sz="0" w:space="0" w:color="auto"/>
        <w:bottom w:val="none" w:sz="0" w:space="0" w:color="auto"/>
        <w:right w:val="none" w:sz="0" w:space="0" w:color="auto"/>
      </w:divBdr>
    </w:div>
    <w:div w:id="290746421">
      <w:bodyDiv w:val="1"/>
      <w:marLeft w:val="0"/>
      <w:marRight w:val="0"/>
      <w:marTop w:val="0"/>
      <w:marBottom w:val="0"/>
      <w:divBdr>
        <w:top w:val="none" w:sz="0" w:space="0" w:color="auto"/>
        <w:left w:val="none" w:sz="0" w:space="0" w:color="auto"/>
        <w:bottom w:val="none" w:sz="0" w:space="0" w:color="auto"/>
        <w:right w:val="none" w:sz="0" w:space="0" w:color="auto"/>
      </w:divBdr>
    </w:div>
    <w:div w:id="307711038">
      <w:bodyDiv w:val="1"/>
      <w:marLeft w:val="0"/>
      <w:marRight w:val="0"/>
      <w:marTop w:val="0"/>
      <w:marBottom w:val="0"/>
      <w:divBdr>
        <w:top w:val="none" w:sz="0" w:space="0" w:color="auto"/>
        <w:left w:val="none" w:sz="0" w:space="0" w:color="auto"/>
        <w:bottom w:val="none" w:sz="0" w:space="0" w:color="auto"/>
        <w:right w:val="none" w:sz="0" w:space="0" w:color="auto"/>
      </w:divBdr>
    </w:div>
    <w:div w:id="325981912">
      <w:marLeft w:val="0"/>
      <w:marRight w:val="0"/>
      <w:marTop w:val="0"/>
      <w:marBottom w:val="0"/>
      <w:divBdr>
        <w:top w:val="none" w:sz="0" w:space="0" w:color="auto"/>
        <w:left w:val="none" w:sz="0" w:space="0" w:color="auto"/>
        <w:bottom w:val="none" w:sz="0" w:space="0" w:color="auto"/>
        <w:right w:val="none" w:sz="0" w:space="0" w:color="auto"/>
      </w:divBdr>
    </w:div>
    <w:div w:id="348680910">
      <w:marLeft w:val="0"/>
      <w:marRight w:val="0"/>
      <w:marTop w:val="0"/>
      <w:marBottom w:val="0"/>
      <w:divBdr>
        <w:top w:val="none" w:sz="0" w:space="0" w:color="auto"/>
        <w:left w:val="none" w:sz="0" w:space="0" w:color="auto"/>
        <w:bottom w:val="none" w:sz="0" w:space="0" w:color="auto"/>
        <w:right w:val="none" w:sz="0" w:space="0" w:color="auto"/>
      </w:divBdr>
    </w:div>
    <w:div w:id="350305764">
      <w:marLeft w:val="0"/>
      <w:marRight w:val="0"/>
      <w:marTop w:val="0"/>
      <w:marBottom w:val="0"/>
      <w:divBdr>
        <w:top w:val="none" w:sz="0" w:space="0" w:color="auto"/>
        <w:left w:val="none" w:sz="0" w:space="0" w:color="auto"/>
        <w:bottom w:val="none" w:sz="0" w:space="0" w:color="auto"/>
        <w:right w:val="none" w:sz="0" w:space="0" w:color="auto"/>
      </w:divBdr>
    </w:div>
    <w:div w:id="358548073">
      <w:marLeft w:val="0"/>
      <w:marRight w:val="0"/>
      <w:marTop w:val="0"/>
      <w:marBottom w:val="0"/>
      <w:divBdr>
        <w:top w:val="none" w:sz="0" w:space="0" w:color="auto"/>
        <w:left w:val="none" w:sz="0" w:space="0" w:color="auto"/>
        <w:bottom w:val="none" w:sz="0" w:space="0" w:color="auto"/>
        <w:right w:val="none" w:sz="0" w:space="0" w:color="auto"/>
      </w:divBdr>
    </w:div>
    <w:div w:id="359401044">
      <w:bodyDiv w:val="1"/>
      <w:marLeft w:val="0"/>
      <w:marRight w:val="0"/>
      <w:marTop w:val="0"/>
      <w:marBottom w:val="0"/>
      <w:divBdr>
        <w:top w:val="none" w:sz="0" w:space="0" w:color="auto"/>
        <w:left w:val="none" w:sz="0" w:space="0" w:color="auto"/>
        <w:bottom w:val="none" w:sz="0" w:space="0" w:color="auto"/>
        <w:right w:val="none" w:sz="0" w:space="0" w:color="auto"/>
      </w:divBdr>
    </w:div>
    <w:div w:id="375737546">
      <w:bodyDiv w:val="1"/>
      <w:marLeft w:val="0"/>
      <w:marRight w:val="0"/>
      <w:marTop w:val="0"/>
      <w:marBottom w:val="0"/>
      <w:divBdr>
        <w:top w:val="none" w:sz="0" w:space="0" w:color="auto"/>
        <w:left w:val="none" w:sz="0" w:space="0" w:color="auto"/>
        <w:bottom w:val="none" w:sz="0" w:space="0" w:color="auto"/>
        <w:right w:val="none" w:sz="0" w:space="0" w:color="auto"/>
      </w:divBdr>
    </w:div>
    <w:div w:id="405230472">
      <w:bodyDiv w:val="1"/>
      <w:marLeft w:val="0"/>
      <w:marRight w:val="0"/>
      <w:marTop w:val="0"/>
      <w:marBottom w:val="0"/>
      <w:divBdr>
        <w:top w:val="none" w:sz="0" w:space="0" w:color="auto"/>
        <w:left w:val="none" w:sz="0" w:space="0" w:color="auto"/>
        <w:bottom w:val="none" w:sz="0" w:space="0" w:color="auto"/>
        <w:right w:val="none" w:sz="0" w:space="0" w:color="auto"/>
      </w:divBdr>
    </w:div>
    <w:div w:id="409430929">
      <w:bodyDiv w:val="1"/>
      <w:marLeft w:val="0"/>
      <w:marRight w:val="0"/>
      <w:marTop w:val="0"/>
      <w:marBottom w:val="0"/>
      <w:divBdr>
        <w:top w:val="none" w:sz="0" w:space="0" w:color="auto"/>
        <w:left w:val="none" w:sz="0" w:space="0" w:color="auto"/>
        <w:bottom w:val="none" w:sz="0" w:space="0" w:color="auto"/>
        <w:right w:val="none" w:sz="0" w:space="0" w:color="auto"/>
      </w:divBdr>
    </w:div>
    <w:div w:id="426076933">
      <w:bodyDiv w:val="1"/>
      <w:marLeft w:val="0"/>
      <w:marRight w:val="0"/>
      <w:marTop w:val="0"/>
      <w:marBottom w:val="0"/>
      <w:divBdr>
        <w:top w:val="none" w:sz="0" w:space="0" w:color="auto"/>
        <w:left w:val="none" w:sz="0" w:space="0" w:color="auto"/>
        <w:bottom w:val="none" w:sz="0" w:space="0" w:color="auto"/>
        <w:right w:val="none" w:sz="0" w:space="0" w:color="auto"/>
      </w:divBdr>
    </w:div>
    <w:div w:id="438379494">
      <w:marLeft w:val="0"/>
      <w:marRight w:val="0"/>
      <w:marTop w:val="0"/>
      <w:marBottom w:val="0"/>
      <w:divBdr>
        <w:top w:val="none" w:sz="0" w:space="0" w:color="auto"/>
        <w:left w:val="none" w:sz="0" w:space="0" w:color="auto"/>
        <w:bottom w:val="none" w:sz="0" w:space="0" w:color="auto"/>
        <w:right w:val="none" w:sz="0" w:space="0" w:color="auto"/>
      </w:divBdr>
    </w:div>
    <w:div w:id="453207784">
      <w:marLeft w:val="0"/>
      <w:marRight w:val="0"/>
      <w:marTop w:val="0"/>
      <w:marBottom w:val="0"/>
      <w:divBdr>
        <w:top w:val="none" w:sz="0" w:space="0" w:color="auto"/>
        <w:left w:val="none" w:sz="0" w:space="0" w:color="auto"/>
        <w:bottom w:val="none" w:sz="0" w:space="0" w:color="auto"/>
        <w:right w:val="none" w:sz="0" w:space="0" w:color="auto"/>
      </w:divBdr>
    </w:div>
    <w:div w:id="456067859">
      <w:bodyDiv w:val="1"/>
      <w:marLeft w:val="0"/>
      <w:marRight w:val="0"/>
      <w:marTop w:val="0"/>
      <w:marBottom w:val="0"/>
      <w:divBdr>
        <w:top w:val="none" w:sz="0" w:space="0" w:color="auto"/>
        <w:left w:val="none" w:sz="0" w:space="0" w:color="auto"/>
        <w:bottom w:val="none" w:sz="0" w:space="0" w:color="auto"/>
        <w:right w:val="none" w:sz="0" w:space="0" w:color="auto"/>
      </w:divBdr>
    </w:div>
    <w:div w:id="456797223">
      <w:bodyDiv w:val="1"/>
      <w:marLeft w:val="0"/>
      <w:marRight w:val="0"/>
      <w:marTop w:val="0"/>
      <w:marBottom w:val="0"/>
      <w:divBdr>
        <w:top w:val="none" w:sz="0" w:space="0" w:color="auto"/>
        <w:left w:val="none" w:sz="0" w:space="0" w:color="auto"/>
        <w:bottom w:val="none" w:sz="0" w:space="0" w:color="auto"/>
        <w:right w:val="none" w:sz="0" w:space="0" w:color="auto"/>
      </w:divBdr>
    </w:div>
    <w:div w:id="457451981">
      <w:bodyDiv w:val="1"/>
      <w:marLeft w:val="0"/>
      <w:marRight w:val="0"/>
      <w:marTop w:val="0"/>
      <w:marBottom w:val="0"/>
      <w:divBdr>
        <w:top w:val="none" w:sz="0" w:space="0" w:color="auto"/>
        <w:left w:val="none" w:sz="0" w:space="0" w:color="auto"/>
        <w:bottom w:val="none" w:sz="0" w:space="0" w:color="auto"/>
        <w:right w:val="none" w:sz="0" w:space="0" w:color="auto"/>
      </w:divBdr>
    </w:div>
    <w:div w:id="483738018">
      <w:bodyDiv w:val="1"/>
      <w:marLeft w:val="0"/>
      <w:marRight w:val="0"/>
      <w:marTop w:val="0"/>
      <w:marBottom w:val="0"/>
      <w:divBdr>
        <w:top w:val="none" w:sz="0" w:space="0" w:color="auto"/>
        <w:left w:val="none" w:sz="0" w:space="0" w:color="auto"/>
        <w:bottom w:val="none" w:sz="0" w:space="0" w:color="auto"/>
        <w:right w:val="none" w:sz="0" w:space="0" w:color="auto"/>
      </w:divBdr>
    </w:div>
    <w:div w:id="497382709">
      <w:bodyDiv w:val="1"/>
      <w:marLeft w:val="0"/>
      <w:marRight w:val="0"/>
      <w:marTop w:val="0"/>
      <w:marBottom w:val="0"/>
      <w:divBdr>
        <w:top w:val="none" w:sz="0" w:space="0" w:color="auto"/>
        <w:left w:val="none" w:sz="0" w:space="0" w:color="auto"/>
        <w:bottom w:val="none" w:sz="0" w:space="0" w:color="auto"/>
        <w:right w:val="none" w:sz="0" w:space="0" w:color="auto"/>
      </w:divBdr>
    </w:div>
    <w:div w:id="534151145">
      <w:bodyDiv w:val="1"/>
      <w:marLeft w:val="0"/>
      <w:marRight w:val="0"/>
      <w:marTop w:val="0"/>
      <w:marBottom w:val="0"/>
      <w:divBdr>
        <w:top w:val="none" w:sz="0" w:space="0" w:color="auto"/>
        <w:left w:val="none" w:sz="0" w:space="0" w:color="auto"/>
        <w:bottom w:val="none" w:sz="0" w:space="0" w:color="auto"/>
        <w:right w:val="none" w:sz="0" w:space="0" w:color="auto"/>
      </w:divBdr>
    </w:div>
    <w:div w:id="547424464">
      <w:bodyDiv w:val="1"/>
      <w:marLeft w:val="0"/>
      <w:marRight w:val="0"/>
      <w:marTop w:val="0"/>
      <w:marBottom w:val="0"/>
      <w:divBdr>
        <w:top w:val="none" w:sz="0" w:space="0" w:color="auto"/>
        <w:left w:val="none" w:sz="0" w:space="0" w:color="auto"/>
        <w:bottom w:val="none" w:sz="0" w:space="0" w:color="auto"/>
        <w:right w:val="none" w:sz="0" w:space="0" w:color="auto"/>
      </w:divBdr>
    </w:div>
    <w:div w:id="557477523">
      <w:bodyDiv w:val="1"/>
      <w:marLeft w:val="0"/>
      <w:marRight w:val="0"/>
      <w:marTop w:val="0"/>
      <w:marBottom w:val="0"/>
      <w:divBdr>
        <w:top w:val="none" w:sz="0" w:space="0" w:color="auto"/>
        <w:left w:val="none" w:sz="0" w:space="0" w:color="auto"/>
        <w:bottom w:val="none" w:sz="0" w:space="0" w:color="auto"/>
        <w:right w:val="none" w:sz="0" w:space="0" w:color="auto"/>
      </w:divBdr>
    </w:div>
    <w:div w:id="563375227">
      <w:bodyDiv w:val="1"/>
      <w:marLeft w:val="0"/>
      <w:marRight w:val="0"/>
      <w:marTop w:val="0"/>
      <w:marBottom w:val="0"/>
      <w:divBdr>
        <w:top w:val="none" w:sz="0" w:space="0" w:color="auto"/>
        <w:left w:val="none" w:sz="0" w:space="0" w:color="auto"/>
        <w:bottom w:val="none" w:sz="0" w:space="0" w:color="auto"/>
        <w:right w:val="none" w:sz="0" w:space="0" w:color="auto"/>
      </w:divBdr>
    </w:div>
    <w:div w:id="626591650">
      <w:bodyDiv w:val="1"/>
      <w:marLeft w:val="0"/>
      <w:marRight w:val="0"/>
      <w:marTop w:val="0"/>
      <w:marBottom w:val="0"/>
      <w:divBdr>
        <w:top w:val="none" w:sz="0" w:space="0" w:color="auto"/>
        <w:left w:val="none" w:sz="0" w:space="0" w:color="auto"/>
        <w:bottom w:val="none" w:sz="0" w:space="0" w:color="auto"/>
        <w:right w:val="none" w:sz="0" w:space="0" w:color="auto"/>
      </w:divBdr>
    </w:div>
    <w:div w:id="689526155">
      <w:bodyDiv w:val="1"/>
      <w:marLeft w:val="0"/>
      <w:marRight w:val="0"/>
      <w:marTop w:val="0"/>
      <w:marBottom w:val="0"/>
      <w:divBdr>
        <w:top w:val="none" w:sz="0" w:space="0" w:color="auto"/>
        <w:left w:val="none" w:sz="0" w:space="0" w:color="auto"/>
        <w:bottom w:val="none" w:sz="0" w:space="0" w:color="auto"/>
        <w:right w:val="none" w:sz="0" w:space="0" w:color="auto"/>
      </w:divBdr>
    </w:div>
    <w:div w:id="706298473">
      <w:bodyDiv w:val="1"/>
      <w:marLeft w:val="0"/>
      <w:marRight w:val="0"/>
      <w:marTop w:val="0"/>
      <w:marBottom w:val="0"/>
      <w:divBdr>
        <w:top w:val="none" w:sz="0" w:space="0" w:color="auto"/>
        <w:left w:val="none" w:sz="0" w:space="0" w:color="auto"/>
        <w:bottom w:val="none" w:sz="0" w:space="0" w:color="auto"/>
        <w:right w:val="none" w:sz="0" w:space="0" w:color="auto"/>
      </w:divBdr>
    </w:div>
    <w:div w:id="707998521">
      <w:bodyDiv w:val="1"/>
      <w:marLeft w:val="0"/>
      <w:marRight w:val="0"/>
      <w:marTop w:val="0"/>
      <w:marBottom w:val="0"/>
      <w:divBdr>
        <w:top w:val="none" w:sz="0" w:space="0" w:color="auto"/>
        <w:left w:val="none" w:sz="0" w:space="0" w:color="auto"/>
        <w:bottom w:val="none" w:sz="0" w:space="0" w:color="auto"/>
        <w:right w:val="none" w:sz="0" w:space="0" w:color="auto"/>
      </w:divBdr>
      <w:divsChild>
        <w:div w:id="1593736779">
          <w:marLeft w:val="0"/>
          <w:marRight w:val="0"/>
          <w:marTop w:val="0"/>
          <w:marBottom w:val="0"/>
          <w:divBdr>
            <w:top w:val="none" w:sz="0" w:space="0" w:color="auto"/>
            <w:left w:val="none" w:sz="0" w:space="0" w:color="auto"/>
            <w:bottom w:val="none" w:sz="0" w:space="0" w:color="auto"/>
            <w:right w:val="none" w:sz="0" w:space="0" w:color="auto"/>
          </w:divBdr>
        </w:div>
      </w:divsChild>
    </w:div>
    <w:div w:id="734812978">
      <w:bodyDiv w:val="1"/>
      <w:marLeft w:val="0"/>
      <w:marRight w:val="0"/>
      <w:marTop w:val="0"/>
      <w:marBottom w:val="0"/>
      <w:divBdr>
        <w:top w:val="none" w:sz="0" w:space="0" w:color="auto"/>
        <w:left w:val="none" w:sz="0" w:space="0" w:color="auto"/>
        <w:bottom w:val="none" w:sz="0" w:space="0" w:color="auto"/>
        <w:right w:val="none" w:sz="0" w:space="0" w:color="auto"/>
      </w:divBdr>
    </w:div>
    <w:div w:id="764571177">
      <w:bodyDiv w:val="1"/>
      <w:marLeft w:val="0"/>
      <w:marRight w:val="0"/>
      <w:marTop w:val="0"/>
      <w:marBottom w:val="0"/>
      <w:divBdr>
        <w:top w:val="none" w:sz="0" w:space="0" w:color="auto"/>
        <w:left w:val="none" w:sz="0" w:space="0" w:color="auto"/>
        <w:bottom w:val="none" w:sz="0" w:space="0" w:color="auto"/>
        <w:right w:val="none" w:sz="0" w:space="0" w:color="auto"/>
      </w:divBdr>
    </w:div>
    <w:div w:id="765348429">
      <w:marLeft w:val="0"/>
      <w:marRight w:val="0"/>
      <w:marTop w:val="0"/>
      <w:marBottom w:val="0"/>
      <w:divBdr>
        <w:top w:val="none" w:sz="0" w:space="0" w:color="auto"/>
        <w:left w:val="none" w:sz="0" w:space="0" w:color="auto"/>
        <w:bottom w:val="none" w:sz="0" w:space="0" w:color="auto"/>
        <w:right w:val="none" w:sz="0" w:space="0" w:color="auto"/>
      </w:divBdr>
    </w:div>
    <w:div w:id="780227652">
      <w:bodyDiv w:val="1"/>
      <w:marLeft w:val="0"/>
      <w:marRight w:val="0"/>
      <w:marTop w:val="0"/>
      <w:marBottom w:val="0"/>
      <w:divBdr>
        <w:top w:val="none" w:sz="0" w:space="0" w:color="auto"/>
        <w:left w:val="none" w:sz="0" w:space="0" w:color="auto"/>
        <w:bottom w:val="none" w:sz="0" w:space="0" w:color="auto"/>
        <w:right w:val="none" w:sz="0" w:space="0" w:color="auto"/>
      </w:divBdr>
    </w:div>
    <w:div w:id="794718698">
      <w:bodyDiv w:val="1"/>
      <w:marLeft w:val="0"/>
      <w:marRight w:val="0"/>
      <w:marTop w:val="0"/>
      <w:marBottom w:val="0"/>
      <w:divBdr>
        <w:top w:val="none" w:sz="0" w:space="0" w:color="auto"/>
        <w:left w:val="none" w:sz="0" w:space="0" w:color="auto"/>
        <w:bottom w:val="none" w:sz="0" w:space="0" w:color="auto"/>
        <w:right w:val="none" w:sz="0" w:space="0" w:color="auto"/>
      </w:divBdr>
    </w:div>
    <w:div w:id="814950795">
      <w:bodyDiv w:val="1"/>
      <w:marLeft w:val="0"/>
      <w:marRight w:val="0"/>
      <w:marTop w:val="0"/>
      <w:marBottom w:val="0"/>
      <w:divBdr>
        <w:top w:val="none" w:sz="0" w:space="0" w:color="auto"/>
        <w:left w:val="none" w:sz="0" w:space="0" w:color="auto"/>
        <w:bottom w:val="none" w:sz="0" w:space="0" w:color="auto"/>
        <w:right w:val="none" w:sz="0" w:space="0" w:color="auto"/>
      </w:divBdr>
    </w:div>
    <w:div w:id="850532949">
      <w:bodyDiv w:val="1"/>
      <w:marLeft w:val="0"/>
      <w:marRight w:val="0"/>
      <w:marTop w:val="0"/>
      <w:marBottom w:val="0"/>
      <w:divBdr>
        <w:top w:val="none" w:sz="0" w:space="0" w:color="auto"/>
        <w:left w:val="none" w:sz="0" w:space="0" w:color="auto"/>
        <w:bottom w:val="none" w:sz="0" w:space="0" w:color="auto"/>
        <w:right w:val="none" w:sz="0" w:space="0" w:color="auto"/>
      </w:divBdr>
    </w:div>
    <w:div w:id="882710555">
      <w:bodyDiv w:val="1"/>
      <w:marLeft w:val="0"/>
      <w:marRight w:val="0"/>
      <w:marTop w:val="0"/>
      <w:marBottom w:val="0"/>
      <w:divBdr>
        <w:top w:val="none" w:sz="0" w:space="0" w:color="auto"/>
        <w:left w:val="none" w:sz="0" w:space="0" w:color="auto"/>
        <w:bottom w:val="none" w:sz="0" w:space="0" w:color="auto"/>
        <w:right w:val="none" w:sz="0" w:space="0" w:color="auto"/>
      </w:divBdr>
    </w:div>
    <w:div w:id="892621282">
      <w:bodyDiv w:val="1"/>
      <w:marLeft w:val="0"/>
      <w:marRight w:val="0"/>
      <w:marTop w:val="0"/>
      <w:marBottom w:val="0"/>
      <w:divBdr>
        <w:top w:val="none" w:sz="0" w:space="0" w:color="auto"/>
        <w:left w:val="none" w:sz="0" w:space="0" w:color="auto"/>
        <w:bottom w:val="none" w:sz="0" w:space="0" w:color="auto"/>
        <w:right w:val="none" w:sz="0" w:space="0" w:color="auto"/>
      </w:divBdr>
    </w:div>
    <w:div w:id="899679541">
      <w:marLeft w:val="0"/>
      <w:marRight w:val="0"/>
      <w:marTop w:val="0"/>
      <w:marBottom w:val="0"/>
      <w:divBdr>
        <w:top w:val="none" w:sz="0" w:space="0" w:color="auto"/>
        <w:left w:val="none" w:sz="0" w:space="0" w:color="auto"/>
        <w:bottom w:val="none" w:sz="0" w:space="0" w:color="auto"/>
        <w:right w:val="none" w:sz="0" w:space="0" w:color="auto"/>
      </w:divBdr>
    </w:div>
    <w:div w:id="925845070">
      <w:marLeft w:val="0"/>
      <w:marRight w:val="0"/>
      <w:marTop w:val="0"/>
      <w:marBottom w:val="0"/>
      <w:divBdr>
        <w:top w:val="none" w:sz="0" w:space="0" w:color="auto"/>
        <w:left w:val="none" w:sz="0" w:space="0" w:color="auto"/>
        <w:bottom w:val="none" w:sz="0" w:space="0" w:color="auto"/>
        <w:right w:val="none" w:sz="0" w:space="0" w:color="auto"/>
      </w:divBdr>
    </w:div>
    <w:div w:id="937904659">
      <w:bodyDiv w:val="1"/>
      <w:marLeft w:val="0"/>
      <w:marRight w:val="0"/>
      <w:marTop w:val="0"/>
      <w:marBottom w:val="0"/>
      <w:divBdr>
        <w:top w:val="none" w:sz="0" w:space="0" w:color="auto"/>
        <w:left w:val="none" w:sz="0" w:space="0" w:color="auto"/>
        <w:bottom w:val="none" w:sz="0" w:space="0" w:color="auto"/>
        <w:right w:val="none" w:sz="0" w:space="0" w:color="auto"/>
      </w:divBdr>
    </w:div>
    <w:div w:id="946040013">
      <w:marLeft w:val="0"/>
      <w:marRight w:val="0"/>
      <w:marTop w:val="0"/>
      <w:marBottom w:val="0"/>
      <w:divBdr>
        <w:top w:val="none" w:sz="0" w:space="0" w:color="auto"/>
        <w:left w:val="none" w:sz="0" w:space="0" w:color="auto"/>
        <w:bottom w:val="none" w:sz="0" w:space="0" w:color="auto"/>
        <w:right w:val="none" w:sz="0" w:space="0" w:color="auto"/>
      </w:divBdr>
    </w:div>
    <w:div w:id="958728283">
      <w:bodyDiv w:val="1"/>
      <w:marLeft w:val="0"/>
      <w:marRight w:val="0"/>
      <w:marTop w:val="0"/>
      <w:marBottom w:val="0"/>
      <w:divBdr>
        <w:top w:val="none" w:sz="0" w:space="0" w:color="auto"/>
        <w:left w:val="none" w:sz="0" w:space="0" w:color="auto"/>
        <w:bottom w:val="none" w:sz="0" w:space="0" w:color="auto"/>
        <w:right w:val="none" w:sz="0" w:space="0" w:color="auto"/>
      </w:divBdr>
      <w:divsChild>
        <w:div w:id="678581011">
          <w:marLeft w:val="0"/>
          <w:marRight w:val="0"/>
          <w:marTop w:val="0"/>
          <w:marBottom w:val="0"/>
          <w:divBdr>
            <w:top w:val="none" w:sz="0" w:space="0" w:color="auto"/>
            <w:left w:val="none" w:sz="0" w:space="0" w:color="auto"/>
            <w:bottom w:val="none" w:sz="0" w:space="0" w:color="auto"/>
            <w:right w:val="none" w:sz="0" w:space="0" w:color="auto"/>
          </w:divBdr>
        </w:div>
      </w:divsChild>
    </w:div>
    <w:div w:id="1031149988">
      <w:bodyDiv w:val="1"/>
      <w:marLeft w:val="0"/>
      <w:marRight w:val="0"/>
      <w:marTop w:val="0"/>
      <w:marBottom w:val="0"/>
      <w:divBdr>
        <w:top w:val="none" w:sz="0" w:space="0" w:color="auto"/>
        <w:left w:val="none" w:sz="0" w:space="0" w:color="auto"/>
        <w:bottom w:val="none" w:sz="0" w:space="0" w:color="auto"/>
        <w:right w:val="none" w:sz="0" w:space="0" w:color="auto"/>
      </w:divBdr>
    </w:div>
    <w:div w:id="1055393699">
      <w:bodyDiv w:val="1"/>
      <w:marLeft w:val="0"/>
      <w:marRight w:val="0"/>
      <w:marTop w:val="0"/>
      <w:marBottom w:val="0"/>
      <w:divBdr>
        <w:top w:val="none" w:sz="0" w:space="0" w:color="auto"/>
        <w:left w:val="none" w:sz="0" w:space="0" w:color="auto"/>
        <w:bottom w:val="none" w:sz="0" w:space="0" w:color="auto"/>
        <w:right w:val="none" w:sz="0" w:space="0" w:color="auto"/>
      </w:divBdr>
    </w:div>
    <w:div w:id="1080253954">
      <w:bodyDiv w:val="1"/>
      <w:marLeft w:val="0"/>
      <w:marRight w:val="0"/>
      <w:marTop w:val="0"/>
      <w:marBottom w:val="0"/>
      <w:divBdr>
        <w:top w:val="none" w:sz="0" w:space="0" w:color="auto"/>
        <w:left w:val="none" w:sz="0" w:space="0" w:color="auto"/>
        <w:bottom w:val="none" w:sz="0" w:space="0" w:color="auto"/>
        <w:right w:val="none" w:sz="0" w:space="0" w:color="auto"/>
      </w:divBdr>
    </w:div>
    <w:div w:id="1084566286">
      <w:bodyDiv w:val="1"/>
      <w:marLeft w:val="0"/>
      <w:marRight w:val="0"/>
      <w:marTop w:val="0"/>
      <w:marBottom w:val="0"/>
      <w:divBdr>
        <w:top w:val="none" w:sz="0" w:space="0" w:color="auto"/>
        <w:left w:val="none" w:sz="0" w:space="0" w:color="auto"/>
        <w:bottom w:val="none" w:sz="0" w:space="0" w:color="auto"/>
        <w:right w:val="none" w:sz="0" w:space="0" w:color="auto"/>
      </w:divBdr>
    </w:div>
    <w:div w:id="1084688545">
      <w:bodyDiv w:val="1"/>
      <w:marLeft w:val="0"/>
      <w:marRight w:val="0"/>
      <w:marTop w:val="0"/>
      <w:marBottom w:val="0"/>
      <w:divBdr>
        <w:top w:val="none" w:sz="0" w:space="0" w:color="auto"/>
        <w:left w:val="none" w:sz="0" w:space="0" w:color="auto"/>
        <w:bottom w:val="none" w:sz="0" w:space="0" w:color="auto"/>
        <w:right w:val="none" w:sz="0" w:space="0" w:color="auto"/>
      </w:divBdr>
    </w:div>
    <w:div w:id="1093434338">
      <w:bodyDiv w:val="1"/>
      <w:marLeft w:val="0"/>
      <w:marRight w:val="0"/>
      <w:marTop w:val="0"/>
      <w:marBottom w:val="0"/>
      <w:divBdr>
        <w:top w:val="none" w:sz="0" w:space="0" w:color="auto"/>
        <w:left w:val="none" w:sz="0" w:space="0" w:color="auto"/>
        <w:bottom w:val="none" w:sz="0" w:space="0" w:color="auto"/>
        <w:right w:val="none" w:sz="0" w:space="0" w:color="auto"/>
      </w:divBdr>
    </w:div>
    <w:div w:id="1140539235">
      <w:bodyDiv w:val="1"/>
      <w:marLeft w:val="0"/>
      <w:marRight w:val="0"/>
      <w:marTop w:val="0"/>
      <w:marBottom w:val="0"/>
      <w:divBdr>
        <w:top w:val="none" w:sz="0" w:space="0" w:color="auto"/>
        <w:left w:val="none" w:sz="0" w:space="0" w:color="auto"/>
        <w:bottom w:val="none" w:sz="0" w:space="0" w:color="auto"/>
        <w:right w:val="none" w:sz="0" w:space="0" w:color="auto"/>
      </w:divBdr>
    </w:div>
    <w:div w:id="1154759085">
      <w:marLeft w:val="0"/>
      <w:marRight w:val="0"/>
      <w:marTop w:val="0"/>
      <w:marBottom w:val="0"/>
      <w:divBdr>
        <w:top w:val="none" w:sz="0" w:space="0" w:color="auto"/>
        <w:left w:val="none" w:sz="0" w:space="0" w:color="auto"/>
        <w:bottom w:val="none" w:sz="0" w:space="0" w:color="auto"/>
        <w:right w:val="none" w:sz="0" w:space="0" w:color="auto"/>
      </w:divBdr>
    </w:div>
    <w:div w:id="1169710988">
      <w:bodyDiv w:val="1"/>
      <w:marLeft w:val="0"/>
      <w:marRight w:val="0"/>
      <w:marTop w:val="0"/>
      <w:marBottom w:val="0"/>
      <w:divBdr>
        <w:top w:val="none" w:sz="0" w:space="0" w:color="auto"/>
        <w:left w:val="none" w:sz="0" w:space="0" w:color="auto"/>
        <w:bottom w:val="none" w:sz="0" w:space="0" w:color="auto"/>
        <w:right w:val="none" w:sz="0" w:space="0" w:color="auto"/>
      </w:divBdr>
    </w:div>
    <w:div w:id="1169833463">
      <w:marLeft w:val="0"/>
      <w:marRight w:val="0"/>
      <w:marTop w:val="0"/>
      <w:marBottom w:val="0"/>
      <w:divBdr>
        <w:top w:val="none" w:sz="0" w:space="0" w:color="auto"/>
        <w:left w:val="none" w:sz="0" w:space="0" w:color="auto"/>
        <w:bottom w:val="none" w:sz="0" w:space="0" w:color="auto"/>
        <w:right w:val="none" w:sz="0" w:space="0" w:color="auto"/>
      </w:divBdr>
    </w:div>
    <w:div w:id="1181162630">
      <w:bodyDiv w:val="1"/>
      <w:marLeft w:val="0"/>
      <w:marRight w:val="0"/>
      <w:marTop w:val="0"/>
      <w:marBottom w:val="0"/>
      <w:divBdr>
        <w:top w:val="none" w:sz="0" w:space="0" w:color="auto"/>
        <w:left w:val="none" w:sz="0" w:space="0" w:color="auto"/>
        <w:bottom w:val="none" w:sz="0" w:space="0" w:color="auto"/>
        <w:right w:val="none" w:sz="0" w:space="0" w:color="auto"/>
      </w:divBdr>
    </w:div>
    <w:div w:id="1182233699">
      <w:bodyDiv w:val="1"/>
      <w:marLeft w:val="0"/>
      <w:marRight w:val="0"/>
      <w:marTop w:val="0"/>
      <w:marBottom w:val="0"/>
      <w:divBdr>
        <w:top w:val="none" w:sz="0" w:space="0" w:color="auto"/>
        <w:left w:val="none" w:sz="0" w:space="0" w:color="auto"/>
        <w:bottom w:val="none" w:sz="0" w:space="0" w:color="auto"/>
        <w:right w:val="none" w:sz="0" w:space="0" w:color="auto"/>
      </w:divBdr>
    </w:div>
    <w:div w:id="1209610061">
      <w:marLeft w:val="0"/>
      <w:marRight w:val="0"/>
      <w:marTop w:val="0"/>
      <w:marBottom w:val="0"/>
      <w:divBdr>
        <w:top w:val="none" w:sz="0" w:space="0" w:color="auto"/>
        <w:left w:val="none" w:sz="0" w:space="0" w:color="auto"/>
        <w:bottom w:val="none" w:sz="0" w:space="0" w:color="auto"/>
        <w:right w:val="none" w:sz="0" w:space="0" w:color="auto"/>
      </w:divBdr>
    </w:div>
    <w:div w:id="1243222931">
      <w:marLeft w:val="0"/>
      <w:marRight w:val="0"/>
      <w:marTop w:val="0"/>
      <w:marBottom w:val="0"/>
      <w:divBdr>
        <w:top w:val="none" w:sz="0" w:space="0" w:color="auto"/>
        <w:left w:val="none" w:sz="0" w:space="0" w:color="auto"/>
        <w:bottom w:val="none" w:sz="0" w:space="0" w:color="auto"/>
        <w:right w:val="none" w:sz="0" w:space="0" w:color="auto"/>
      </w:divBdr>
    </w:div>
    <w:div w:id="1247375525">
      <w:marLeft w:val="0"/>
      <w:marRight w:val="0"/>
      <w:marTop w:val="0"/>
      <w:marBottom w:val="0"/>
      <w:divBdr>
        <w:top w:val="none" w:sz="0" w:space="0" w:color="auto"/>
        <w:left w:val="none" w:sz="0" w:space="0" w:color="auto"/>
        <w:bottom w:val="none" w:sz="0" w:space="0" w:color="auto"/>
        <w:right w:val="none" w:sz="0" w:space="0" w:color="auto"/>
      </w:divBdr>
    </w:div>
    <w:div w:id="1261638958">
      <w:bodyDiv w:val="1"/>
      <w:marLeft w:val="0"/>
      <w:marRight w:val="0"/>
      <w:marTop w:val="0"/>
      <w:marBottom w:val="0"/>
      <w:divBdr>
        <w:top w:val="none" w:sz="0" w:space="0" w:color="auto"/>
        <w:left w:val="none" w:sz="0" w:space="0" w:color="auto"/>
        <w:bottom w:val="none" w:sz="0" w:space="0" w:color="auto"/>
        <w:right w:val="none" w:sz="0" w:space="0" w:color="auto"/>
      </w:divBdr>
    </w:div>
    <w:div w:id="1263487493">
      <w:bodyDiv w:val="1"/>
      <w:marLeft w:val="0"/>
      <w:marRight w:val="0"/>
      <w:marTop w:val="0"/>
      <w:marBottom w:val="0"/>
      <w:divBdr>
        <w:top w:val="none" w:sz="0" w:space="0" w:color="auto"/>
        <w:left w:val="none" w:sz="0" w:space="0" w:color="auto"/>
        <w:bottom w:val="none" w:sz="0" w:space="0" w:color="auto"/>
        <w:right w:val="none" w:sz="0" w:space="0" w:color="auto"/>
      </w:divBdr>
    </w:div>
    <w:div w:id="1308164768">
      <w:bodyDiv w:val="1"/>
      <w:marLeft w:val="0"/>
      <w:marRight w:val="0"/>
      <w:marTop w:val="0"/>
      <w:marBottom w:val="0"/>
      <w:divBdr>
        <w:top w:val="none" w:sz="0" w:space="0" w:color="auto"/>
        <w:left w:val="none" w:sz="0" w:space="0" w:color="auto"/>
        <w:bottom w:val="none" w:sz="0" w:space="0" w:color="auto"/>
        <w:right w:val="none" w:sz="0" w:space="0" w:color="auto"/>
      </w:divBdr>
    </w:div>
    <w:div w:id="1317077104">
      <w:marLeft w:val="0"/>
      <w:marRight w:val="0"/>
      <w:marTop w:val="0"/>
      <w:marBottom w:val="0"/>
      <w:divBdr>
        <w:top w:val="none" w:sz="0" w:space="0" w:color="auto"/>
        <w:left w:val="none" w:sz="0" w:space="0" w:color="auto"/>
        <w:bottom w:val="none" w:sz="0" w:space="0" w:color="auto"/>
        <w:right w:val="none" w:sz="0" w:space="0" w:color="auto"/>
      </w:divBdr>
    </w:div>
    <w:div w:id="1320889741">
      <w:marLeft w:val="0"/>
      <w:marRight w:val="0"/>
      <w:marTop w:val="0"/>
      <w:marBottom w:val="0"/>
      <w:divBdr>
        <w:top w:val="none" w:sz="0" w:space="0" w:color="auto"/>
        <w:left w:val="none" w:sz="0" w:space="0" w:color="auto"/>
        <w:bottom w:val="none" w:sz="0" w:space="0" w:color="auto"/>
        <w:right w:val="none" w:sz="0" w:space="0" w:color="auto"/>
      </w:divBdr>
    </w:div>
    <w:div w:id="1362899733">
      <w:bodyDiv w:val="1"/>
      <w:marLeft w:val="0"/>
      <w:marRight w:val="0"/>
      <w:marTop w:val="0"/>
      <w:marBottom w:val="0"/>
      <w:divBdr>
        <w:top w:val="none" w:sz="0" w:space="0" w:color="auto"/>
        <w:left w:val="none" w:sz="0" w:space="0" w:color="auto"/>
        <w:bottom w:val="none" w:sz="0" w:space="0" w:color="auto"/>
        <w:right w:val="none" w:sz="0" w:space="0" w:color="auto"/>
      </w:divBdr>
    </w:div>
    <w:div w:id="1365983499">
      <w:marLeft w:val="0"/>
      <w:marRight w:val="0"/>
      <w:marTop w:val="0"/>
      <w:marBottom w:val="0"/>
      <w:divBdr>
        <w:top w:val="none" w:sz="0" w:space="0" w:color="auto"/>
        <w:left w:val="none" w:sz="0" w:space="0" w:color="auto"/>
        <w:bottom w:val="none" w:sz="0" w:space="0" w:color="auto"/>
        <w:right w:val="none" w:sz="0" w:space="0" w:color="auto"/>
      </w:divBdr>
    </w:div>
    <w:div w:id="1388065586">
      <w:bodyDiv w:val="1"/>
      <w:marLeft w:val="0"/>
      <w:marRight w:val="0"/>
      <w:marTop w:val="0"/>
      <w:marBottom w:val="0"/>
      <w:divBdr>
        <w:top w:val="none" w:sz="0" w:space="0" w:color="auto"/>
        <w:left w:val="none" w:sz="0" w:space="0" w:color="auto"/>
        <w:bottom w:val="none" w:sz="0" w:space="0" w:color="auto"/>
        <w:right w:val="none" w:sz="0" w:space="0" w:color="auto"/>
      </w:divBdr>
    </w:div>
    <w:div w:id="1428816566">
      <w:bodyDiv w:val="1"/>
      <w:marLeft w:val="0"/>
      <w:marRight w:val="0"/>
      <w:marTop w:val="0"/>
      <w:marBottom w:val="0"/>
      <w:divBdr>
        <w:top w:val="none" w:sz="0" w:space="0" w:color="auto"/>
        <w:left w:val="none" w:sz="0" w:space="0" w:color="auto"/>
        <w:bottom w:val="none" w:sz="0" w:space="0" w:color="auto"/>
        <w:right w:val="none" w:sz="0" w:space="0" w:color="auto"/>
      </w:divBdr>
    </w:div>
    <w:div w:id="1459759484">
      <w:bodyDiv w:val="1"/>
      <w:marLeft w:val="0"/>
      <w:marRight w:val="0"/>
      <w:marTop w:val="0"/>
      <w:marBottom w:val="0"/>
      <w:divBdr>
        <w:top w:val="none" w:sz="0" w:space="0" w:color="auto"/>
        <w:left w:val="none" w:sz="0" w:space="0" w:color="auto"/>
        <w:bottom w:val="none" w:sz="0" w:space="0" w:color="auto"/>
        <w:right w:val="none" w:sz="0" w:space="0" w:color="auto"/>
      </w:divBdr>
    </w:div>
    <w:div w:id="1477333633">
      <w:bodyDiv w:val="1"/>
      <w:marLeft w:val="0"/>
      <w:marRight w:val="0"/>
      <w:marTop w:val="0"/>
      <w:marBottom w:val="0"/>
      <w:divBdr>
        <w:top w:val="none" w:sz="0" w:space="0" w:color="auto"/>
        <w:left w:val="none" w:sz="0" w:space="0" w:color="auto"/>
        <w:bottom w:val="none" w:sz="0" w:space="0" w:color="auto"/>
        <w:right w:val="none" w:sz="0" w:space="0" w:color="auto"/>
      </w:divBdr>
    </w:div>
    <w:div w:id="1494030313">
      <w:bodyDiv w:val="1"/>
      <w:marLeft w:val="0"/>
      <w:marRight w:val="0"/>
      <w:marTop w:val="0"/>
      <w:marBottom w:val="0"/>
      <w:divBdr>
        <w:top w:val="none" w:sz="0" w:space="0" w:color="auto"/>
        <w:left w:val="none" w:sz="0" w:space="0" w:color="auto"/>
        <w:bottom w:val="none" w:sz="0" w:space="0" w:color="auto"/>
        <w:right w:val="none" w:sz="0" w:space="0" w:color="auto"/>
      </w:divBdr>
    </w:div>
    <w:div w:id="1500074498">
      <w:bodyDiv w:val="1"/>
      <w:marLeft w:val="0"/>
      <w:marRight w:val="0"/>
      <w:marTop w:val="0"/>
      <w:marBottom w:val="0"/>
      <w:divBdr>
        <w:top w:val="none" w:sz="0" w:space="0" w:color="auto"/>
        <w:left w:val="none" w:sz="0" w:space="0" w:color="auto"/>
        <w:bottom w:val="none" w:sz="0" w:space="0" w:color="auto"/>
        <w:right w:val="none" w:sz="0" w:space="0" w:color="auto"/>
      </w:divBdr>
    </w:div>
    <w:div w:id="1500075103">
      <w:bodyDiv w:val="1"/>
      <w:marLeft w:val="0"/>
      <w:marRight w:val="0"/>
      <w:marTop w:val="0"/>
      <w:marBottom w:val="0"/>
      <w:divBdr>
        <w:top w:val="none" w:sz="0" w:space="0" w:color="auto"/>
        <w:left w:val="none" w:sz="0" w:space="0" w:color="auto"/>
        <w:bottom w:val="none" w:sz="0" w:space="0" w:color="auto"/>
        <w:right w:val="none" w:sz="0" w:space="0" w:color="auto"/>
      </w:divBdr>
      <w:divsChild>
        <w:div w:id="1417552027">
          <w:marLeft w:val="0"/>
          <w:marRight w:val="0"/>
          <w:marTop w:val="0"/>
          <w:marBottom w:val="0"/>
          <w:divBdr>
            <w:top w:val="none" w:sz="0" w:space="0" w:color="auto"/>
            <w:left w:val="none" w:sz="0" w:space="0" w:color="auto"/>
            <w:bottom w:val="none" w:sz="0" w:space="0" w:color="auto"/>
            <w:right w:val="none" w:sz="0" w:space="0" w:color="auto"/>
          </w:divBdr>
        </w:div>
      </w:divsChild>
    </w:div>
    <w:div w:id="1502818479">
      <w:bodyDiv w:val="1"/>
      <w:marLeft w:val="0"/>
      <w:marRight w:val="0"/>
      <w:marTop w:val="0"/>
      <w:marBottom w:val="0"/>
      <w:divBdr>
        <w:top w:val="none" w:sz="0" w:space="0" w:color="auto"/>
        <w:left w:val="none" w:sz="0" w:space="0" w:color="auto"/>
        <w:bottom w:val="none" w:sz="0" w:space="0" w:color="auto"/>
        <w:right w:val="none" w:sz="0" w:space="0" w:color="auto"/>
      </w:divBdr>
    </w:div>
    <w:div w:id="1506361377">
      <w:bodyDiv w:val="1"/>
      <w:marLeft w:val="0"/>
      <w:marRight w:val="0"/>
      <w:marTop w:val="0"/>
      <w:marBottom w:val="0"/>
      <w:divBdr>
        <w:top w:val="none" w:sz="0" w:space="0" w:color="auto"/>
        <w:left w:val="none" w:sz="0" w:space="0" w:color="auto"/>
        <w:bottom w:val="none" w:sz="0" w:space="0" w:color="auto"/>
        <w:right w:val="none" w:sz="0" w:space="0" w:color="auto"/>
      </w:divBdr>
    </w:div>
    <w:div w:id="1530070704">
      <w:bodyDiv w:val="1"/>
      <w:marLeft w:val="0"/>
      <w:marRight w:val="0"/>
      <w:marTop w:val="0"/>
      <w:marBottom w:val="0"/>
      <w:divBdr>
        <w:top w:val="none" w:sz="0" w:space="0" w:color="auto"/>
        <w:left w:val="none" w:sz="0" w:space="0" w:color="auto"/>
        <w:bottom w:val="none" w:sz="0" w:space="0" w:color="auto"/>
        <w:right w:val="none" w:sz="0" w:space="0" w:color="auto"/>
      </w:divBdr>
    </w:div>
    <w:div w:id="1530217676">
      <w:bodyDiv w:val="1"/>
      <w:marLeft w:val="0"/>
      <w:marRight w:val="0"/>
      <w:marTop w:val="0"/>
      <w:marBottom w:val="0"/>
      <w:divBdr>
        <w:top w:val="none" w:sz="0" w:space="0" w:color="auto"/>
        <w:left w:val="none" w:sz="0" w:space="0" w:color="auto"/>
        <w:bottom w:val="none" w:sz="0" w:space="0" w:color="auto"/>
        <w:right w:val="none" w:sz="0" w:space="0" w:color="auto"/>
      </w:divBdr>
    </w:div>
    <w:div w:id="1530297917">
      <w:marLeft w:val="0"/>
      <w:marRight w:val="0"/>
      <w:marTop w:val="0"/>
      <w:marBottom w:val="0"/>
      <w:divBdr>
        <w:top w:val="none" w:sz="0" w:space="0" w:color="auto"/>
        <w:left w:val="none" w:sz="0" w:space="0" w:color="auto"/>
        <w:bottom w:val="none" w:sz="0" w:space="0" w:color="auto"/>
        <w:right w:val="none" w:sz="0" w:space="0" w:color="auto"/>
      </w:divBdr>
    </w:div>
    <w:div w:id="1544711107">
      <w:bodyDiv w:val="1"/>
      <w:marLeft w:val="0"/>
      <w:marRight w:val="0"/>
      <w:marTop w:val="0"/>
      <w:marBottom w:val="0"/>
      <w:divBdr>
        <w:top w:val="none" w:sz="0" w:space="0" w:color="auto"/>
        <w:left w:val="none" w:sz="0" w:space="0" w:color="auto"/>
        <w:bottom w:val="none" w:sz="0" w:space="0" w:color="auto"/>
        <w:right w:val="none" w:sz="0" w:space="0" w:color="auto"/>
      </w:divBdr>
    </w:div>
    <w:div w:id="1549535927">
      <w:bodyDiv w:val="1"/>
      <w:marLeft w:val="0"/>
      <w:marRight w:val="0"/>
      <w:marTop w:val="0"/>
      <w:marBottom w:val="0"/>
      <w:divBdr>
        <w:top w:val="none" w:sz="0" w:space="0" w:color="auto"/>
        <w:left w:val="none" w:sz="0" w:space="0" w:color="auto"/>
        <w:bottom w:val="none" w:sz="0" w:space="0" w:color="auto"/>
        <w:right w:val="none" w:sz="0" w:space="0" w:color="auto"/>
      </w:divBdr>
      <w:divsChild>
        <w:div w:id="620259398">
          <w:marLeft w:val="0"/>
          <w:marRight w:val="0"/>
          <w:marTop w:val="0"/>
          <w:marBottom w:val="0"/>
          <w:divBdr>
            <w:top w:val="none" w:sz="0" w:space="0" w:color="auto"/>
            <w:left w:val="none" w:sz="0" w:space="0" w:color="auto"/>
            <w:bottom w:val="none" w:sz="0" w:space="0" w:color="auto"/>
            <w:right w:val="none" w:sz="0" w:space="0" w:color="auto"/>
          </w:divBdr>
        </w:div>
      </w:divsChild>
    </w:div>
    <w:div w:id="1564639067">
      <w:marLeft w:val="0"/>
      <w:marRight w:val="0"/>
      <w:marTop w:val="0"/>
      <w:marBottom w:val="0"/>
      <w:divBdr>
        <w:top w:val="none" w:sz="0" w:space="0" w:color="auto"/>
        <w:left w:val="none" w:sz="0" w:space="0" w:color="auto"/>
        <w:bottom w:val="none" w:sz="0" w:space="0" w:color="auto"/>
        <w:right w:val="none" w:sz="0" w:space="0" w:color="auto"/>
      </w:divBdr>
    </w:div>
    <w:div w:id="1595361005">
      <w:bodyDiv w:val="1"/>
      <w:marLeft w:val="0"/>
      <w:marRight w:val="0"/>
      <w:marTop w:val="0"/>
      <w:marBottom w:val="0"/>
      <w:divBdr>
        <w:top w:val="none" w:sz="0" w:space="0" w:color="auto"/>
        <w:left w:val="none" w:sz="0" w:space="0" w:color="auto"/>
        <w:bottom w:val="none" w:sz="0" w:space="0" w:color="auto"/>
        <w:right w:val="none" w:sz="0" w:space="0" w:color="auto"/>
      </w:divBdr>
    </w:div>
    <w:div w:id="1609001714">
      <w:bodyDiv w:val="1"/>
      <w:marLeft w:val="0"/>
      <w:marRight w:val="0"/>
      <w:marTop w:val="0"/>
      <w:marBottom w:val="0"/>
      <w:divBdr>
        <w:top w:val="none" w:sz="0" w:space="0" w:color="auto"/>
        <w:left w:val="none" w:sz="0" w:space="0" w:color="auto"/>
        <w:bottom w:val="none" w:sz="0" w:space="0" w:color="auto"/>
        <w:right w:val="none" w:sz="0" w:space="0" w:color="auto"/>
      </w:divBdr>
    </w:div>
    <w:div w:id="1623614726">
      <w:bodyDiv w:val="1"/>
      <w:marLeft w:val="0"/>
      <w:marRight w:val="0"/>
      <w:marTop w:val="0"/>
      <w:marBottom w:val="0"/>
      <w:divBdr>
        <w:top w:val="none" w:sz="0" w:space="0" w:color="auto"/>
        <w:left w:val="none" w:sz="0" w:space="0" w:color="auto"/>
        <w:bottom w:val="none" w:sz="0" w:space="0" w:color="auto"/>
        <w:right w:val="none" w:sz="0" w:space="0" w:color="auto"/>
      </w:divBdr>
    </w:div>
    <w:div w:id="1625886912">
      <w:bodyDiv w:val="1"/>
      <w:marLeft w:val="0"/>
      <w:marRight w:val="0"/>
      <w:marTop w:val="0"/>
      <w:marBottom w:val="0"/>
      <w:divBdr>
        <w:top w:val="none" w:sz="0" w:space="0" w:color="auto"/>
        <w:left w:val="none" w:sz="0" w:space="0" w:color="auto"/>
        <w:bottom w:val="none" w:sz="0" w:space="0" w:color="auto"/>
        <w:right w:val="none" w:sz="0" w:space="0" w:color="auto"/>
      </w:divBdr>
    </w:div>
    <w:div w:id="1671986721">
      <w:marLeft w:val="0"/>
      <w:marRight w:val="0"/>
      <w:marTop w:val="0"/>
      <w:marBottom w:val="0"/>
      <w:divBdr>
        <w:top w:val="none" w:sz="0" w:space="0" w:color="auto"/>
        <w:left w:val="none" w:sz="0" w:space="0" w:color="auto"/>
        <w:bottom w:val="none" w:sz="0" w:space="0" w:color="auto"/>
        <w:right w:val="none" w:sz="0" w:space="0" w:color="auto"/>
      </w:divBdr>
    </w:div>
    <w:div w:id="1705250330">
      <w:marLeft w:val="0"/>
      <w:marRight w:val="0"/>
      <w:marTop w:val="0"/>
      <w:marBottom w:val="0"/>
      <w:divBdr>
        <w:top w:val="none" w:sz="0" w:space="0" w:color="auto"/>
        <w:left w:val="none" w:sz="0" w:space="0" w:color="auto"/>
        <w:bottom w:val="none" w:sz="0" w:space="0" w:color="auto"/>
        <w:right w:val="none" w:sz="0" w:space="0" w:color="auto"/>
      </w:divBdr>
    </w:div>
    <w:div w:id="1723600831">
      <w:bodyDiv w:val="1"/>
      <w:marLeft w:val="0"/>
      <w:marRight w:val="0"/>
      <w:marTop w:val="0"/>
      <w:marBottom w:val="0"/>
      <w:divBdr>
        <w:top w:val="none" w:sz="0" w:space="0" w:color="auto"/>
        <w:left w:val="none" w:sz="0" w:space="0" w:color="auto"/>
        <w:bottom w:val="none" w:sz="0" w:space="0" w:color="auto"/>
        <w:right w:val="none" w:sz="0" w:space="0" w:color="auto"/>
      </w:divBdr>
    </w:div>
    <w:div w:id="1730373010">
      <w:marLeft w:val="0"/>
      <w:marRight w:val="0"/>
      <w:marTop w:val="0"/>
      <w:marBottom w:val="0"/>
      <w:divBdr>
        <w:top w:val="none" w:sz="0" w:space="0" w:color="auto"/>
        <w:left w:val="none" w:sz="0" w:space="0" w:color="auto"/>
        <w:bottom w:val="none" w:sz="0" w:space="0" w:color="auto"/>
        <w:right w:val="none" w:sz="0" w:space="0" w:color="auto"/>
      </w:divBdr>
    </w:div>
    <w:div w:id="1735008565">
      <w:bodyDiv w:val="1"/>
      <w:marLeft w:val="0"/>
      <w:marRight w:val="0"/>
      <w:marTop w:val="0"/>
      <w:marBottom w:val="0"/>
      <w:divBdr>
        <w:top w:val="none" w:sz="0" w:space="0" w:color="auto"/>
        <w:left w:val="none" w:sz="0" w:space="0" w:color="auto"/>
        <w:bottom w:val="none" w:sz="0" w:space="0" w:color="auto"/>
        <w:right w:val="none" w:sz="0" w:space="0" w:color="auto"/>
      </w:divBdr>
    </w:div>
    <w:div w:id="1754234876">
      <w:bodyDiv w:val="1"/>
      <w:marLeft w:val="0"/>
      <w:marRight w:val="0"/>
      <w:marTop w:val="0"/>
      <w:marBottom w:val="0"/>
      <w:divBdr>
        <w:top w:val="none" w:sz="0" w:space="0" w:color="auto"/>
        <w:left w:val="none" w:sz="0" w:space="0" w:color="auto"/>
        <w:bottom w:val="none" w:sz="0" w:space="0" w:color="auto"/>
        <w:right w:val="none" w:sz="0" w:space="0" w:color="auto"/>
      </w:divBdr>
    </w:div>
    <w:div w:id="1754666201">
      <w:bodyDiv w:val="1"/>
      <w:marLeft w:val="0"/>
      <w:marRight w:val="0"/>
      <w:marTop w:val="0"/>
      <w:marBottom w:val="0"/>
      <w:divBdr>
        <w:top w:val="none" w:sz="0" w:space="0" w:color="auto"/>
        <w:left w:val="none" w:sz="0" w:space="0" w:color="auto"/>
        <w:bottom w:val="none" w:sz="0" w:space="0" w:color="auto"/>
        <w:right w:val="none" w:sz="0" w:space="0" w:color="auto"/>
      </w:divBdr>
    </w:div>
    <w:div w:id="1755397010">
      <w:bodyDiv w:val="1"/>
      <w:marLeft w:val="0"/>
      <w:marRight w:val="0"/>
      <w:marTop w:val="0"/>
      <w:marBottom w:val="0"/>
      <w:divBdr>
        <w:top w:val="none" w:sz="0" w:space="0" w:color="auto"/>
        <w:left w:val="none" w:sz="0" w:space="0" w:color="auto"/>
        <w:bottom w:val="none" w:sz="0" w:space="0" w:color="auto"/>
        <w:right w:val="none" w:sz="0" w:space="0" w:color="auto"/>
      </w:divBdr>
    </w:div>
    <w:div w:id="1757288633">
      <w:marLeft w:val="0"/>
      <w:marRight w:val="0"/>
      <w:marTop w:val="0"/>
      <w:marBottom w:val="0"/>
      <w:divBdr>
        <w:top w:val="none" w:sz="0" w:space="0" w:color="auto"/>
        <w:left w:val="none" w:sz="0" w:space="0" w:color="auto"/>
        <w:bottom w:val="none" w:sz="0" w:space="0" w:color="auto"/>
        <w:right w:val="none" w:sz="0" w:space="0" w:color="auto"/>
      </w:divBdr>
    </w:div>
    <w:div w:id="1798795348">
      <w:bodyDiv w:val="1"/>
      <w:marLeft w:val="0"/>
      <w:marRight w:val="0"/>
      <w:marTop w:val="0"/>
      <w:marBottom w:val="0"/>
      <w:divBdr>
        <w:top w:val="none" w:sz="0" w:space="0" w:color="auto"/>
        <w:left w:val="none" w:sz="0" w:space="0" w:color="auto"/>
        <w:bottom w:val="none" w:sz="0" w:space="0" w:color="auto"/>
        <w:right w:val="none" w:sz="0" w:space="0" w:color="auto"/>
      </w:divBdr>
    </w:div>
    <w:div w:id="1802455234">
      <w:bodyDiv w:val="1"/>
      <w:marLeft w:val="0"/>
      <w:marRight w:val="0"/>
      <w:marTop w:val="0"/>
      <w:marBottom w:val="0"/>
      <w:divBdr>
        <w:top w:val="none" w:sz="0" w:space="0" w:color="auto"/>
        <w:left w:val="none" w:sz="0" w:space="0" w:color="auto"/>
        <w:bottom w:val="none" w:sz="0" w:space="0" w:color="auto"/>
        <w:right w:val="none" w:sz="0" w:space="0" w:color="auto"/>
      </w:divBdr>
    </w:div>
    <w:div w:id="1806700845">
      <w:bodyDiv w:val="1"/>
      <w:marLeft w:val="0"/>
      <w:marRight w:val="0"/>
      <w:marTop w:val="0"/>
      <w:marBottom w:val="0"/>
      <w:divBdr>
        <w:top w:val="none" w:sz="0" w:space="0" w:color="auto"/>
        <w:left w:val="none" w:sz="0" w:space="0" w:color="auto"/>
        <w:bottom w:val="none" w:sz="0" w:space="0" w:color="auto"/>
        <w:right w:val="none" w:sz="0" w:space="0" w:color="auto"/>
      </w:divBdr>
    </w:div>
    <w:div w:id="1823159290">
      <w:bodyDiv w:val="1"/>
      <w:marLeft w:val="0"/>
      <w:marRight w:val="0"/>
      <w:marTop w:val="0"/>
      <w:marBottom w:val="0"/>
      <w:divBdr>
        <w:top w:val="none" w:sz="0" w:space="0" w:color="auto"/>
        <w:left w:val="none" w:sz="0" w:space="0" w:color="auto"/>
        <w:bottom w:val="none" w:sz="0" w:space="0" w:color="auto"/>
        <w:right w:val="none" w:sz="0" w:space="0" w:color="auto"/>
      </w:divBdr>
    </w:div>
    <w:div w:id="1832214496">
      <w:bodyDiv w:val="1"/>
      <w:marLeft w:val="0"/>
      <w:marRight w:val="0"/>
      <w:marTop w:val="0"/>
      <w:marBottom w:val="0"/>
      <w:divBdr>
        <w:top w:val="none" w:sz="0" w:space="0" w:color="auto"/>
        <w:left w:val="none" w:sz="0" w:space="0" w:color="auto"/>
        <w:bottom w:val="none" w:sz="0" w:space="0" w:color="auto"/>
        <w:right w:val="none" w:sz="0" w:space="0" w:color="auto"/>
      </w:divBdr>
    </w:div>
    <w:div w:id="1856114432">
      <w:bodyDiv w:val="1"/>
      <w:marLeft w:val="0"/>
      <w:marRight w:val="0"/>
      <w:marTop w:val="0"/>
      <w:marBottom w:val="0"/>
      <w:divBdr>
        <w:top w:val="none" w:sz="0" w:space="0" w:color="auto"/>
        <w:left w:val="none" w:sz="0" w:space="0" w:color="auto"/>
        <w:bottom w:val="none" w:sz="0" w:space="0" w:color="auto"/>
        <w:right w:val="none" w:sz="0" w:space="0" w:color="auto"/>
      </w:divBdr>
    </w:div>
    <w:div w:id="1863283296">
      <w:bodyDiv w:val="1"/>
      <w:marLeft w:val="0"/>
      <w:marRight w:val="0"/>
      <w:marTop w:val="0"/>
      <w:marBottom w:val="0"/>
      <w:divBdr>
        <w:top w:val="none" w:sz="0" w:space="0" w:color="auto"/>
        <w:left w:val="none" w:sz="0" w:space="0" w:color="auto"/>
        <w:bottom w:val="none" w:sz="0" w:space="0" w:color="auto"/>
        <w:right w:val="none" w:sz="0" w:space="0" w:color="auto"/>
      </w:divBdr>
    </w:div>
    <w:div w:id="1866287925">
      <w:bodyDiv w:val="1"/>
      <w:marLeft w:val="0"/>
      <w:marRight w:val="0"/>
      <w:marTop w:val="0"/>
      <w:marBottom w:val="0"/>
      <w:divBdr>
        <w:top w:val="none" w:sz="0" w:space="0" w:color="auto"/>
        <w:left w:val="none" w:sz="0" w:space="0" w:color="auto"/>
        <w:bottom w:val="none" w:sz="0" w:space="0" w:color="auto"/>
        <w:right w:val="none" w:sz="0" w:space="0" w:color="auto"/>
      </w:divBdr>
    </w:div>
    <w:div w:id="1870532437">
      <w:bodyDiv w:val="1"/>
      <w:marLeft w:val="0"/>
      <w:marRight w:val="0"/>
      <w:marTop w:val="0"/>
      <w:marBottom w:val="0"/>
      <w:divBdr>
        <w:top w:val="none" w:sz="0" w:space="0" w:color="auto"/>
        <w:left w:val="none" w:sz="0" w:space="0" w:color="auto"/>
        <w:bottom w:val="none" w:sz="0" w:space="0" w:color="auto"/>
        <w:right w:val="none" w:sz="0" w:space="0" w:color="auto"/>
      </w:divBdr>
    </w:div>
    <w:div w:id="1900704081">
      <w:bodyDiv w:val="1"/>
      <w:marLeft w:val="0"/>
      <w:marRight w:val="0"/>
      <w:marTop w:val="0"/>
      <w:marBottom w:val="0"/>
      <w:divBdr>
        <w:top w:val="none" w:sz="0" w:space="0" w:color="auto"/>
        <w:left w:val="none" w:sz="0" w:space="0" w:color="auto"/>
        <w:bottom w:val="none" w:sz="0" w:space="0" w:color="auto"/>
        <w:right w:val="none" w:sz="0" w:space="0" w:color="auto"/>
      </w:divBdr>
    </w:div>
    <w:div w:id="1905024225">
      <w:marLeft w:val="0"/>
      <w:marRight w:val="0"/>
      <w:marTop w:val="0"/>
      <w:marBottom w:val="0"/>
      <w:divBdr>
        <w:top w:val="none" w:sz="0" w:space="0" w:color="auto"/>
        <w:left w:val="none" w:sz="0" w:space="0" w:color="auto"/>
        <w:bottom w:val="none" w:sz="0" w:space="0" w:color="auto"/>
        <w:right w:val="none" w:sz="0" w:space="0" w:color="auto"/>
      </w:divBdr>
    </w:div>
    <w:div w:id="1934242593">
      <w:bodyDiv w:val="1"/>
      <w:marLeft w:val="0"/>
      <w:marRight w:val="0"/>
      <w:marTop w:val="0"/>
      <w:marBottom w:val="0"/>
      <w:divBdr>
        <w:top w:val="none" w:sz="0" w:space="0" w:color="auto"/>
        <w:left w:val="none" w:sz="0" w:space="0" w:color="auto"/>
        <w:bottom w:val="none" w:sz="0" w:space="0" w:color="auto"/>
        <w:right w:val="none" w:sz="0" w:space="0" w:color="auto"/>
      </w:divBdr>
      <w:divsChild>
        <w:div w:id="360546249">
          <w:marLeft w:val="0"/>
          <w:marRight w:val="0"/>
          <w:marTop w:val="0"/>
          <w:marBottom w:val="0"/>
          <w:divBdr>
            <w:top w:val="none" w:sz="0" w:space="0" w:color="auto"/>
            <w:left w:val="none" w:sz="0" w:space="0" w:color="auto"/>
            <w:bottom w:val="none" w:sz="0" w:space="0" w:color="auto"/>
            <w:right w:val="none" w:sz="0" w:space="0" w:color="auto"/>
          </w:divBdr>
        </w:div>
      </w:divsChild>
    </w:div>
    <w:div w:id="1977057060">
      <w:bodyDiv w:val="1"/>
      <w:marLeft w:val="0"/>
      <w:marRight w:val="0"/>
      <w:marTop w:val="0"/>
      <w:marBottom w:val="0"/>
      <w:divBdr>
        <w:top w:val="none" w:sz="0" w:space="0" w:color="auto"/>
        <w:left w:val="none" w:sz="0" w:space="0" w:color="auto"/>
        <w:bottom w:val="none" w:sz="0" w:space="0" w:color="auto"/>
        <w:right w:val="none" w:sz="0" w:space="0" w:color="auto"/>
      </w:divBdr>
    </w:div>
    <w:div w:id="1994064326">
      <w:bodyDiv w:val="1"/>
      <w:marLeft w:val="0"/>
      <w:marRight w:val="0"/>
      <w:marTop w:val="0"/>
      <w:marBottom w:val="0"/>
      <w:divBdr>
        <w:top w:val="none" w:sz="0" w:space="0" w:color="auto"/>
        <w:left w:val="none" w:sz="0" w:space="0" w:color="auto"/>
        <w:bottom w:val="none" w:sz="0" w:space="0" w:color="auto"/>
        <w:right w:val="none" w:sz="0" w:space="0" w:color="auto"/>
      </w:divBdr>
    </w:div>
    <w:div w:id="1997874503">
      <w:bodyDiv w:val="1"/>
      <w:marLeft w:val="0"/>
      <w:marRight w:val="0"/>
      <w:marTop w:val="0"/>
      <w:marBottom w:val="0"/>
      <w:divBdr>
        <w:top w:val="none" w:sz="0" w:space="0" w:color="auto"/>
        <w:left w:val="none" w:sz="0" w:space="0" w:color="auto"/>
        <w:bottom w:val="none" w:sz="0" w:space="0" w:color="auto"/>
        <w:right w:val="none" w:sz="0" w:space="0" w:color="auto"/>
      </w:divBdr>
    </w:div>
    <w:div w:id="2009020243">
      <w:bodyDiv w:val="1"/>
      <w:marLeft w:val="0"/>
      <w:marRight w:val="0"/>
      <w:marTop w:val="0"/>
      <w:marBottom w:val="0"/>
      <w:divBdr>
        <w:top w:val="none" w:sz="0" w:space="0" w:color="auto"/>
        <w:left w:val="none" w:sz="0" w:space="0" w:color="auto"/>
        <w:bottom w:val="none" w:sz="0" w:space="0" w:color="auto"/>
        <w:right w:val="none" w:sz="0" w:space="0" w:color="auto"/>
      </w:divBdr>
    </w:div>
    <w:div w:id="2010597330">
      <w:bodyDiv w:val="1"/>
      <w:marLeft w:val="0"/>
      <w:marRight w:val="0"/>
      <w:marTop w:val="0"/>
      <w:marBottom w:val="0"/>
      <w:divBdr>
        <w:top w:val="none" w:sz="0" w:space="0" w:color="auto"/>
        <w:left w:val="none" w:sz="0" w:space="0" w:color="auto"/>
        <w:bottom w:val="none" w:sz="0" w:space="0" w:color="auto"/>
        <w:right w:val="none" w:sz="0" w:space="0" w:color="auto"/>
      </w:divBdr>
    </w:div>
    <w:div w:id="2020817184">
      <w:bodyDiv w:val="1"/>
      <w:marLeft w:val="0"/>
      <w:marRight w:val="0"/>
      <w:marTop w:val="0"/>
      <w:marBottom w:val="0"/>
      <w:divBdr>
        <w:top w:val="none" w:sz="0" w:space="0" w:color="auto"/>
        <w:left w:val="none" w:sz="0" w:space="0" w:color="auto"/>
        <w:bottom w:val="none" w:sz="0" w:space="0" w:color="auto"/>
        <w:right w:val="none" w:sz="0" w:space="0" w:color="auto"/>
      </w:divBdr>
    </w:div>
    <w:div w:id="2046590278">
      <w:bodyDiv w:val="1"/>
      <w:marLeft w:val="0"/>
      <w:marRight w:val="0"/>
      <w:marTop w:val="0"/>
      <w:marBottom w:val="0"/>
      <w:divBdr>
        <w:top w:val="none" w:sz="0" w:space="0" w:color="auto"/>
        <w:left w:val="none" w:sz="0" w:space="0" w:color="auto"/>
        <w:bottom w:val="none" w:sz="0" w:space="0" w:color="auto"/>
        <w:right w:val="none" w:sz="0" w:space="0" w:color="auto"/>
      </w:divBdr>
    </w:div>
    <w:div w:id="2056418881">
      <w:marLeft w:val="0"/>
      <w:marRight w:val="0"/>
      <w:marTop w:val="0"/>
      <w:marBottom w:val="0"/>
      <w:divBdr>
        <w:top w:val="none" w:sz="0" w:space="0" w:color="auto"/>
        <w:left w:val="none" w:sz="0" w:space="0" w:color="auto"/>
        <w:bottom w:val="none" w:sz="0" w:space="0" w:color="auto"/>
        <w:right w:val="none" w:sz="0" w:space="0" w:color="auto"/>
      </w:divBdr>
    </w:div>
    <w:div w:id="2065056761">
      <w:bodyDiv w:val="1"/>
      <w:marLeft w:val="0"/>
      <w:marRight w:val="0"/>
      <w:marTop w:val="0"/>
      <w:marBottom w:val="0"/>
      <w:divBdr>
        <w:top w:val="none" w:sz="0" w:space="0" w:color="auto"/>
        <w:left w:val="none" w:sz="0" w:space="0" w:color="auto"/>
        <w:bottom w:val="none" w:sz="0" w:space="0" w:color="auto"/>
        <w:right w:val="none" w:sz="0" w:space="0" w:color="auto"/>
      </w:divBdr>
    </w:div>
    <w:div w:id="2082944655">
      <w:bodyDiv w:val="1"/>
      <w:marLeft w:val="0"/>
      <w:marRight w:val="0"/>
      <w:marTop w:val="0"/>
      <w:marBottom w:val="0"/>
      <w:divBdr>
        <w:top w:val="none" w:sz="0" w:space="0" w:color="auto"/>
        <w:left w:val="none" w:sz="0" w:space="0" w:color="auto"/>
        <w:bottom w:val="none" w:sz="0" w:space="0" w:color="auto"/>
        <w:right w:val="none" w:sz="0" w:space="0" w:color="auto"/>
      </w:divBdr>
    </w:div>
    <w:div w:id="21153961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11/relationships/people" Target="people.xml"/><Relationship Id="rId2" Type="http://schemas.openxmlformats.org/officeDocument/2006/relationships/numbering" Target="numbering.xml"/><Relationship Id="rId16" Type="http://schemas.microsoft.com/office/2016/09/relationships/commentsIds" Target="commentsId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microsoft.com/office/2011/relationships/commentsExtended" Target="commentsExtended.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AE72EC0F-8B0B-435D-9ACD-0FBE7AD871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841</TotalTime>
  <Pages>22</Pages>
  <Words>3102</Words>
  <Characters>17686</Characters>
  <Application>Microsoft Office Word</Application>
  <DocSecurity>0</DocSecurity>
  <Lines>147</Lines>
  <Paragraphs>41</Paragraphs>
  <ScaleCrop>false</ScaleCrop>
  <Company/>
  <LinksUpToDate>false</LinksUpToDate>
  <CharactersWithSpaces>20747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luoyiling_ai</dc:creator>
  <cp:keywords/>
  <dc:description/>
  <cp:lastModifiedBy>罗依灵</cp:lastModifiedBy>
  <cp:revision>9</cp:revision>
  <cp:lastPrinted>2023-11-30T03:24:00Z</cp:lastPrinted>
  <dcterms:created xsi:type="dcterms:W3CDTF">2025-11-18T09:21:00Z</dcterms:created>
  <dcterms:modified xsi:type="dcterms:W3CDTF">2026-02-03T06:48:00Z</dcterms:modified>
</cp:coreProperties>
</file>